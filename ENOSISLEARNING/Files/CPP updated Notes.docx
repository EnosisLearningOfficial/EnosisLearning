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481D" w14:textId="77777777" w:rsidR="0021117C" w:rsidRPr="00583052" w:rsidRDefault="0021117C" w:rsidP="0021117C">
      <w:pPr>
        <w:rPr>
          <w:rFonts w:ascii="Times New Roman" w:hAnsi="Times New Roman"/>
          <w:i/>
        </w:rPr>
      </w:pPr>
      <w:r w:rsidRPr="00583052">
        <w:rPr>
          <w:rFonts w:ascii="Times New Roman" w:hAnsi="Times New Roman"/>
          <w:b/>
          <w:bCs/>
          <w:color w:val="00AEEF"/>
        </w:rPr>
        <w:t>Chapter 1: Introduction Of C Language</w:t>
      </w:r>
      <w:r w:rsidRPr="00583052">
        <w:rPr>
          <w:rFonts w:ascii="Times New Roman" w:hAnsi="Times New Roman"/>
          <w:color w:val="231F20"/>
        </w:rPr>
        <w:br/>
      </w:r>
      <w:r w:rsidRPr="00583052">
        <w:rPr>
          <w:rFonts w:ascii="Times New Roman" w:hAnsi="Times New Roman"/>
        </w:rPr>
        <w:t xml:space="preserve">              what is C++?</w:t>
      </w:r>
    </w:p>
    <w:p w14:paraId="33C34D6A" w14:textId="77777777" w:rsidR="0021117C" w:rsidRPr="00583052" w:rsidRDefault="0021117C" w:rsidP="0021117C">
      <w:pPr>
        <w:rPr>
          <w:rFonts w:ascii="Times New Roman" w:hAnsi="Times New Roman"/>
          <w:i/>
        </w:rPr>
      </w:pPr>
      <w:r w:rsidRPr="00583052">
        <w:rPr>
          <w:rFonts w:ascii="Times New Roman" w:hAnsi="Times New Roman"/>
        </w:rPr>
        <w:tab/>
        <w:t xml:space="preserve">      Where we use C++?</w:t>
      </w:r>
    </w:p>
    <w:p w14:paraId="667D9CEB" w14:textId="77777777" w:rsidR="0021117C" w:rsidRPr="00583052" w:rsidRDefault="0021117C" w:rsidP="0021117C">
      <w:pPr>
        <w:rPr>
          <w:rFonts w:ascii="Times New Roman" w:hAnsi="Times New Roman"/>
        </w:rPr>
      </w:pPr>
      <w:r w:rsidRPr="00583052">
        <w:rPr>
          <w:rFonts w:ascii="Times New Roman" w:hAnsi="Times New Roman"/>
        </w:rPr>
        <w:t xml:space="preserve">              Application of </w:t>
      </w:r>
      <w:proofErr w:type="spellStart"/>
      <w:r w:rsidRPr="00583052">
        <w:rPr>
          <w:rFonts w:ascii="Times New Roman" w:hAnsi="Times New Roman"/>
        </w:rPr>
        <w:t>c++</w:t>
      </w:r>
      <w:proofErr w:type="spellEnd"/>
    </w:p>
    <w:p w14:paraId="7BF9D329" w14:textId="77777777" w:rsidR="0021117C" w:rsidRPr="00583052" w:rsidRDefault="0021117C" w:rsidP="0021117C">
      <w:pPr>
        <w:ind w:firstLine="720"/>
        <w:rPr>
          <w:rFonts w:ascii="Times New Roman" w:hAnsi="Times New Roman"/>
          <w:i/>
        </w:rPr>
      </w:pPr>
      <w:r w:rsidRPr="00583052">
        <w:rPr>
          <w:rFonts w:ascii="Times New Roman" w:hAnsi="Times New Roman"/>
        </w:rPr>
        <w:t xml:space="preserve">      Feature of </w:t>
      </w:r>
      <w:proofErr w:type="spellStart"/>
      <w:r w:rsidRPr="00583052">
        <w:rPr>
          <w:rFonts w:ascii="Times New Roman" w:hAnsi="Times New Roman"/>
        </w:rPr>
        <w:t>c++</w:t>
      </w:r>
      <w:proofErr w:type="spellEnd"/>
      <w:r w:rsidRPr="00583052">
        <w:rPr>
          <w:rFonts w:ascii="Times New Roman" w:hAnsi="Times New Roman"/>
        </w:rPr>
        <w:t>.</w:t>
      </w:r>
    </w:p>
    <w:p w14:paraId="3A26CC66" w14:textId="77777777" w:rsidR="0021117C" w:rsidRPr="00583052" w:rsidRDefault="0021117C" w:rsidP="0021117C">
      <w:pPr>
        <w:rPr>
          <w:rFonts w:ascii="Times New Roman" w:hAnsi="Times New Roman"/>
          <w:b/>
          <w:bCs/>
          <w:i/>
          <w:color w:val="00B0F0"/>
        </w:rPr>
      </w:pPr>
      <w:r w:rsidRPr="00583052">
        <w:rPr>
          <w:rFonts w:ascii="Times New Roman" w:hAnsi="Times New Roman"/>
          <w:b/>
          <w:bCs/>
          <w:color w:val="00AEEF"/>
        </w:rPr>
        <w:t>Chapter 2: Getting</w:t>
      </w:r>
      <w:r w:rsidRPr="00583052">
        <w:rPr>
          <w:rFonts w:ascii="Times New Roman" w:hAnsi="Times New Roman"/>
          <w:b/>
          <w:bCs/>
          <w:color w:val="00B0F0"/>
        </w:rPr>
        <w:t xml:space="preserve"> Started</w:t>
      </w:r>
    </w:p>
    <w:p w14:paraId="7D7C2C4F" w14:textId="77777777" w:rsidR="0021117C" w:rsidRPr="00583052" w:rsidRDefault="0021117C" w:rsidP="0021117C">
      <w:pPr>
        <w:rPr>
          <w:rFonts w:ascii="Times New Roman" w:hAnsi="Times New Roman"/>
        </w:rPr>
      </w:pPr>
      <w:r w:rsidRPr="00583052">
        <w:rPr>
          <w:rFonts w:ascii="Times New Roman" w:hAnsi="Times New Roman"/>
          <w:color w:val="000000" w:themeColor="text1"/>
        </w:rPr>
        <w:t xml:space="preserve">             Data types&amp;</w:t>
      </w:r>
      <w:r w:rsidRPr="00583052">
        <w:rPr>
          <w:rFonts w:ascii="Times New Roman" w:hAnsi="Times New Roman"/>
        </w:rPr>
        <w:t xml:space="preserve"> Variable    </w:t>
      </w:r>
    </w:p>
    <w:p w14:paraId="1FBCC8F0" w14:textId="77777777" w:rsidR="0021117C" w:rsidRPr="00583052" w:rsidRDefault="0021117C" w:rsidP="0021117C">
      <w:pPr>
        <w:ind w:left="720"/>
        <w:rPr>
          <w:rFonts w:ascii="Times New Roman" w:hAnsi="Times New Roman"/>
          <w:i/>
          <w:color w:val="000000" w:themeColor="text1"/>
        </w:rPr>
      </w:pPr>
      <w:r w:rsidRPr="00583052">
        <w:rPr>
          <w:rFonts w:ascii="Times New Roman" w:hAnsi="Times New Roman"/>
          <w:color w:val="000000" w:themeColor="text1"/>
        </w:rPr>
        <w:t xml:space="preserve">     Comments &amp; Keywords</w:t>
      </w:r>
    </w:p>
    <w:p w14:paraId="28756AF1" w14:textId="77777777" w:rsidR="0021117C" w:rsidRPr="00583052" w:rsidRDefault="0021117C" w:rsidP="0021117C">
      <w:pPr>
        <w:rPr>
          <w:rFonts w:ascii="Times New Roman" w:hAnsi="Times New Roman"/>
          <w:color w:val="000000" w:themeColor="text1"/>
        </w:rPr>
      </w:pPr>
      <w:r w:rsidRPr="00583052">
        <w:rPr>
          <w:rFonts w:ascii="Times New Roman" w:hAnsi="Times New Roman"/>
        </w:rPr>
        <w:t xml:space="preserve">             </w:t>
      </w:r>
      <w:r w:rsidRPr="00583052">
        <w:rPr>
          <w:rFonts w:ascii="Times New Roman" w:hAnsi="Times New Roman"/>
          <w:color w:val="000000" w:themeColor="text1"/>
        </w:rPr>
        <w:t>Compiler in C++</w:t>
      </w:r>
    </w:p>
    <w:p w14:paraId="3B946B87" w14:textId="77777777" w:rsidR="004906FA" w:rsidRPr="00583052" w:rsidRDefault="004906FA" w:rsidP="0021117C">
      <w:pPr>
        <w:rPr>
          <w:rFonts w:ascii="Times New Roman" w:hAnsi="Times New Roman"/>
          <w:i/>
          <w:color w:val="000000" w:themeColor="text1"/>
        </w:rPr>
      </w:pPr>
      <w:r w:rsidRPr="00583052">
        <w:rPr>
          <w:rFonts w:ascii="Times New Roman" w:hAnsi="Times New Roman"/>
          <w:color w:val="000000" w:themeColor="text1"/>
        </w:rPr>
        <w:tab/>
        <w:t xml:space="preserve">     Operators.</w:t>
      </w:r>
    </w:p>
    <w:p w14:paraId="47EDFAED" w14:textId="77777777" w:rsidR="0021117C" w:rsidRPr="00583052" w:rsidRDefault="0021117C" w:rsidP="0021117C">
      <w:pPr>
        <w:rPr>
          <w:rFonts w:ascii="Times New Roman" w:hAnsi="Times New Roman"/>
          <w:color w:val="000000" w:themeColor="text1"/>
        </w:rPr>
      </w:pPr>
      <w:r w:rsidRPr="00583052">
        <w:rPr>
          <w:rFonts w:ascii="Times New Roman" w:hAnsi="Times New Roman"/>
          <w:color w:val="000000" w:themeColor="text1"/>
        </w:rPr>
        <w:t xml:space="preserve">             Structure of </w:t>
      </w:r>
      <w:proofErr w:type="spellStart"/>
      <w:r w:rsidRPr="00583052">
        <w:rPr>
          <w:rFonts w:ascii="Times New Roman" w:hAnsi="Times New Roman"/>
          <w:color w:val="000000" w:themeColor="text1"/>
        </w:rPr>
        <w:t>c++</w:t>
      </w:r>
      <w:proofErr w:type="spellEnd"/>
      <w:r w:rsidRPr="00583052">
        <w:rPr>
          <w:rFonts w:ascii="Times New Roman" w:hAnsi="Times New Roman"/>
          <w:color w:val="000000" w:themeColor="text1"/>
        </w:rPr>
        <w:t xml:space="preserve"> Program.</w:t>
      </w:r>
    </w:p>
    <w:p w14:paraId="0FC02A9F" w14:textId="41B4DDAF" w:rsidR="004906FA" w:rsidRPr="00583052" w:rsidRDefault="0021117C" w:rsidP="0021117C">
      <w:pPr>
        <w:rPr>
          <w:rFonts w:ascii="Times New Roman" w:hAnsi="Times New Roman"/>
          <w:i/>
          <w:color w:val="000000" w:themeColor="text1"/>
        </w:rPr>
      </w:pPr>
      <w:r w:rsidRPr="00583052">
        <w:rPr>
          <w:rFonts w:ascii="Times New Roman" w:hAnsi="Times New Roman"/>
          <w:color w:val="000000" w:themeColor="text1"/>
        </w:rPr>
        <w:t xml:space="preserve">          </w:t>
      </w:r>
      <w:r w:rsidR="00A60383" w:rsidRPr="00583052">
        <w:rPr>
          <w:rFonts w:ascii="Times New Roman" w:hAnsi="Times New Roman"/>
          <w:color w:val="000000" w:themeColor="text1"/>
        </w:rPr>
        <w:t xml:space="preserve">   Input and </w:t>
      </w:r>
      <w:r w:rsidRPr="00583052">
        <w:rPr>
          <w:rFonts w:ascii="Times New Roman" w:hAnsi="Times New Roman"/>
          <w:color w:val="000000" w:themeColor="text1"/>
        </w:rPr>
        <w:t>output functions</w:t>
      </w:r>
      <w:r w:rsidR="00A60383" w:rsidRPr="00583052">
        <w:rPr>
          <w:rFonts w:ascii="Times New Roman" w:hAnsi="Times New Roman"/>
          <w:color w:val="000000" w:themeColor="text1"/>
        </w:rPr>
        <w:t>.</w:t>
      </w:r>
    </w:p>
    <w:p w14:paraId="5A2FC50A" w14:textId="77777777" w:rsidR="0021117C" w:rsidRPr="00583052" w:rsidRDefault="0021117C" w:rsidP="0021117C">
      <w:pPr>
        <w:rPr>
          <w:rFonts w:ascii="Times New Roman" w:hAnsi="Times New Roman"/>
          <w:b/>
          <w:bCs/>
          <w:i/>
          <w:color w:val="00B0F0"/>
        </w:rPr>
      </w:pPr>
      <w:r w:rsidRPr="00583052">
        <w:rPr>
          <w:rFonts w:ascii="Times New Roman" w:hAnsi="Times New Roman"/>
          <w:color w:val="000000" w:themeColor="text1"/>
        </w:rPr>
        <w:t xml:space="preserve"> </w:t>
      </w:r>
      <w:r w:rsidRPr="00583052">
        <w:rPr>
          <w:rFonts w:ascii="Times New Roman" w:hAnsi="Times New Roman"/>
          <w:b/>
          <w:bCs/>
          <w:color w:val="00AEEF"/>
        </w:rPr>
        <w:t xml:space="preserve">Chapter3: </w:t>
      </w:r>
      <w:r w:rsidRPr="00583052">
        <w:rPr>
          <w:rFonts w:ascii="Times New Roman" w:hAnsi="Times New Roman"/>
          <w:b/>
          <w:bCs/>
          <w:color w:val="00B0F0"/>
        </w:rPr>
        <w:t>Decision Statements</w:t>
      </w:r>
      <w:r w:rsidR="004906FA" w:rsidRPr="00583052">
        <w:rPr>
          <w:rFonts w:ascii="Times New Roman" w:hAnsi="Times New Roman"/>
          <w:b/>
          <w:bCs/>
          <w:color w:val="00B0F0"/>
        </w:rPr>
        <w:t xml:space="preserve"> &amp; Loop statements</w:t>
      </w:r>
    </w:p>
    <w:p w14:paraId="75A70212" w14:textId="77777777" w:rsidR="0021117C" w:rsidRPr="00583052" w:rsidRDefault="0021117C" w:rsidP="0021117C">
      <w:pPr>
        <w:rPr>
          <w:rFonts w:ascii="Times New Roman" w:hAnsi="Times New Roman"/>
          <w:bCs/>
          <w:i/>
          <w:color w:val="000000" w:themeColor="text1"/>
        </w:rPr>
      </w:pPr>
      <w:r w:rsidRPr="00583052">
        <w:rPr>
          <w:rFonts w:ascii="Times New Roman" w:hAnsi="Times New Roman"/>
          <w:bCs/>
          <w:color w:val="00B0F0"/>
        </w:rPr>
        <w:t xml:space="preserve">             </w:t>
      </w:r>
      <w:r w:rsidRPr="00583052">
        <w:rPr>
          <w:rFonts w:ascii="Times New Roman" w:hAnsi="Times New Roman"/>
          <w:bCs/>
          <w:color w:val="000000" w:themeColor="text1"/>
        </w:rPr>
        <w:t>Decision making statements</w:t>
      </w:r>
    </w:p>
    <w:p w14:paraId="23076CE5" w14:textId="77777777" w:rsidR="0021117C" w:rsidRPr="00583052" w:rsidRDefault="0021117C" w:rsidP="0021117C">
      <w:pPr>
        <w:rPr>
          <w:rFonts w:ascii="Times New Roman" w:hAnsi="Times New Roman"/>
          <w:bCs/>
          <w:i/>
          <w:color w:val="000000" w:themeColor="text1"/>
        </w:rPr>
      </w:pPr>
      <w:r w:rsidRPr="00583052">
        <w:rPr>
          <w:rFonts w:ascii="Times New Roman" w:hAnsi="Times New Roman"/>
          <w:bCs/>
          <w:color w:val="000000" w:themeColor="text1"/>
        </w:rPr>
        <w:t xml:space="preserve">                  If statements</w:t>
      </w:r>
    </w:p>
    <w:p w14:paraId="6EE94682" w14:textId="77777777" w:rsidR="0021117C" w:rsidRPr="00583052" w:rsidRDefault="0021117C" w:rsidP="0021117C">
      <w:pPr>
        <w:rPr>
          <w:rFonts w:ascii="Times New Roman" w:hAnsi="Times New Roman"/>
          <w:bCs/>
          <w:i/>
          <w:color w:val="000000" w:themeColor="text1"/>
        </w:rPr>
      </w:pPr>
      <w:r w:rsidRPr="00583052">
        <w:rPr>
          <w:rFonts w:ascii="Times New Roman" w:hAnsi="Times New Roman"/>
          <w:bCs/>
          <w:color w:val="000000" w:themeColor="text1"/>
        </w:rPr>
        <w:t xml:space="preserve">             </w:t>
      </w:r>
      <w:r w:rsidR="004906FA" w:rsidRPr="00583052">
        <w:rPr>
          <w:rFonts w:ascii="Times New Roman" w:hAnsi="Times New Roman"/>
          <w:bCs/>
          <w:color w:val="000000" w:themeColor="text1"/>
        </w:rPr>
        <w:t xml:space="preserve"> </w:t>
      </w:r>
      <w:r w:rsidRPr="00583052">
        <w:rPr>
          <w:rFonts w:ascii="Times New Roman" w:hAnsi="Times New Roman"/>
          <w:bCs/>
          <w:color w:val="000000" w:themeColor="text1"/>
        </w:rPr>
        <w:t xml:space="preserve">    If –else statements</w:t>
      </w:r>
    </w:p>
    <w:p w14:paraId="0642E7B6" w14:textId="77777777" w:rsidR="004906FA" w:rsidRPr="00583052" w:rsidRDefault="0021117C" w:rsidP="0021117C">
      <w:pPr>
        <w:rPr>
          <w:rFonts w:ascii="Times New Roman" w:hAnsi="Times New Roman"/>
          <w:bCs/>
          <w:color w:val="000000" w:themeColor="text1"/>
        </w:rPr>
      </w:pPr>
      <w:r w:rsidRPr="00583052">
        <w:rPr>
          <w:rFonts w:ascii="Times New Roman" w:hAnsi="Times New Roman"/>
          <w:bCs/>
          <w:color w:val="000000" w:themeColor="text1"/>
        </w:rPr>
        <w:t xml:space="preserve">                  Else if statements</w:t>
      </w:r>
    </w:p>
    <w:p w14:paraId="4FBFD59B" w14:textId="77777777" w:rsidR="0021117C" w:rsidRPr="00583052" w:rsidRDefault="000A5040" w:rsidP="0021117C">
      <w:pPr>
        <w:rPr>
          <w:rFonts w:ascii="Times New Roman" w:hAnsi="Times New Roman"/>
          <w:bCs/>
          <w:i/>
          <w:color w:val="000000" w:themeColor="text1"/>
        </w:rPr>
      </w:pPr>
      <w:r w:rsidRPr="00583052">
        <w:rPr>
          <w:rFonts w:ascii="Times New Roman" w:hAnsi="Times New Roman"/>
          <w:noProof/>
          <w:lang w:val="en-IN" w:eastAsia="en-IN"/>
        </w:rPr>
        <mc:AlternateContent>
          <mc:Choice Requires="wps">
            <w:drawing>
              <wp:anchor distT="91440" distB="91440" distL="457200" distR="91440" simplePos="0" relativeHeight="251655168" behindDoc="0" locked="0" layoutInCell="0" allowOverlap="1" wp14:anchorId="124DEE39" wp14:editId="52B8B322">
                <wp:simplePos x="0" y="0"/>
                <wp:positionH relativeFrom="page">
                  <wp:posOffset>5366385</wp:posOffset>
                </wp:positionH>
                <wp:positionV relativeFrom="page">
                  <wp:posOffset>7620</wp:posOffset>
                </wp:positionV>
                <wp:extent cx="2551430" cy="10669905"/>
                <wp:effectExtent l="7620" t="15240" r="12700" b="11430"/>
                <wp:wrapSquare wrapText="bothSides"/>
                <wp:docPr id="2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551430" cy="10669905"/>
                        </a:xfrm>
                        <a:prstGeom prst="rect">
                          <a:avLst/>
                        </a:prstGeom>
                        <a:gradFill rotWithShape="1">
                          <a:gsLst>
                            <a:gs pos="0">
                              <a:schemeClr val="accent5">
                                <a:lumMod val="100000"/>
                                <a:lumOff val="0"/>
                              </a:schemeClr>
                            </a:gs>
                            <a:gs pos="100000">
                              <a:schemeClr val="accent5">
                                <a:lumMod val="100000"/>
                                <a:lumOff val="0"/>
                                <a:gamma/>
                                <a:tint val="64706"/>
                                <a:invGamma/>
                              </a:schemeClr>
                            </a:gs>
                          </a:gsLst>
                          <a:lin ang="5400000" scaled="1"/>
                        </a:gradFill>
                        <a:ln w="12700">
                          <a:solidFill>
                            <a:schemeClr val="accent5">
                              <a:lumMod val="75000"/>
                              <a:lumOff val="0"/>
                            </a:schemeClr>
                          </a:solidFill>
                          <a:miter lim="800000"/>
                          <a:headEnd/>
                          <a:tailEnd/>
                        </a:ln>
                        <a:effectLst/>
                        <a:extLst>
                          <a:ext uri="{AF507438-7753-43E0-B8FC-AC1667EBCBE1}">
                            <a14:hiddenEffects xmlns:a14="http://schemas.microsoft.com/office/drawing/2010/main">
                              <a:effectLst>
                                <a:outerShdw dist="1562100" dir="16200000" sy="-100000" rotWithShape="0">
                                  <a:schemeClr val="accent5">
                                    <a:lumMod val="75000"/>
                                    <a:lumOff val="0"/>
                                  </a:schemeClr>
                                </a:outerShdw>
                              </a:effectLst>
                            </a14:hiddenEffects>
                          </a:ext>
                        </a:extLst>
                      </wps:spPr>
                      <wps:txbx>
                        <w:txbxContent>
                          <w:p w14:paraId="3A58A3E9" w14:textId="77777777" w:rsidR="00BD66DB" w:rsidRPr="00CC44B0" w:rsidRDefault="00BD66DB" w:rsidP="0021117C">
                            <w:pPr>
                              <w:pBdr>
                                <w:top w:val="single" w:sz="4" w:space="15" w:color="2F5496" w:themeColor="accent5" w:themeShade="BF"/>
                                <w:left w:val="single" w:sz="4" w:space="15" w:color="2F5496" w:themeColor="accent5" w:themeShade="BF"/>
                                <w:bottom w:val="single" w:sz="4" w:space="15" w:color="2F5496" w:themeColor="accent5" w:themeShade="BF"/>
                                <w:right w:val="single" w:sz="4" w:space="15" w:color="2F5496" w:themeColor="accent5" w:themeShade="BF"/>
                              </w:pBdr>
                              <w:shd w:val="clear" w:color="auto" w:fill="FFFFFF" w:themeFill="background1"/>
                              <w:rPr>
                                <w:rFonts w:ascii="Times New Roman" w:hAnsi="Times New Roman"/>
                                <w:b/>
                                <w:i/>
                                <w:iCs/>
                                <w:color w:val="4472C4" w:themeColor="accent5"/>
                                <w:sz w:val="200"/>
                                <w:szCs w:val="24"/>
                              </w:rPr>
                            </w:pPr>
                            <w:r>
                              <w:rPr>
                                <w:color w:val="4472C4" w:themeColor="accent5"/>
                                <w:sz w:val="200"/>
                                <w:szCs w:val="24"/>
                              </w:rPr>
                              <w:t xml:space="preserve">         </w:t>
                            </w:r>
                            <w:r w:rsidRPr="00CC44B0">
                              <w:rPr>
                                <w:rFonts w:ascii="Times New Roman" w:hAnsi="Times New Roman"/>
                                <w:b/>
                                <w:color w:val="4472C4" w:themeColor="accent5"/>
                                <w:sz w:val="200"/>
                                <w:szCs w:val="24"/>
                              </w:rPr>
                              <w:t>Index</w:t>
                            </w:r>
                          </w:p>
                        </w:txbxContent>
                      </wps:txbx>
                      <wps:bodyPr rot="0" vert="vert" wrap="square" lIns="0" tIns="914400" rIns="914400" bIns="914400" anchor="t" anchorCtr="0" upright="1">
                        <a:noAutofit/>
                      </wps:bodyPr>
                    </wps:wsp>
                  </a:graphicData>
                </a:graphic>
                <wp14:sizeRelH relativeFrom="page">
                  <wp14:pctWidth>33000</wp14:pctWidth>
                </wp14:sizeRelH>
                <wp14:sizeRelV relativeFrom="page">
                  <wp14:pctHeight>100000</wp14:pctHeight>
                </wp14:sizeRelV>
              </wp:anchor>
            </w:drawing>
          </mc:Choice>
          <mc:Fallback>
            <w:pict>
              <v:rect w14:anchorId="124DEE39" id="Rectangle 2" o:spid="_x0000_s1026" style="position:absolute;margin-left:422.55pt;margin-top:.6pt;width:200.9pt;height:840.15pt;flip:y;z-index:251655168;visibility:visible;mso-wrap-style:square;mso-width-percent:330;mso-height-percent:1000;mso-wrap-distance-left:36pt;mso-wrap-distance-top:7.2pt;mso-wrap-distance-right:7.2pt;mso-wrap-distance-bottom:7.2pt;mso-position-horizontal:absolute;mso-position-horizontal-relative:page;mso-position-vertical:absolute;mso-position-vertical-relative:page;mso-width-percent:330;mso-height-percent:10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" o:allowincell="f" fillcolor="#4472c4 [3208]" strokecolor="#2f5496 [2408]" strokeweight="1pt">
                <v:fill color2="#85a3d8 [2104]" rotate="t" focus="100%" type="gradient"/>
                <v:shadow type="perspective" color="#2f5496 [2408]" origin=",.5" offset="0,-123pt" matrix=",,,-1"/>
                <v:textbox style="layout-flow:vertical" inset="0,1in,1in,1in">
                  <w:txbxContent>
                    <w:p w14:paraId="3A58A3E9" w14:textId="77777777" w:rsidR="00BD66DB" w:rsidRPr="00CC44B0" w:rsidRDefault="00BD66DB" w:rsidP="0021117C">
                      <w:pPr>
                        <w:pBdr>
                          <w:top w:val="single" w:sz="4" w:space="15" w:color="2F5496" w:themeColor="accent5" w:themeShade="BF"/>
                          <w:left w:val="single" w:sz="4" w:space="15" w:color="2F5496" w:themeColor="accent5" w:themeShade="BF"/>
                          <w:bottom w:val="single" w:sz="4" w:space="15" w:color="2F5496" w:themeColor="accent5" w:themeShade="BF"/>
                          <w:right w:val="single" w:sz="4" w:space="15" w:color="2F5496" w:themeColor="accent5" w:themeShade="BF"/>
                        </w:pBdr>
                        <w:shd w:val="clear" w:color="auto" w:fill="FFFFFF" w:themeFill="background1"/>
                        <w:rPr>
                          <w:rFonts w:ascii="Times New Roman" w:hAnsi="Times New Roman"/>
                          <w:b/>
                          <w:i/>
                          <w:iCs/>
                          <w:color w:val="4472C4" w:themeColor="accent5"/>
                          <w:sz w:val="200"/>
                          <w:szCs w:val="24"/>
                        </w:rPr>
                      </w:pPr>
                      <w:r>
                        <w:rPr>
                          <w:color w:val="4472C4" w:themeColor="accent5"/>
                          <w:sz w:val="200"/>
                          <w:szCs w:val="24"/>
                        </w:rPr>
                        <w:t xml:space="preserve">         </w:t>
                      </w:r>
                      <w:r w:rsidRPr="00CC44B0">
                        <w:rPr>
                          <w:rFonts w:ascii="Times New Roman" w:hAnsi="Times New Roman"/>
                          <w:b/>
                          <w:color w:val="4472C4" w:themeColor="accent5"/>
                          <w:sz w:val="200"/>
                          <w:szCs w:val="24"/>
                        </w:rPr>
                        <w:t>Index</w:t>
                      </w:r>
                    </w:p>
                  </w:txbxContent>
                </v:textbox>
                <w10:wrap type="square" anchorx="page" anchory="page"/>
              </v:rect>
            </w:pict>
          </mc:Fallback>
        </mc:AlternateContent>
      </w:r>
      <w:r w:rsidR="0021117C" w:rsidRPr="00583052">
        <w:rPr>
          <w:rFonts w:ascii="Times New Roman" w:hAnsi="Times New Roman"/>
          <w:bCs/>
          <w:color w:val="00B0F0"/>
        </w:rPr>
        <w:t xml:space="preserve">             </w:t>
      </w:r>
      <w:r w:rsidR="0021117C" w:rsidRPr="00583052">
        <w:rPr>
          <w:rFonts w:ascii="Times New Roman" w:hAnsi="Times New Roman"/>
          <w:bCs/>
          <w:color w:val="000000" w:themeColor="text1"/>
        </w:rPr>
        <w:t>What is loop?</w:t>
      </w:r>
    </w:p>
    <w:p w14:paraId="0D7286C2" w14:textId="77777777" w:rsidR="0021117C" w:rsidRPr="00583052" w:rsidRDefault="0021117C" w:rsidP="0021117C">
      <w:pPr>
        <w:rPr>
          <w:rFonts w:ascii="Times New Roman" w:hAnsi="Times New Roman"/>
          <w:bCs/>
          <w:i/>
          <w:color w:val="000000" w:themeColor="text1"/>
        </w:rPr>
      </w:pPr>
      <w:r w:rsidRPr="00583052">
        <w:rPr>
          <w:rFonts w:ascii="Times New Roman" w:hAnsi="Times New Roman"/>
          <w:bCs/>
          <w:color w:val="000000" w:themeColor="text1"/>
        </w:rPr>
        <w:t xml:space="preserve">                     For loop.</w:t>
      </w:r>
    </w:p>
    <w:p w14:paraId="7DA88615" w14:textId="77777777" w:rsidR="0021117C" w:rsidRPr="00583052" w:rsidRDefault="0021117C" w:rsidP="0021117C">
      <w:pPr>
        <w:rPr>
          <w:rFonts w:ascii="Times New Roman" w:hAnsi="Times New Roman"/>
          <w:bCs/>
          <w:i/>
          <w:color w:val="000000" w:themeColor="text1"/>
        </w:rPr>
      </w:pPr>
      <w:r w:rsidRPr="00583052">
        <w:rPr>
          <w:rFonts w:ascii="Times New Roman" w:hAnsi="Times New Roman"/>
          <w:bCs/>
          <w:color w:val="000000" w:themeColor="text1"/>
        </w:rPr>
        <w:t xml:space="preserve">                     Do while loop</w:t>
      </w:r>
    </w:p>
    <w:p w14:paraId="452CCA04" w14:textId="77777777" w:rsidR="0021117C" w:rsidRPr="00583052" w:rsidRDefault="0021117C" w:rsidP="0021117C">
      <w:pPr>
        <w:rPr>
          <w:rFonts w:ascii="Times New Roman" w:hAnsi="Times New Roman"/>
          <w:bCs/>
          <w:i/>
          <w:color w:val="000000" w:themeColor="text1"/>
        </w:rPr>
      </w:pPr>
      <w:r w:rsidRPr="00583052">
        <w:rPr>
          <w:rFonts w:ascii="Times New Roman" w:hAnsi="Times New Roman"/>
          <w:bCs/>
          <w:color w:val="000000" w:themeColor="text1"/>
        </w:rPr>
        <w:t xml:space="preserve">                     While loop</w:t>
      </w:r>
    </w:p>
    <w:p w14:paraId="624ED4FE" w14:textId="77777777" w:rsidR="0021117C" w:rsidRPr="00583052" w:rsidRDefault="000A5040" w:rsidP="0021117C">
      <w:pPr>
        <w:rPr>
          <w:rFonts w:ascii="Times New Roman" w:hAnsi="Times New Roman"/>
          <w:b/>
          <w:bCs/>
          <w:i/>
          <w:color w:val="00B0F0"/>
        </w:rPr>
      </w:pPr>
      <w:r w:rsidRPr="00583052">
        <w:rPr>
          <w:rFonts w:ascii="Times New Roman" w:hAnsi="Times New Roman"/>
          <w:noProof/>
          <w:lang w:val="en-IN" w:eastAsia="en-IN"/>
        </w:rPr>
        <mc:AlternateContent>
          <mc:Choice Requires="wps">
            <w:drawing>
              <wp:anchor distT="91440" distB="91440" distL="457200" distR="91440" simplePos="0" relativeHeight="251656192" behindDoc="0" locked="0" layoutInCell="0" allowOverlap="1" wp14:anchorId="12BD028F" wp14:editId="7817EE4E">
                <wp:simplePos x="0" y="0"/>
                <wp:positionH relativeFrom="page">
                  <wp:posOffset>5124450</wp:posOffset>
                </wp:positionH>
                <wp:positionV relativeFrom="page">
                  <wp:posOffset>-57150</wp:posOffset>
                </wp:positionV>
                <wp:extent cx="2959100" cy="10749280"/>
                <wp:effectExtent l="9525" t="9525" r="12700" b="13970"/>
                <wp:wrapSquare wrapText="bothSides"/>
                <wp:docPr id="2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959100" cy="10749280"/>
                        </a:xfrm>
                        <a:prstGeom prst="rect">
                          <a:avLst/>
                        </a:prstGeom>
                        <a:gradFill rotWithShape="1">
                          <a:gsLst>
                            <a:gs pos="0">
                              <a:schemeClr val="accent5">
                                <a:lumMod val="100000"/>
                                <a:lumOff val="0"/>
                              </a:schemeClr>
                            </a:gs>
                            <a:gs pos="100000">
                              <a:schemeClr val="accent5">
                                <a:lumMod val="100000"/>
                                <a:lumOff val="0"/>
                                <a:gamma/>
                                <a:tint val="64706"/>
                                <a:invGamma/>
                              </a:schemeClr>
                            </a:gs>
                          </a:gsLst>
                          <a:lin ang="5400000" scaled="1"/>
                        </a:gradFill>
                        <a:ln w="12700">
                          <a:solidFill>
                            <a:schemeClr val="accent5">
                              <a:lumMod val="75000"/>
                              <a:lumOff val="0"/>
                            </a:schemeClr>
                          </a:solidFill>
                          <a:miter lim="800000"/>
                          <a:headEnd/>
                          <a:tailEnd/>
                        </a:ln>
                        <a:effectLst/>
                        <a:extLst>
                          <a:ext uri="{AF507438-7753-43E0-B8FC-AC1667EBCBE1}">
                            <a14:hiddenEffects xmlns:a14="http://schemas.microsoft.com/office/drawing/2010/main">
                              <a:effectLst>
                                <a:outerShdw dist="1562100" dir="16200000" sy="-100000" rotWithShape="0">
                                  <a:schemeClr val="accent5">
                                    <a:lumMod val="75000"/>
                                    <a:lumOff val="0"/>
                                  </a:schemeClr>
                                </a:outerShdw>
                              </a:effectLst>
                            </a14:hiddenEffects>
                          </a:ext>
                        </a:extLst>
                      </wps:spPr>
                      <wps:txbx>
                        <w:txbxContent>
                          <w:p w14:paraId="6CD4747F" w14:textId="77777777" w:rsidR="00BD66DB" w:rsidRPr="00CC44B0" w:rsidRDefault="00BD66DB" w:rsidP="0021117C">
                            <w:pPr>
                              <w:pBdr>
                                <w:top w:val="single" w:sz="4" w:space="15" w:color="2F5496" w:themeColor="accent5" w:themeShade="BF"/>
                                <w:left w:val="single" w:sz="4" w:space="15" w:color="2F5496" w:themeColor="accent5" w:themeShade="BF"/>
                                <w:bottom w:val="single" w:sz="4" w:space="15" w:color="2F5496" w:themeColor="accent5" w:themeShade="BF"/>
                                <w:right w:val="single" w:sz="4" w:space="15" w:color="2F5496" w:themeColor="accent5" w:themeShade="BF"/>
                              </w:pBdr>
                              <w:shd w:val="clear" w:color="auto" w:fill="FFFFFF" w:themeFill="background1"/>
                              <w:rPr>
                                <w:rFonts w:ascii="Times New Roman" w:hAnsi="Times New Roman"/>
                                <w:b/>
                                <w:i/>
                                <w:iCs/>
                                <w:color w:val="4472C4" w:themeColor="accent5"/>
                                <w:sz w:val="200"/>
                                <w:szCs w:val="24"/>
                              </w:rPr>
                            </w:pPr>
                            <w:r>
                              <w:rPr>
                                <w:color w:val="4472C4" w:themeColor="accent5"/>
                                <w:sz w:val="200"/>
                                <w:szCs w:val="24"/>
                              </w:rPr>
                              <w:t xml:space="preserve">     Index         </w:t>
                            </w:r>
                            <w:proofErr w:type="spellStart"/>
                            <w:r w:rsidRPr="00CC44B0">
                              <w:rPr>
                                <w:rFonts w:ascii="Times New Roman" w:hAnsi="Times New Roman"/>
                                <w:b/>
                                <w:color w:val="4472C4" w:themeColor="accent5"/>
                                <w:sz w:val="200"/>
                                <w:szCs w:val="24"/>
                              </w:rPr>
                              <w:t>Index</w:t>
                            </w:r>
                            <w:proofErr w:type="spellEnd"/>
                          </w:p>
                        </w:txbxContent>
                      </wps:txbx>
                      <wps:bodyPr rot="0" vert="vert" wrap="square" lIns="0" tIns="914400" rIns="914400" bIns="9144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BD028F" id="Rectangle 3" o:spid="_x0000_s1027" style="position:absolute;margin-left:403.5pt;margin-top:-4.5pt;width:233pt;height:846.4pt;flip:y;z-index:251656192;visibility:visible;mso-wrap-style:square;mso-width-percent:0;mso-height-percent:0;mso-wrap-distance-left:36pt;mso-wrap-distance-top:7.2pt;mso-wrap-distance-right:7.2pt;mso-wrap-distance-bottom:7.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" o:allowincell="f" fillcolor="#4472c4 [3208]" strokecolor="#2f5496 [2408]" strokeweight="1pt">
                <v:fill color2="#85a3d8 [2104]" rotate="t" focus="100%" type="gradient"/>
                <v:shadow type="perspective" color="#2f5496 [2408]" origin=",.5" offset="0,-123pt" matrix=",,,-1"/>
                <v:textbox style="layout-flow:vertical" inset="0,1in,1in,1in">
                  <w:txbxContent>
                    <w:p w14:paraId="6CD4747F" w14:textId="77777777" w:rsidR="00BD66DB" w:rsidRPr="00CC44B0" w:rsidRDefault="00BD66DB" w:rsidP="0021117C">
                      <w:pPr>
                        <w:pBdr>
                          <w:top w:val="single" w:sz="4" w:space="15" w:color="2F5496" w:themeColor="accent5" w:themeShade="BF"/>
                          <w:left w:val="single" w:sz="4" w:space="15" w:color="2F5496" w:themeColor="accent5" w:themeShade="BF"/>
                          <w:bottom w:val="single" w:sz="4" w:space="15" w:color="2F5496" w:themeColor="accent5" w:themeShade="BF"/>
                          <w:right w:val="single" w:sz="4" w:space="15" w:color="2F5496" w:themeColor="accent5" w:themeShade="BF"/>
                        </w:pBdr>
                        <w:shd w:val="clear" w:color="auto" w:fill="FFFFFF" w:themeFill="background1"/>
                        <w:rPr>
                          <w:rFonts w:ascii="Times New Roman" w:hAnsi="Times New Roman"/>
                          <w:b/>
                          <w:i/>
                          <w:iCs/>
                          <w:color w:val="4472C4" w:themeColor="accent5"/>
                          <w:sz w:val="200"/>
                          <w:szCs w:val="24"/>
                        </w:rPr>
                      </w:pPr>
                      <w:r>
                        <w:rPr>
                          <w:color w:val="4472C4" w:themeColor="accent5"/>
                          <w:sz w:val="200"/>
                          <w:szCs w:val="24"/>
                        </w:rPr>
                        <w:t xml:space="preserve">     Index         </w:t>
                      </w:r>
                      <w:proofErr w:type="spellStart"/>
                      <w:r w:rsidRPr="00CC44B0">
                        <w:rPr>
                          <w:rFonts w:ascii="Times New Roman" w:hAnsi="Times New Roman"/>
                          <w:b/>
                          <w:color w:val="4472C4" w:themeColor="accent5"/>
                          <w:sz w:val="200"/>
                          <w:szCs w:val="24"/>
                        </w:rPr>
                        <w:t>Index</w:t>
                      </w:r>
                      <w:proofErr w:type="spellEnd"/>
                    </w:p>
                  </w:txbxContent>
                </v:textbox>
                <w10:wrap type="square" anchorx="page" anchory="page"/>
              </v:rect>
            </w:pict>
          </mc:Fallback>
        </mc:AlternateContent>
      </w:r>
      <w:r w:rsidR="0021117C" w:rsidRPr="00583052">
        <w:rPr>
          <w:rFonts w:ascii="Times New Roman" w:hAnsi="Times New Roman"/>
          <w:b/>
          <w:bCs/>
          <w:color w:val="00AEEF"/>
        </w:rPr>
        <w:t xml:space="preserve">Chapter </w:t>
      </w:r>
      <w:proofErr w:type="gramStart"/>
      <w:r w:rsidR="0021117C" w:rsidRPr="00583052">
        <w:rPr>
          <w:rFonts w:ascii="Times New Roman" w:hAnsi="Times New Roman"/>
          <w:b/>
          <w:bCs/>
          <w:color w:val="00AEEF"/>
        </w:rPr>
        <w:t xml:space="preserve">6 </w:t>
      </w:r>
      <w:r w:rsidR="0021117C" w:rsidRPr="00583052">
        <w:rPr>
          <w:rFonts w:ascii="Times New Roman" w:hAnsi="Times New Roman"/>
          <w:b/>
          <w:bCs/>
          <w:color w:val="00B0F0"/>
        </w:rPr>
        <w:t>:Functions</w:t>
      </w:r>
      <w:proofErr w:type="gramEnd"/>
    </w:p>
    <w:p w14:paraId="054DF070" w14:textId="77777777" w:rsidR="0021117C" w:rsidRPr="00583052" w:rsidRDefault="0021117C" w:rsidP="0021117C">
      <w:pPr>
        <w:rPr>
          <w:rFonts w:ascii="Times New Roman" w:hAnsi="Times New Roman"/>
          <w:bCs/>
          <w:i/>
          <w:color w:val="000000" w:themeColor="text1"/>
        </w:rPr>
      </w:pPr>
      <w:r w:rsidRPr="00583052">
        <w:rPr>
          <w:rFonts w:ascii="Times New Roman" w:hAnsi="Times New Roman"/>
          <w:bCs/>
          <w:color w:val="000000" w:themeColor="text1"/>
        </w:rPr>
        <w:t xml:space="preserve">                    What is function?</w:t>
      </w:r>
    </w:p>
    <w:p w14:paraId="1A0DBC33" w14:textId="77777777" w:rsidR="0021117C" w:rsidRPr="00583052" w:rsidRDefault="0021117C" w:rsidP="0021117C">
      <w:pPr>
        <w:rPr>
          <w:rFonts w:ascii="Times New Roman" w:hAnsi="Times New Roman"/>
          <w:bCs/>
          <w:i/>
          <w:color w:val="000000" w:themeColor="text1"/>
        </w:rPr>
      </w:pPr>
      <w:r w:rsidRPr="00583052">
        <w:rPr>
          <w:rFonts w:ascii="Times New Roman" w:hAnsi="Times New Roman"/>
          <w:bCs/>
          <w:color w:val="000000" w:themeColor="text1"/>
        </w:rPr>
        <w:t xml:space="preserve">                    Use of functions.</w:t>
      </w:r>
    </w:p>
    <w:p w14:paraId="1BF9BD42" w14:textId="77777777" w:rsidR="0021117C" w:rsidRPr="00583052" w:rsidRDefault="0021117C" w:rsidP="0021117C">
      <w:pPr>
        <w:rPr>
          <w:rFonts w:ascii="Times New Roman" w:hAnsi="Times New Roman"/>
          <w:bCs/>
          <w:i/>
          <w:color w:val="000000" w:themeColor="text1"/>
        </w:rPr>
      </w:pPr>
      <w:r w:rsidRPr="00583052">
        <w:rPr>
          <w:rFonts w:ascii="Times New Roman" w:hAnsi="Times New Roman"/>
          <w:bCs/>
          <w:color w:val="000000" w:themeColor="text1"/>
        </w:rPr>
        <w:t xml:space="preserve">                    Advantage of functions</w:t>
      </w:r>
    </w:p>
    <w:p w14:paraId="56DE4074" w14:textId="77777777" w:rsidR="0021117C" w:rsidRPr="00583052" w:rsidRDefault="0021117C" w:rsidP="0021117C">
      <w:pPr>
        <w:rPr>
          <w:rFonts w:ascii="Times New Roman" w:hAnsi="Times New Roman"/>
          <w:bCs/>
          <w:i/>
          <w:color w:val="000000" w:themeColor="text1"/>
        </w:rPr>
      </w:pPr>
      <w:r w:rsidRPr="00583052">
        <w:rPr>
          <w:rFonts w:ascii="Times New Roman" w:hAnsi="Times New Roman"/>
          <w:bCs/>
          <w:color w:val="000000" w:themeColor="text1"/>
        </w:rPr>
        <w:t xml:space="preserve">                    Types of functions.</w:t>
      </w:r>
    </w:p>
    <w:p w14:paraId="275B73D0" w14:textId="77777777" w:rsidR="0021117C" w:rsidRPr="00583052" w:rsidRDefault="0021117C" w:rsidP="0021117C">
      <w:pPr>
        <w:rPr>
          <w:rFonts w:ascii="Times New Roman" w:hAnsi="Times New Roman"/>
          <w:bCs/>
          <w:color w:val="000000" w:themeColor="text1"/>
        </w:rPr>
      </w:pPr>
      <w:r w:rsidRPr="00583052">
        <w:rPr>
          <w:rFonts w:ascii="Times New Roman" w:hAnsi="Times New Roman"/>
          <w:bCs/>
          <w:color w:val="000000" w:themeColor="text1"/>
        </w:rPr>
        <w:t xml:space="preserve">                    </w:t>
      </w:r>
      <w:r w:rsidR="00546EEE" w:rsidRPr="00583052">
        <w:rPr>
          <w:rFonts w:ascii="Times New Roman" w:hAnsi="Times New Roman"/>
          <w:bCs/>
          <w:color w:val="000000" w:themeColor="text1"/>
        </w:rPr>
        <w:t>Inline function.</w:t>
      </w:r>
    </w:p>
    <w:p w14:paraId="7A76CBF3" w14:textId="77777777" w:rsidR="0021117C" w:rsidRPr="00583052" w:rsidRDefault="00546EEE" w:rsidP="0021117C">
      <w:pPr>
        <w:rPr>
          <w:rFonts w:ascii="Times New Roman" w:hAnsi="Times New Roman"/>
          <w:bCs/>
          <w:i/>
          <w:color w:val="000000" w:themeColor="text1"/>
        </w:rPr>
      </w:pPr>
      <w:r w:rsidRPr="00583052">
        <w:rPr>
          <w:rFonts w:ascii="Times New Roman" w:hAnsi="Times New Roman"/>
          <w:bCs/>
          <w:color w:val="000000" w:themeColor="text1"/>
        </w:rPr>
        <w:tab/>
        <w:t xml:space="preserve">          </w:t>
      </w:r>
      <w:r w:rsidR="00A70565" w:rsidRPr="00583052">
        <w:rPr>
          <w:rFonts w:ascii="Times New Roman" w:hAnsi="Times New Roman"/>
          <w:bCs/>
          <w:color w:val="000000" w:themeColor="text1"/>
        </w:rPr>
        <w:t xml:space="preserve">  </w:t>
      </w:r>
      <w:r w:rsidRPr="00583052">
        <w:rPr>
          <w:rFonts w:ascii="Times New Roman" w:hAnsi="Times New Roman"/>
          <w:bCs/>
          <w:color w:val="000000" w:themeColor="text1"/>
        </w:rPr>
        <w:t>Friend Function</w:t>
      </w:r>
      <w:r w:rsidR="0021117C" w:rsidRPr="00583052">
        <w:rPr>
          <w:rFonts w:ascii="Times New Roman" w:hAnsi="Times New Roman"/>
          <w:bCs/>
          <w:color w:val="000000" w:themeColor="text1"/>
        </w:rPr>
        <w:t xml:space="preserve">                </w:t>
      </w:r>
    </w:p>
    <w:p w14:paraId="3A7B1DDE" w14:textId="77777777" w:rsidR="0021117C" w:rsidRPr="00583052" w:rsidRDefault="0021117C" w:rsidP="0021117C">
      <w:pPr>
        <w:rPr>
          <w:rFonts w:ascii="Times New Roman" w:hAnsi="Times New Roman"/>
          <w:b/>
          <w:bCs/>
          <w:i/>
          <w:color w:val="00B0F0"/>
        </w:rPr>
      </w:pPr>
      <w:r w:rsidRPr="00583052">
        <w:rPr>
          <w:rFonts w:ascii="Times New Roman" w:hAnsi="Times New Roman"/>
          <w:b/>
          <w:bCs/>
          <w:color w:val="00AEEF"/>
        </w:rPr>
        <w:t xml:space="preserve">Chapter </w:t>
      </w:r>
      <w:r w:rsidR="00683CA0" w:rsidRPr="00583052">
        <w:rPr>
          <w:rFonts w:ascii="Times New Roman" w:hAnsi="Times New Roman"/>
          <w:b/>
          <w:bCs/>
          <w:color w:val="00AEEF"/>
        </w:rPr>
        <w:t>7:</w:t>
      </w:r>
      <w:r w:rsidRPr="00583052">
        <w:rPr>
          <w:rFonts w:ascii="Times New Roman" w:hAnsi="Times New Roman"/>
          <w:b/>
          <w:bCs/>
          <w:color w:val="00B0F0"/>
        </w:rPr>
        <w:t xml:space="preserve"> </w:t>
      </w:r>
      <w:r w:rsidR="00354902" w:rsidRPr="00583052">
        <w:rPr>
          <w:rFonts w:ascii="Times New Roman" w:hAnsi="Times New Roman"/>
          <w:b/>
          <w:bCs/>
          <w:color w:val="00B0F0"/>
        </w:rPr>
        <w:t>Object oriented Concepts.</w:t>
      </w:r>
    </w:p>
    <w:p w14:paraId="20359967" w14:textId="77777777" w:rsidR="00354902" w:rsidRPr="00583052" w:rsidRDefault="00354902" w:rsidP="0021117C">
      <w:pPr>
        <w:rPr>
          <w:rFonts w:ascii="Times New Roman" w:hAnsi="Times New Roman"/>
          <w:bCs/>
          <w:color w:val="000000" w:themeColor="text1"/>
        </w:rPr>
      </w:pPr>
      <w:r w:rsidRPr="00583052">
        <w:rPr>
          <w:rFonts w:ascii="Times New Roman" w:hAnsi="Times New Roman"/>
          <w:bCs/>
          <w:color w:val="00B0F0"/>
        </w:rPr>
        <w:t xml:space="preserve">                   </w:t>
      </w:r>
      <w:r w:rsidRPr="00583052">
        <w:rPr>
          <w:rFonts w:ascii="Times New Roman" w:hAnsi="Times New Roman"/>
          <w:bCs/>
          <w:color w:val="000000" w:themeColor="text1"/>
        </w:rPr>
        <w:t>Oops Concepts.</w:t>
      </w:r>
    </w:p>
    <w:p w14:paraId="434AD065" w14:textId="77777777" w:rsidR="00354902" w:rsidRPr="00583052" w:rsidRDefault="000A5040" w:rsidP="0021117C">
      <w:pPr>
        <w:rPr>
          <w:rFonts w:ascii="Times New Roman" w:hAnsi="Times New Roman"/>
          <w:bCs/>
          <w:color w:val="000000" w:themeColor="text1"/>
        </w:rPr>
      </w:pPr>
      <w:r w:rsidRPr="00583052">
        <w:rPr>
          <w:rFonts w:ascii="Times New Roman" w:hAnsi="Times New Roman"/>
          <w:noProof/>
          <w:lang w:val="en-IN" w:eastAsia="en-IN"/>
        </w:rPr>
        <w:lastRenderedPageBreak/>
        <mc:AlternateContent>
          <mc:Choice Requires="wps">
            <w:drawing>
              <wp:anchor distT="91440" distB="91440" distL="457200" distR="91440" simplePos="0" relativeHeight="251657216" behindDoc="0" locked="0" layoutInCell="0" allowOverlap="1" wp14:anchorId="491E15AE" wp14:editId="22328B0E">
                <wp:simplePos x="0" y="0"/>
                <wp:positionH relativeFrom="page">
                  <wp:posOffset>5276850</wp:posOffset>
                </wp:positionH>
                <wp:positionV relativeFrom="page">
                  <wp:posOffset>-1905</wp:posOffset>
                </wp:positionV>
                <wp:extent cx="2959100" cy="10749280"/>
                <wp:effectExtent l="9525" t="7620" r="12700" b="6350"/>
                <wp:wrapSquare wrapText="bothSides"/>
                <wp:docPr id="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959100" cy="10749280"/>
                        </a:xfrm>
                        <a:prstGeom prst="rect">
                          <a:avLst/>
                        </a:prstGeom>
                        <a:gradFill rotWithShape="1">
                          <a:gsLst>
                            <a:gs pos="0">
                              <a:schemeClr val="accent5">
                                <a:lumMod val="100000"/>
                                <a:lumOff val="0"/>
                              </a:schemeClr>
                            </a:gs>
                            <a:gs pos="100000">
                              <a:schemeClr val="accent5">
                                <a:lumMod val="100000"/>
                                <a:lumOff val="0"/>
                                <a:gamma/>
                                <a:tint val="64706"/>
                                <a:invGamma/>
                              </a:schemeClr>
                            </a:gs>
                          </a:gsLst>
                          <a:lin ang="5400000" scaled="1"/>
                        </a:gradFill>
                        <a:ln w="12700">
                          <a:solidFill>
                            <a:schemeClr val="accent5">
                              <a:lumMod val="75000"/>
                              <a:lumOff val="0"/>
                            </a:schemeClr>
                          </a:solidFill>
                          <a:miter lim="800000"/>
                          <a:headEnd/>
                          <a:tailEnd/>
                        </a:ln>
                        <a:effectLst/>
                        <a:extLst>
                          <a:ext uri="{AF507438-7753-43E0-B8FC-AC1667EBCBE1}">
                            <a14:hiddenEffects xmlns:a14="http://schemas.microsoft.com/office/drawing/2010/main">
                              <a:effectLst>
                                <a:outerShdw dist="1562100" dir="16200000" sy="-100000" rotWithShape="0">
                                  <a:schemeClr val="accent5">
                                    <a:lumMod val="75000"/>
                                    <a:lumOff val="0"/>
                                  </a:schemeClr>
                                </a:outerShdw>
                              </a:effectLst>
                            </a14:hiddenEffects>
                          </a:ext>
                        </a:extLst>
                      </wps:spPr>
                      <wps:txbx>
                        <w:txbxContent>
                          <w:p w14:paraId="0CD074D8" w14:textId="77777777" w:rsidR="00BD66DB" w:rsidRPr="00CC44B0" w:rsidRDefault="00BD66DB" w:rsidP="00352514">
                            <w:pPr>
                              <w:pBdr>
                                <w:top w:val="single" w:sz="4" w:space="15" w:color="2F5496" w:themeColor="accent5" w:themeShade="BF"/>
                                <w:left w:val="single" w:sz="4" w:space="15" w:color="2F5496" w:themeColor="accent5" w:themeShade="BF"/>
                                <w:bottom w:val="single" w:sz="4" w:space="15" w:color="2F5496" w:themeColor="accent5" w:themeShade="BF"/>
                                <w:right w:val="single" w:sz="4" w:space="15" w:color="2F5496" w:themeColor="accent5" w:themeShade="BF"/>
                              </w:pBdr>
                              <w:shd w:val="clear" w:color="auto" w:fill="FFFFFF" w:themeFill="background1"/>
                              <w:rPr>
                                <w:rFonts w:ascii="Times New Roman" w:hAnsi="Times New Roman"/>
                                <w:b/>
                                <w:i/>
                                <w:iCs/>
                                <w:color w:val="4472C4" w:themeColor="accent5"/>
                                <w:sz w:val="200"/>
                                <w:szCs w:val="24"/>
                              </w:rPr>
                            </w:pPr>
                            <w:r>
                              <w:rPr>
                                <w:color w:val="4472C4" w:themeColor="accent5"/>
                                <w:sz w:val="200"/>
                                <w:szCs w:val="24"/>
                              </w:rPr>
                              <w:t xml:space="preserve">     Index         </w:t>
                            </w:r>
                            <w:proofErr w:type="spellStart"/>
                            <w:r w:rsidRPr="00CC44B0">
                              <w:rPr>
                                <w:rFonts w:ascii="Times New Roman" w:hAnsi="Times New Roman"/>
                                <w:b/>
                                <w:color w:val="4472C4" w:themeColor="accent5"/>
                                <w:sz w:val="200"/>
                                <w:szCs w:val="24"/>
                              </w:rPr>
                              <w:t>Index</w:t>
                            </w:r>
                            <w:proofErr w:type="spellEnd"/>
                          </w:p>
                        </w:txbxContent>
                      </wps:txbx>
                      <wps:bodyPr rot="0" vert="vert" wrap="square" lIns="0" tIns="914400" rIns="914400" bIns="9144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1E15AE" id="Rectangle 4" o:spid="_x0000_s1028" style="position:absolute;margin-left:415.5pt;margin-top:-.15pt;width:233pt;height:846.4pt;flip:y;z-index:251657216;visibility:visible;mso-wrap-style:square;mso-width-percent:0;mso-height-percent:0;mso-wrap-distance-left:36pt;mso-wrap-distance-top:7.2pt;mso-wrap-distance-right:7.2pt;mso-wrap-distance-bottom:7.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" o:allowincell="f" fillcolor="#4472c4 [3208]" strokecolor="#2f5496 [2408]" strokeweight="1pt">
                <v:fill color2="#85a3d8 [2104]" rotate="t" focus="100%" type="gradient"/>
                <v:shadow type="perspective" color="#2f5496 [2408]" origin=",.5" offset="0,-123pt" matrix=",,,-1"/>
                <v:textbox style="layout-flow:vertical" inset="0,1in,1in,1in">
                  <w:txbxContent>
                    <w:p w14:paraId="0CD074D8" w14:textId="77777777" w:rsidR="00BD66DB" w:rsidRPr="00CC44B0" w:rsidRDefault="00BD66DB" w:rsidP="00352514">
                      <w:pPr>
                        <w:pBdr>
                          <w:top w:val="single" w:sz="4" w:space="15" w:color="2F5496" w:themeColor="accent5" w:themeShade="BF"/>
                          <w:left w:val="single" w:sz="4" w:space="15" w:color="2F5496" w:themeColor="accent5" w:themeShade="BF"/>
                          <w:bottom w:val="single" w:sz="4" w:space="15" w:color="2F5496" w:themeColor="accent5" w:themeShade="BF"/>
                          <w:right w:val="single" w:sz="4" w:space="15" w:color="2F5496" w:themeColor="accent5" w:themeShade="BF"/>
                        </w:pBdr>
                        <w:shd w:val="clear" w:color="auto" w:fill="FFFFFF" w:themeFill="background1"/>
                        <w:rPr>
                          <w:rFonts w:ascii="Times New Roman" w:hAnsi="Times New Roman"/>
                          <w:b/>
                          <w:i/>
                          <w:iCs/>
                          <w:color w:val="4472C4" w:themeColor="accent5"/>
                          <w:sz w:val="200"/>
                          <w:szCs w:val="24"/>
                        </w:rPr>
                      </w:pPr>
                      <w:r>
                        <w:rPr>
                          <w:color w:val="4472C4" w:themeColor="accent5"/>
                          <w:sz w:val="200"/>
                          <w:szCs w:val="24"/>
                        </w:rPr>
                        <w:t xml:space="preserve">     Index         </w:t>
                      </w:r>
                      <w:proofErr w:type="spellStart"/>
                      <w:r w:rsidRPr="00CC44B0">
                        <w:rPr>
                          <w:rFonts w:ascii="Times New Roman" w:hAnsi="Times New Roman"/>
                          <w:b/>
                          <w:color w:val="4472C4" w:themeColor="accent5"/>
                          <w:sz w:val="200"/>
                          <w:szCs w:val="24"/>
                        </w:rPr>
                        <w:t>Index</w:t>
                      </w:r>
                      <w:proofErr w:type="spellEnd"/>
                    </w:p>
                  </w:txbxContent>
                </v:textbox>
                <w10:wrap type="square" anchorx="page" anchory="page"/>
              </v:rect>
            </w:pict>
          </mc:Fallback>
        </mc:AlternateContent>
      </w:r>
      <w:r w:rsidR="00354902" w:rsidRPr="00583052">
        <w:rPr>
          <w:rFonts w:ascii="Times New Roman" w:hAnsi="Times New Roman"/>
          <w:bCs/>
          <w:color w:val="000000" w:themeColor="text1"/>
        </w:rPr>
        <w:t xml:space="preserve">                   Access </w:t>
      </w:r>
      <w:proofErr w:type="spellStart"/>
      <w:r w:rsidR="00354902" w:rsidRPr="00583052">
        <w:rPr>
          <w:rFonts w:ascii="Times New Roman" w:hAnsi="Times New Roman"/>
          <w:bCs/>
          <w:color w:val="000000" w:themeColor="text1"/>
        </w:rPr>
        <w:t>Specifires</w:t>
      </w:r>
      <w:proofErr w:type="spellEnd"/>
      <w:r w:rsidR="00354902" w:rsidRPr="00583052">
        <w:rPr>
          <w:rFonts w:ascii="Times New Roman" w:hAnsi="Times New Roman"/>
          <w:bCs/>
          <w:color w:val="000000" w:themeColor="text1"/>
        </w:rPr>
        <w:t>.</w:t>
      </w:r>
    </w:p>
    <w:p w14:paraId="28299393" w14:textId="77777777" w:rsidR="0021117C" w:rsidRPr="00583052" w:rsidRDefault="00354902" w:rsidP="0021117C">
      <w:pPr>
        <w:rPr>
          <w:rFonts w:ascii="Times New Roman" w:hAnsi="Times New Roman"/>
          <w:bCs/>
          <w:color w:val="000000" w:themeColor="text1"/>
        </w:rPr>
      </w:pPr>
      <w:r w:rsidRPr="00583052">
        <w:rPr>
          <w:rFonts w:ascii="Times New Roman" w:hAnsi="Times New Roman"/>
          <w:bCs/>
          <w:color w:val="000000" w:themeColor="text1"/>
        </w:rPr>
        <w:t xml:space="preserve">                   </w:t>
      </w:r>
      <w:proofErr w:type="gramStart"/>
      <w:r w:rsidRPr="00583052">
        <w:rPr>
          <w:rFonts w:ascii="Times New Roman" w:hAnsi="Times New Roman"/>
          <w:bCs/>
          <w:color w:val="000000" w:themeColor="text1"/>
        </w:rPr>
        <w:t>Class :Syntax</w:t>
      </w:r>
      <w:proofErr w:type="gramEnd"/>
      <w:r w:rsidRPr="00583052">
        <w:rPr>
          <w:rFonts w:ascii="Times New Roman" w:hAnsi="Times New Roman"/>
          <w:bCs/>
          <w:color w:val="000000" w:themeColor="text1"/>
        </w:rPr>
        <w:t xml:space="preserve"> of class.</w:t>
      </w:r>
    </w:p>
    <w:p w14:paraId="5E0F42EC" w14:textId="77777777" w:rsidR="009B59F0" w:rsidRPr="00583052" w:rsidRDefault="009B59F0" w:rsidP="0021117C">
      <w:pPr>
        <w:rPr>
          <w:rFonts w:ascii="Times New Roman" w:hAnsi="Times New Roman"/>
          <w:bCs/>
          <w:i/>
          <w:color w:val="000000" w:themeColor="text1"/>
        </w:rPr>
      </w:pPr>
      <w:r w:rsidRPr="00583052">
        <w:rPr>
          <w:rFonts w:ascii="Times New Roman" w:hAnsi="Times New Roman"/>
          <w:bCs/>
          <w:color w:val="000000" w:themeColor="text1"/>
        </w:rPr>
        <w:tab/>
      </w:r>
      <w:r w:rsidRPr="00583052">
        <w:rPr>
          <w:rFonts w:ascii="Times New Roman" w:hAnsi="Times New Roman"/>
          <w:bCs/>
          <w:color w:val="000000" w:themeColor="text1"/>
        </w:rPr>
        <w:tab/>
        <w:t xml:space="preserve">  Constructor and destructor.</w:t>
      </w:r>
    </w:p>
    <w:p w14:paraId="0A872D62" w14:textId="77777777" w:rsidR="0021117C" w:rsidRPr="00583052" w:rsidRDefault="0021117C" w:rsidP="0021117C">
      <w:pPr>
        <w:rPr>
          <w:rFonts w:ascii="Times New Roman" w:hAnsi="Times New Roman"/>
          <w:b/>
          <w:bCs/>
          <w:i/>
          <w:color w:val="00B0F0"/>
        </w:rPr>
      </w:pPr>
      <w:r w:rsidRPr="00583052">
        <w:rPr>
          <w:rFonts w:ascii="Times New Roman" w:hAnsi="Times New Roman"/>
          <w:b/>
          <w:bCs/>
          <w:color w:val="00AEEF"/>
        </w:rPr>
        <w:t xml:space="preserve">Chapter </w:t>
      </w:r>
      <w:r w:rsidR="00683CA0" w:rsidRPr="00583052">
        <w:rPr>
          <w:rFonts w:ascii="Times New Roman" w:hAnsi="Times New Roman"/>
          <w:b/>
          <w:bCs/>
          <w:color w:val="00AEEF"/>
        </w:rPr>
        <w:t>8:</w:t>
      </w:r>
      <w:r w:rsidRPr="00583052">
        <w:rPr>
          <w:rFonts w:ascii="Times New Roman" w:hAnsi="Times New Roman"/>
          <w:b/>
          <w:bCs/>
          <w:color w:val="00B0F0"/>
        </w:rPr>
        <w:t xml:space="preserve"> </w:t>
      </w:r>
      <w:r w:rsidR="009B59F0" w:rsidRPr="00583052">
        <w:rPr>
          <w:rFonts w:ascii="Times New Roman" w:hAnsi="Times New Roman"/>
          <w:b/>
          <w:bCs/>
          <w:color w:val="00B0F0"/>
        </w:rPr>
        <w:t>inheritance</w:t>
      </w:r>
    </w:p>
    <w:p w14:paraId="7EE4AD50" w14:textId="77777777" w:rsidR="0021117C" w:rsidRPr="00583052" w:rsidRDefault="0021117C" w:rsidP="0021117C">
      <w:pPr>
        <w:rPr>
          <w:rFonts w:ascii="Times New Roman" w:hAnsi="Times New Roman"/>
          <w:bCs/>
          <w:i/>
          <w:color w:val="000000" w:themeColor="text1"/>
        </w:rPr>
      </w:pPr>
      <w:r w:rsidRPr="00583052">
        <w:rPr>
          <w:rFonts w:ascii="Times New Roman" w:hAnsi="Times New Roman"/>
          <w:bCs/>
          <w:color w:val="00B0F0"/>
        </w:rPr>
        <w:t xml:space="preserve">                     </w:t>
      </w:r>
      <w:r w:rsidRPr="00583052">
        <w:rPr>
          <w:rFonts w:ascii="Times New Roman" w:hAnsi="Times New Roman"/>
          <w:bCs/>
          <w:color w:val="000000" w:themeColor="text1"/>
        </w:rPr>
        <w:t xml:space="preserve">What is </w:t>
      </w:r>
      <w:r w:rsidR="009B59F0" w:rsidRPr="00583052">
        <w:rPr>
          <w:rFonts w:ascii="Times New Roman" w:hAnsi="Times New Roman"/>
          <w:bCs/>
          <w:color w:val="000000" w:themeColor="text1"/>
        </w:rPr>
        <w:t>inheritance</w:t>
      </w:r>
      <w:r w:rsidRPr="00583052">
        <w:rPr>
          <w:rFonts w:ascii="Times New Roman" w:hAnsi="Times New Roman"/>
          <w:bCs/>
          <w:color w:val="000000" w:themeColor="text1"/>
        </w:rPr>
        <w:t>?</w:t>
      </w:r>
    </w:p>
    <w:p w14:paraId="25D9D66B" w14:textId="77777777" w:rsidR="0021117C" w:rsidRPr="00583052" w:rsidRDefault="0021117C" w:rsidP="0021117C">
      <w:pPr>
        <w:rPr>
          <w:rFonts w:ascii="Times New Roman" w:hAnsi="Times New Roman"/>
          <w:bCs/>
          <w:i/>
          <w:color w:val="000000" w:themeColor="text1"/>
        </w:rPr>
      </w:pPr>
      <w:r w:rsidRPr="00583052">
        <w:rPr>
          <w:rFonts w:ascii="Times New Roman" w:hAnsi="Times New Roman"/>
          <w:bCs/>
          <w:color w:val="000000" w:themeColor="text1"/>
        </w:rPr>
        <w:t xml:space="preserve">                    </w:t>
      </w:r>
      <w:r w:rsidR="009B59F0" w:rsidRPr="00583052">
        <w:rPr>
          <w:rFonts w:ascii="Times New Roman" w:hAnsi="Times New Roman"/>
          <w:bCs/>
          <w:color w:val="000000" w:themeColor="text1"/>
        </w:rPr>
        <w:t>Types of inheritance.</w:t>
      </w:r>
    </w:p>
    <w:p w14:paraId="31038031" w14:textId="77777777" w:rsidR="0021117C" w:rsidRPr="00583052" w:rsidRDefault="0021117C" w:rsidP="0021117C">
      <w:pPr>
        <w:rPr>
          <w:rFonts w:ascii="Times New Roman" w:hAnsi="Times New Roman"/>
          <w:bCs/>
          <w:i/>
          <w:color w:val="000000" w:themeColor="text1"/>
        </w:rPr>
      </w:pPr>
      <w:r w:rsidRPr="00583052">
        <w:rPr>
          <w:rFonts w:ascii="Times New Roman" w:hAnsi="Times New Roman"/>
          <w:bCs/>
          <w:color w:val="000000" w:themeColor="text1"/>
        </w:rPr>
        <w:t xml:space="preserve">                    </w:t>
      </w:r>
      <w:r w:rsidR="009B59F0" w:rsidRPr="00583052">
        <w:rPr>
          <w:rFonts w:ascii="Times New Roman" w:hAnsi="Times New Roman"/>
          <w:bCs/>
          <w:color w:val="000000" w:themeColor="text1"/>
        </w:rPr>
        <w:t xml:space="preserve"> </w:t>
      </w:r>
      <w:r w:rsidR="009B59F0" w:rsidRPr="00583052">
        <w:rPr>
          <w:rFonts w:ascii="Times New Roman" w:hAnsi="Times New Roman"/>
          <w:bCs/>
          <w:color w:val="000000" w:themeColor="text1"/>
        </w:rPr>
        <w:tab/>
      </w:r>
      <w:r w:rsidRPr="00583052">
        <w:rPr>
          <w:rFonts w:ascii="Times New Roman" w:hAnsi="Times New Roman"/>
          <w:bCs/>
          <w:color w:val="000000" w:themeColor="text1"/>
        </w:rPr>
        <w:t xml:space="preserve"> </w:t>
      </w:r>
      <w:r w:rsidR="009B59F0" w:rsidRPr="00583052">
        <w:rPr>
          <w:rFonts w:ascii="Times New Roman" w:hAnsi="Times New Roman"/>
          <w:bCs/>
          <w:color w:val="000000" w:themeColor="text1"/>
        </w:rPr>
        <w:t>Single inheritance.</w:t>
      </w:r>
    </w:p>
    <w:p w14:paraId="6E59AFEA" w14:textId="77777777" w:rsidR="0021117C" w:rsidRPr="00583052" w:rsidRDefault="0021117C" w:rsidP="0021117C">
      <w:pPr>
        <w:rPr>
          <w:rFonts w:ascii="Times New Roman" w:hAnsi="Times New Roman"/>
          <w:bCs/>
          <w:color w:val="00B0F0"/>
        </w:rPr>
      </w:pPr>
      <w:r w:rsidRPr="00583052">
        <w:rPr>
          <w:rFonts w:ascii="Times New Roman" w:hAnsi="Times New Roman"/>
          <w:bCs/>
          <w:color w:val="000000" w:themeColor="text1"/>
        </w:rPr>
        <w:t xml:space="preserve">                     </w:t>
      </w:r>
      <w:r w:rsidR="009B59F0" w:rsidRPr="00583052">
        <w:rPr>
          <w:rFonts w:ascii="Times New Roman" w:hAnsi="Times New Roman"/>
          <w:bCs/>
          <w:color w:val="000000" w:themeColor="text1"/>
        </w:rPr>
        <w:tab/>
        <w:t>Multiple inheritance.</w:t>
      </w:r>
    </w:p>
    <w:p w14:paraId="01BE953B" w14:textId="77777777" w:rsidR="009B59F0" w:rsidRPr="00583052" w:rsidRDefault="009B59F0" w:rsidP="0021117C">
      <w:pPr>
        <w:rPr>
          <w:rFonts w:ascii="Times New Roman" w:hAnsi="Times New Roman"/>
          <w:bCs/>
          <w:color w:val="000000" w:themeColor="text1"/>
        </w:rPr>
      </w:pPr>
      <w:r w:rsidRPr="00583052">
        <w:rPr>
          <w:rFonts w:ascii="Times New Roman" w:hAnsi="Times New Roman"/>
          <w:bCs/>
          <w:color w:val="00B0F0"/>
        </w:rPr>
        <w:tab/>
      </w:r>
      <w:r w:rsidRPr="00583052">
        <w:rPr>
          <w:rFonts w:ascii="Times New Roman" w:hAnsi="Times New Roman"/>
          <w:bCs/>
          <w:color w:val="00B0F0"/>
        </w:rPr>
        <w:tab/>
        <w:t xml:space="preserve">     </w:t>
      </w:r>
      <w:r w:rsidRPr="00583052">
        <w:rPr>
          <w:rFonts w:ascii="Times New Roman" w:hAnsi="Times New Roman"/>
          <w:bCs/>
          <w:color w:val="00B0F0"/>
        </w:rPr>
        <w:tab/>
      </w:r>
      <w:r w:rsidRPr="00583052">
        <w:rPr>
          <w:rFonts w:ascii="Times New Roman" w:hAnsi="Times New Roman"/>
          <w:bCs/>
          <w:color w:val="000000" w:themeColor="text1"/>
        </w:rPr>
        <w:t>Multilevel inheritance.</w:t>
      </w:r>
    </w:p>
    <w:p w14:paraId="076F973C" w14:textId="77777777" w:rsidR="009B59F0" w:rsidRPr="00583052" w:rsidRDefault="009B59F0" w:rsidP="0021117C">
      <w:pPr>
        <w:rPr>
          <w:rFonts w:ascii="Times New Roman" w:hAnsi="Times New Roman"/>
          <w:bCs/>
          <w:i/>
          <w:color w:val="00B0F0"/>
        </w:rPr>
      </w:pPr>
      <w:r w:rsidRPr="00583052">
        <w:rPr>
          <w:rFonts w:ascii="Times New Roman" w:hAnsi="Times New Roman"/>
          <w:bCs/>
          <w:color w:val="000000" w:themeColor="text1"/>
        </w:rPr>
        <w:t xml:space="preserve">                  </w:t>
      </w:r>
      <w:r w:rsidRPr="00583052">
        <w:rPr>
          <w:rFonts w:ascii="Times New Roman" w:hAnsi="Times New Roman"/>
          <w:bCs/>
          <w:color w:val="000000" w:themeColor="text1"/>
        </w:rPr>
        <w:tab/>
        <w:t>Hybrid inheritance</w:t>
      </w:r>
    </w:p>
    <w:p w14:paraId="5F097F03" w14:textId="51371811" w:rsidR="0021117C" w:rsidRPr="00583052" w:rsidRDefault="0021117C" w:rsidP="0021117C">
      <w:pPr>
        <w:rPr>
          <w:rFonts w:ascii="Times New Roman" w:hAnsi="Times New Roman"/>
          <w:b/>
          <w:bCs/>
          <w:i/>
          <w:color w:val="00B0F0"/>
        </w:rPr>
      </w:pPr>
      <w:r w:rsidRPr="00583052">
        <w:rPr>
          <w:rFonts w:ascii="Times New Roman" w:hAnsi="Times New Roman"/>
          <w:b/>
          <w:bCs/>
          <w:color w:val="00B0F0"/>
        </w:rPr>
        <w:t xml:space="preserve">   </w:t>
      </w:r>
      <w:r w:rsidRPr="00583052">
        <w:rPr>
          <w:rFonts w:ascii="Times New Roman" w:hAnsi="Times New Roman"/>
          <w:b/>
          <w:bCs/>
          <w:color w:val="00AEEF"/>
        </w:rPr>
        <w:t xml:space="preserve">Chapter </w:t>
      </w:r>
      <w:r w:rsidR="00683CA0" w:rsidRPr="00583052">
        <w:rPr>
          <w:rFonts w:ascii="Times New Roman" w:hAnsi="Times New Roman"/>
          <w:b/>
          <w:bCs/>
          <w:color w:val="00AEEF"/>
        </w:rPr>
        <w:t>9:</w:t>
      </w:r>
      <w:r w:rsidRPr="00583052">
        <w:rPr>
          <w:rFonts w:ascii="Times New Roman" w:hAnsi="Times New Roman"/>
          <w:b/>
          <w:bCs/>
          <w:color w:val="00B0F0"/>
        </w:rPr>
        <w:t xml:space="preserve"> </w:t>
      </w:r>
      <w:r w:rsidR="000F6706" w:rsidRPr="00583052">
        <w:rPr>
          <w:rFonts w:ascii="Times New Roman" w:hAnsi="Times New Roman"/>
          <w:b/>
          <w:bCs/>
          <w:color w:val="00B0F0"/>
        </w:rPr>
        <w:t>polymorphism</w:t>
      </w:r>
    </w:p>
    <w:p w14:paraId="0A5A78FD" w14:textId="471736FF" w:rsidR="0021117C" w:rsidRPr="00583052" w:rsidRDefault="0021117C" w:rsidP="0021117C">
      <w:pPr>
        <w:rPr>
          <w:rFonts w:ascii="Times New Roman" w:hAnsi="Times New Roman"/>
          <w:bCs/>
          <w:i/>
          <w:color w:val="000000" w:themeColor="text1"/>
        </w:rPr>
      </w:pPr>
      <w:r w:rsidRPr="00583052">
        <w:rPr>
          <w:rFonts w:ascii="Times New Roman" w:hAnsi="Times New Roman"/>
          <w:bCs/>
          <w:color w:val="00B0F0"/>
        </w:rPr>
        <w:t xml:space="preserve">                     </w:t>
      </w:r>
      <w:r w:rsidR="009B59F0" w:rsidRPr="00583052">
        <w:rPr>
          <w:rFonts w:ascii="Times New Roman" w:hAnsi="Times New Roman"/>
          <w:bCs/>
          <w:color w:val="000000" w:themeColor="text1"/>
        </w:rPr>
        <w:t xml:space="preserve">What is </w:t>
      </w:r>
      <w:r w:rsidR="000F6706" w:rsidRPr="00583052">
        <w:rPr>
          <w:rFonts w:ascii="Times New Roman" w:hAnsi="Times New Roman"/>
          <w:bCs/>
          <w:color w:val="000000" w:themeColor="text1"/>
        </w:rPr>
        <w:t>Polymorphism</w:t>
      </w:r>
      <w:r w:rsidRPr="00583052">
        <w:rPr>
          <w:rFonts w:ascii="Times New Roman" w:hAnsi="Times New Roman"/>
          <w:bCs/>
          <w:color w:val="000000" w:themeColor="text1"/>
        </w:rPr>
        <w:t>?</w:t>
      </w:r>
    </w:p>
    <w:p w14:paraId="4BE04379" w14:textId="77777777" w:rsidR="0021117C" w:rsidRPr="00583052" w:rsidRDefault="0021117C" w:rsidP="0021117C">
      <w:pPr>
        <w:rPr>
          <w:rFonts w:ascii="Times New Roman" w:hAnsi="Times New Roman"/>
          <w:bCs/>
          <w:i/>
          <w:color w:val="000000" w:themeColor="text1"/>
        </w:rPr>
      </w:pPr>
      <w:r w:rsidRPr="00583052">
        <w:rPr>
          <w:rFonts w:ascii="Times New Roman" w:hAnsi="Times New Roman"/>
          <w:bCs/>
          <w:color w:val="000000" w:themeColor="text1"/>
        </w:rPr>
        <w:t xml:space="preserve">                     </w:t>
      </w:r>
      <w:r w:rsidR="009B59F0" w:rsidRPr="00583052">
        <w:rPr>
          <w:rFonts w:ascii="Times New Roman" w:hAnsi="Times New Roman"/>
          <w:bCs/>
          <w:color w:val="000000" w:themeColor="text1"/>
        </w:rPr>
        <w:t xml:space="preserve">   Types of polymorphism.</w:t>
      </w:r>
    </w:p>
    <w:p w14:paraId="75895052" w14:textId="77777777" w:rsidR="0021117C" w:rsidRPr="00583052" w:rsidRDefault="0021117C" w:rsidP="0021117C">
      <w:pPr>
        <w:rPr>
          <w:rFonts w:ascii="Times New Roman" w:hAnsi="Times New Roman"/>
          <w:bCs/>
          <w:color w:val="000000" w:themeColor="text1"/>
        </w:rPr>
      </w:pPr>
      <w:r w:rsidRPr="00583052">
        <w:rPr>
          <w:rFonts w:ascii="Times New Roman" w:hAnsi="Times New Roman"/>
          <w:bCs/>
          <w:color w:val="000000" w:themeColor="text1"/>
        </w:rPr>
        <w:t xml:space="preserve">                 </w:t>
      </w:r>
      <w:r w:rsidR="009B59F0" w:rsidRPr="00583052">
        <w:rPr>
          <w:rFonts w:ascii="Times New Roman" w:hAnsi="Times New Roman"/>
          <w:bCs/>
          <w:color w:val="000000" w:themeColor="text1"/>
        </w:rPr>
        <w:t xml:space="preserve">     </w:t>
      </w:r>
      <w:r w:rsidR="009B59F0" w:rsidRPr="00583052">
        <w:rPr>
          <w:rFonts w:ascii="Times New Roman" w:hAnsi="Times New Roman"/>
          <w:bCs/>
          <w:color w:val="000000" w:themeColor="text1"/>
        </w:rPr>
        <w:tab/>
      </w:r>
      <w:r w:rsidR="009B59F0" w:rsidRPr="00583052">
        <w:rPr>
          <w:rFonts w:ascii="Times New Roman" w:hAnsi="Times New Roman"/>
          <w:bCs/>
          <w:color w:val="000000" w:themeColor="text1"/>
        </w:rPr>
        <w:tab/>
        <w:t>1)compile time polymorphism.</w:t>
      </w:r>
    </w:p>
    <w:p w14:paraId="2FDB520D" w14:textId="77777777" w:rsidR="009B59F0" w:rsidRPr="00583052" w:rsidRDefault="009B59F0" w:rsidP="0021117C">
      <w:pPr>
        <w:rPr>
          <w:rFonts w:ascii="Times New Roman" w:hAnsi="Times New Roman"/>
          <w:bCs/>
          <w:color w:val="000000" w:themeColor="text1"/>
        </w:rPr>
      </w:pPr>
      <w:r w:rsidRPr="00583052">
        <w:rPr>
          <w:rFonts w:ascii="Times New Roman" w:hAnsi="Times New Roman"/>
          <w:bCs/>
          <w:color w:val="000000" w:themeColor="text1"/>
        </w:rPr>
        <w:t xml:space="preserve"> </w:t>
      </w:r>
      <w:r w:rsidRPr="00583052">
        <w:rPr>
          <w:rFonts w:ascii="Times New Roman" w:hAnsi="Times New Roman"/>
          <w:bCs/>
          <w:color w:val="000000" w:themeColor="text1"/>
        </w:rPr>
        <w:tab/>
      </w:r>
      <w:r w:rsidRPr="00583052">
        <w:rPr>
          <w:rFonts w:ascii="Times New Roman" w:hAnsi="Times New Roman"/>
          <w:bCs/>
          <w:color w:val="000000" w:themeColor="text1"/>
        </w:rPr>
        <w:tab/>
      </w:r>
      <w:r w:rsidRPr="00583052">
        <w:rPr>
          <w:rFonts w:ascii="Times New Roman" w:hAnsi="Times New Roman"/>
          <w:bCs/>
          <w:color w:val="000000" w:themeColor="text1"/>
        </w:rPr>
        <w:tab/>
      </w:r>
      <w:r w:rsidRPr="00583052">
        <w:rPr>
          <w:rFonts w:ascii="Times New Roman" w:hAnsi="Times New Roman"/>
          <w:bCs/>
          <w:color w:val="000000" w:themeColor="text1"/>
        </w:rPr>
        <w:tab/>
        <w:t>2)run time polymorphism.</w:t>
      </w:r>
    </w:p>
    <w:p w14:paraId="0BE784BB" w14:textId="77777777" w:rsidR="009B59F0" w:rsidRPr="00583052" w:rsidRDefault="009B59F0" w:rsidP="0021117C">
      <w:pPr>
        <w:rPr>
          <w:rFonts w:ascii="Times New Roman" w:hAnsi="Times New Roman"/>
          <w:bCs/>
          <w:color w:val="000000" w:themeColor="text1"/>
        </w:rPr>
      </w:pPr>
      <w:r w:rsidRPr="00583052">
        <w:rPr>
          <w:rFonts w:ascii="Times New Roman" w:hAnsi="Times New Roman"/>
          <w:bCs/>
          <w:color w:val="000000" w:themeColor="text1"/>
        </w:rPr>
        <w:tab/>
      </w:r>
      <w:r w:rsidRPr="00583052">
        <w:rPr>
          <w:rFonts w:ascii="Times New Roman" w:hAnsi="Times New Roman"/>
          <w:bCs/>
          <w:color w:val="000000" w:themeColor="text1"/>
        </w:rPr>
        <w:tab/>
        <w:t xml:space="preserve">       Abstraction.</w:t>
      </w:r>
    </w:p>
    <w:p w14:paraId="4BDBC2C3" w14:textId="77777777" w:rsidR="009B59F0" w:rsidRPr="00583052" w:rsidRDefault="009B59F0" w:rsidP="0021117C">
      <w:pPr>
        <w:rPr>
          <w:rFonts w:ascii="Times New Roman" w:hAnsi="Times New Roman"/>
          <w:bCs/>
          <w:color w:val="000000" w:themeColor="text1"/>
        </w:rPr>
      </w:pPr>
      <w:r w:rsidRPr="00583052">
        <w:rPr>
          <w:rFonts w:ascii="Times New Roman" w:hAnsi="Times New Roman"/>
          <w:bCs/>
          <w:color w:val="000000" w:themeColor="text1"/>
        </w:rPr>
        <w:tab/>
        <w:t xml:space="preserve">               Encapsulation.</w:t>
      </w:r>
    </w:p>
    <w:p w14:paraId="48CBA1F5" w14:textId="77777777" w:rsidR="0042751B" w:rsidRPr="00583052" w:rsidRDefault="0042751B" w:rsidP="0021117C">
      <w:pPr>
        <w:rPr>
          <w:rFonts w:ascii="Times New Roman" w:hAnsi="Times New Roman"/>
          <w:bCs/>
          <w:color w:val="000000" w:themeColor="text1"/>
        </w:rPr>
      </w:pPr>
      <w:r w:rsidRPr="00583052">
        <w:rPr>
          <w:rFonts w:ascii="Times New Roman" w:hAnsi="Times New Roman"/>
          <w:bCs/>
          <w:color w:val="000000" w:themeColor="text1"/>
        </w:rPr>
        <w:tab/>
        <w:t xml:space="preserve">               Exception Handling in </w:t>
      </w:r>
      <w:proofErr w:type="spellStart"/>
      <w:r w:rsidRPr="00583052">
        <w:rPr>
          <w:rFonts w:ascii="Times New Roman" w:hAnsi="Times New Roman"/>
          <w:bCs/>
          <w:color w:val="000000" w:themeColor="text1"/>
        </w:rPr>
        <w:t>cpp</w:t>
      </w:r>
      <w:proofErr w:type="spellEnd"/>
      <w:r w:rsidRPr="00583052">
        <w:rPr>
          <w:rFonts w:ascii="Times New Roman" w:hAnsi="Times New Roman"/>
          <w:bCs/>
          <w:color w:val="000000" w:themeColor="text1"/>
        </w:rPr>
        <w:t>.</w:t>
      </w:r>
    </w:p>
    <w:p w14:paraId="47111C27" w14:textId="77777777" w:rsidR="0042751B" w:rsidRPr="00583052" w:rsidRDefault="0042751B" w:rsidP="0021117C">
      <w:pPr>
        <w:rPr>
          <w:rFonts w:ascii="Times New Roman" w:hAnsi="Times New Roman"/>
          <w:bCs/>
          <w:color w:val="000000" w:themeColor="text1"/>
        </w:rPr>
      </w:pPr>
    </w:p>
    <w:p w14:paraId="7671F070" w14:textId="77777777" w:rsidR="009B59F0" w:rsidRPr="00583052" w:rsidRDefault="009B59F0" w:rsidP="009B59F0">
      <w:pPr>
        <w:rPr>
          <w:rFonts w:ascii="Times New Roman" w:hAnsi="Times New Roman"/>
          <w:b/>
          <w:bCs/>
          <w:i/>
          <w:color w:val="00B0F0"/>
        </w:rPr>
      </w:pPr>
      <w:r w:rsidRPr="00583052">
        <w:rPr>
          <w:rFonts w:ascii="Times New Roman" w:hAnsi="Times New Roman"/>
          <w:b/>
          <w:bCs/>
          <w:color w:val="00B0F0"/>
        </w:rPr>
        <w:t xml:space="preserve">   </w:t>
      </w:r>
      <w:r w:rsidRPr="00583052">
        <w:rPr>
          <w:rFonts w:ascii="Times New Roman" w:hAnsi="Times New Roman"/>
          <w:b/>
          <w:bCs/>
          <w:color w:val="00AEEF"/>
        </w:rPr>
        <w:t xml:space="preserve">Chapter </w:t>
      </w:r>
      <w:r w:rsidR="00683CA0" w:rsidRPr="00583052">
        <w:rPr>
          <w:rFonts w:ascii="Times New Roman" w:hAnsi="Times New Roman"/>
          <w:b/>
          <w:bCs/>
          <w:color w:val="00AEEF"/>
        </w:rPr>
        <w:t>9:</w:t>
      </w:r>
      <w:r w:rsidRPr="00583052">
        <w:rPr>
          <w:rFonts w:ascii="Times New Roman" w:hAnsi="Times New Roman"/>
          <w:b/>
          <w:bCs/>
          <w:color w:val="00B0F0"/>
        </w:rPr>
        <w:t xml:space="preserve"> File Handling </w:t>
      </w:r>
    </w:p>
    <w:p w14:paraId="0C21E496" w14:textId="77777777" w:rsidR="009B59F0" w:rsidRPr="00583052" w:rsidRDefault="009B59F0" w:rsidP="009B59F0">
      <w:pPr>
        <w:rPr>
          <w:rFonts w:ascii="Times New Roman" w:hAnsi="Times New Roman"/>
          <w:bCs/>
          <w:i/>
          <w:color w:val="000000" w:themeColor="text1"/>
        </w:rPr>
      </w:pPr>
      <w:r w:rsidRPr="00583052">
        <w:rPr>
          <w:rFonts w:ascii="Times New Roman" w:hAnsi="Times New Roman"/>
          <w:bCs/>
          <w:color w:val="00B0F0"/>
        </w:rPr>
        <w:t xml:space="preserve">                     </w:t>
      </w:r>
      <w:r w:rsidRPr="00583052">
        <w:rPr>
          <w:rFonts w:ascii="Times New Roman" w:hAnsi="Times New Roman"/>
          <w:bCs/>
          <w:color w:val="000000" w:themeColor="text1"/>
        </w:rPr>
        <w:t>What is File handling?</w:t>
      </w:r>
    </w:p>
    <w:p w14:paraId="0B4B178D" w14:textId="77777777" w:rsidR="009B59F0" w:rsidRPr="00583052" w:rsidRDefault="009B59F0" w:rsidP="009B59F0">
      <w:pPr>
        <w:rPr>
          <w:rFonts w:ascii="Times New Roman" w:hAnsi="Times New Roman"/>
          <w:bCs/>
          <w:i/>
          <w:color w:val="000000" w:themeColor="text1"/>
        </w:rPr>
      </w:pPr>
      <w:r w:rsidRPr="00583052">
        <w:rPr>
          <w:rFonts w:ascii="Times New Roman" w:hAnsi="Times New Roman"/>
          <w:bCs/>
          <w:color w:val="000000" w:themeColor="text1"/>
        </w:rPr>
        <w:t xml:space="preserve">                     Why we use?</w:t>
      </w:r>
    </w:p>
    <w:p w14:paraId="5AD33385" w14:textId="77777777" w:rsidR="00352514" w:rsidRPr="00583052" w:rsidRDefault="009B59F0" w:rsidP="009B59F0">
      <w:pPr>
        <w:rPr>
          <w:rFonts w:ascii="Times New Roman" w:hAnsi="Times New Roman"/>
          <w:bCs/>
          <w:color w:val="000000" w:themeColor="text1"/>
        </w:rPr>
      </w:pPr>
      <w:r w:rsidRPr="00583052">
        <w:rPr>
          <w:rFonts w:ascii="Times New Roman" w:hAnsi="Times New Roman"/>
          <w:bCs/>
          <w:color w:val="000000" w:themeColor="text1"/>
        </w:rPr>
        <w:t xml:space="preserve">                      File opening mode</w:t>
      </w:r>
    </w:p>
    <w:p w14:paraId="736C511A" w14:textId="77777777" w:rsidR="00352514" w:rsidRPr="00583052" w:rsidRDefault="00352514" w:rsidP="009B59F0">
      <w:pPr>
        <w:rPr>
          <w:rFonts w:ascii="Times New Roman" w:hAnsi="Times New Roman"/>
          <w:bCs/>
          <w:color w:val="000000" w:themeColor="text1"/>
        </w:rPr>
      </w:pPr>
    </w:p>
    <w:p w14:paraId="1D703FD8" w14:textId="77777777" w:rsidR="00352514" w:rsidRPr="00583052" w:rsidRDefault="00352514" w:rsidP="009B59F0">
      <w:pPr>
        <w:rPr>
          <w:rFonts w:ascii="Times New Roman" w:hAnsi="Times New Roman"/>
          <w:bCs/>
          <w:color w:val="000000" w:themeColor="text1"/>
        </w:rPr>
      </w:pPr>
    </w:p>
    <w:p w14:paraId="764DFC6F" w14:textId="77777777" w:rsidR="00352514" w:rsidRPr="00583052" w:rsidRDefault="00352514" w:rsidP="009B59F0">
      <w:pPr>
        <w:rPr>
          <w:rFonts w:ascii="Times New Roman" w:hAnsi="Times New Roman"/>
          <w:bCs/>
          <w:color w:val="000000" w:themeColor="text1"/>
        </w:rPr>
      </w:pPr>
    </w:p>
    <w:p w14:paraId="28DA2CA8" w14:textId="77777777" w:rsidR="00352514" w:rsidRPr="00583052" w:rsidRDefault="00352514" w:rsidP="009B59F0">
      <w:pPr>
        <w:rPr>
          <w:rFonts w:ascii="Times New Roman" w:hAnsi="Times New Roman"/>
          <w:bCs/>
          <w:color w:val="000000" w:themeColor="text1"/>
        </w:rPr>
      </w:pPr>
    </w:p>
    <w:p w14:paraId="54EFE619" w14:textId="77777777" w:rsidR="00352514" w:rsidRPr="00583052" w:rsidRDefault="00352514" w:rsidP="009B59F0">
      <w:pPr>
        <w:rPr>
          <w:rFonts w:ascii="Times New Roman" w:hAnsi="Times New Roman"/>
          <w:bCs/>
          <w:color w:val="000000" w:themeColor="text1"/>
        </w:rPr>
      </w:pPr>
    </w:p>
    <w:p w14:paraId="125B2859" w14:textId="77777777" w:rsidR="009B59F0" w:rsidRPr="00583052" w:rsidRDefault="009B59F0" w:rsidP="009B59F0">
      <w:pPr>
        <w:rPr>
          <w:rFonts w:ascii="Times New Roman" w:hAnsi="Times New Roman"/>
          <w:bCs/>
          <w:i/>
          <w:color w:val="000000" w:themeColor="text1"/>
        </w:rPr>
      </w:pPr>
      <w:r w:rsidRPr="00583052">
        <w:rPr>
          <w:rFonts w:ascii="Times New Roman" w:hAnsi="Times New Roman"/>
          <w:bCs/>
          <w:color w:val="000000" w:themeColor="text1"/>
        </w:rPr>
        <w:t>.</w:t>
      </w:r>
    </w:p>
    <w:p w14:paraId="4E279AF3" w14:textId="77777777" w:rsidR="009B59F0" w:rsidRPr="00583052" w:rsidRDefault="009B59F0" w:rsidP="0021117C">
      <w:pPr>
        <w:rPr>
          <w:rFonts w:ascii="Times New Roman" w:hAnsi="Times New Roman"/>
          <w:bCs/>
          <w:i/>
          <w:color w:val="000000" w:themeColor="text1"/>
        </w:rPr>
      </w:pPr>
    </w:p>
    <w:p w14:paraId="60703417" w14:textId="77777777" w:rsidR="003B02E3" w:rsidRPr="00583052" w:rsidRDefault="007A14EA" w:rsidP="009E061E">
      <w:pPr>
        <w:pStyle w:val="Heading3"/>
        <w:numPr>
          <w:ilvl w:val="0"/>
          <w:numId w:val="12"/>
        </w:numPr>
        <w:rPr>
          <w:rFonts w:ascii="Times New Roman" w:hAnsi="Times New Roman"/>
          <w:b/>
        </w:rPr>
      </w:pPr>
      <w:r w:rsidRPr="00583052">
        <w:rPr>
          <w:rFonts w:ascii="Times New Roman" w:hAnsi="Times New Roman"/>
          <w:b/>
          <w:sz w:val="32"/>
        </w:rPr>
        <w:lastRenderedPageBreak/>
        <w:t xml:space="preserve">CHAPTER - Introduction Of </w:t>
      </w:r>
      <w:r w:rsidR="0021117C" w:rsidRPr="00583052">
        <w:rPr>
          <w:rFonts w:ascii="Times New Roman" w:hAnsi="Times New Roman"/>
          <w:b/>
          <w:sz w:val="32"/>
        </w:rPr>
        <w:t>C++</w:t>
      </w:r>
      <w:r w:rsidR="0021117C" w:rsidRPr="00583052">
        <w:rPr>
          <w:rFonts w:ascii="Times New Roman" w:hAnsi="Times New Roman"/>
          <w:b/>
          <w:sz w:val="32"/>
        </w:rPr>
        <w:tab/>
      </w:r>
    </w:p>
    <w:p w14:paraId="4B8B5210" w14:textId="77777777" w:rsidR="009E061E" w:rsidRPr="00583052" w:rsidRDefault="009E061E" w:rsidP="009E061E">
      <w:pPr>
        <w:pStyle w:val="Heading1"/>
        <w:jc w:val="left"/>
        <w:rPr>
          <w:rStyle w:val="Strong"/>
          <w:rFonts w:ascii="Times New Roman" w:hAnsi="Times New Roman"/>
          <w:color w:val="FF0000"/>
        </w:rPr>
      </w:pPr>
      <w:r w:rsidRPr="00583052">
        <w:rPr>
          <w:rStyle w:val="Strong"/>
          <w:rFonts w:ascii="Times New Roman" w:hAnsi="Times New Roman"/>
          <w:color w:val="FF0000"/>
        </w:rPr>
        <w:t>What is C++</w:t>
      </w:r>
    </w:p>
    <w:p w14:paraId="3AD80562" w14:textId="77777777" w:rsidR="007A14EA" w:rsidRPr="00583052" w:rsidRDefault="008D625B" w:rsidP="007A14EA">
      <w:pPr>
        <w:pStyle w:val="NormalWeb"/>
        <w:shd w:val="clear" w:color="auto" w:fill="FFFFFF"/>
        <w:jc w:val="both"/>
        <w:rPr>
          <w:color w:val="333333"/>
          <w:lang w:val="en-IN" w:eastAsia="en-IN"/>
        </w:rPr>
      </w:pPr>
      <w:r w:rsidRPr="00583052">
        <w:rPr>
          <w:sz w:val="28"/>
          <w:szCs w:val="28"/>
          <w:lang w:val="en"/>
        </w:rPr>
        <w:t xml:space="preserve">         </w:t>
      </w:r>
      <w:r w:rsidR="009E061E" w:rsidRPr="00583052">
        <w:rPr>
          <w:color w:val="333333"/>
          <w:shd w:val="clear" w:color="auto" w:fill="FFFFFF"/>
        </w:rPr>
        <w:t>C++ is an object-oriented programming language. It is an extension to </w:t>
      </w:r>
      <w:r w:rsidR="009E061E" w:rsidRPr="00583052">
        <w:rPr>
          <w:shd w:val="clear" w:color="auto" w:fill="FFFFFF"/>
        </w:rPr>
        <w:t>C programming</w:t>
      </w:r>
      <w:r w:rsidR="007A14EA" w:rsidRPr="00583052">
        <w:rPr>
          <w:color w:val="333333"/>
        </w:rPr>
        <w:t xml:space="preserve"> </w:t>
      </w:r>
      <w:r w:rsidR="007A14EA" w:rsidRPr="00583052">
        <w:rPr>
          <w:color w:val="333333"/>
          <w:lang w:val="en-IN" w:eastAsia="en-IN"/>
        </w:rPr>
        <w:t>C++ is a general purpose, case-sensitive, free-form programming language that supports object-oriented, procedural and generic programming</w:t>
      </w:r>
    </w:p>
    <w:p w14:paraId="0C5344B7" w14:textId="77777777" w:rsidR="007A14EA" w:rsidRPr="00583052" w:rsidRDefault="007A14EA" w:rsidP="007A14EA">
      <w:pPr>
        <w:pStyle w:val="NormalWeb"/>
        <w:shd w:val="clear" w:color="auto" w:fill="FFFFFF"/>
        <w:jc w:val="both"/>
        <w:rPr>
          <w:color w:val="333333"/>
          <w:lang w:val="en-IN" w:eastAsia="en-IN"/>
        </w:rPr>
      </w:pPr>
      <w:r w:rsidRPr="00583052">
        <w:rPr>
          <w:color w:val="333333"/>
          <w:lang w:val="en-IN" w:eastAsia="en-IN"/>
        </w:rPr>
        <w:t xml:space="preserve">C++ is a middle-level language, as it encapsulates both </w:t>
      </w:r>
      <w:proofErr w:type="gramStart"/>
      <w:r w:rsidRPr="00583052">
        <w:rPr>
          <w:color w:val="333333"/>
          <w:lang w:val="en-IN" w:eastAsia="en-IN"/>
        </w:rPr>
        <w:t>high and low level</w:t>
      </w:r>
      <w:proofErr w:type="gramEnd"/>
      <w:r w:rsidRPr="00583052">
        <w:rPr>
          <w:color w:val="333333"/>
          <w:lang w:val="en-IN" w:eastAsia="en-IN"/>
        </w:rPr>
        <w:t xml:space="preserve"> language features.</w:t>
      </w:r>
    </w:p>
    <w:p w14:paraId="717FD839" w14:textId="77777777" w:rsidR="009E061E" w:rsidRPr="00583052" w:rsidRDefault="009E061E" w:rsidP="009E061E">
      <w:pPr>
        <w:pStyle w:val="Heading1"/>
        <w:tabs>
          <w:tab w:val="left" w:pos="2295"/>
        </w:tabs>
        <w:jc w:val="left"/>
        <w:rPr>
          <w:rFonts w:ascii="Times New Roman" w:hAnsi="Times New Roman"/>
          <w:b/>
          <w:color w:val="FF0000"/>
        </w:rPr>
      </w:pPr>
      <w:r w:rsidRPr="00583052">
        <w:rPr>
          <w:rFonts w:ascii="Times New Roman" w:hAnsi="Times New Roman"/>
          <w:b/>
          <w:color w:val="FF0000"/>
        </w:rPr>
        <w:t>C++ HisToRy</w:t>
      </w:r>
      <w:r w:rsidRPr="00583052">
        <w:rPr>
          <w:rFonts w:ascii="Times New Roman" w:hAnsi="Times New Roman"/>
          <w:b/>
          <w:color w:val="FF0000"/>
        </w:rPr>
        <w:tab/>
      </w:r>
    </w:p>
    <w:p w14:paraId="5097084E" w14:textId="77777777" w:rsidR="009E061E" w:rsidRPr="00583052" w:rsidRDefault="009E061E" w:rsidP="009E061E">
      <w:pPr>
        <w:shd w:val="clear" w:color="auto" w:fill="FFFFFF"/>
        <w:spacing w:before="100" w:beforeAutospacing="1" w:after="100" w:afterAutospacing="1" w:line="240" w:lineRule="auto"/>
        <w:jc w:val="both"/>
        <w:rPr>
          <w:rFonts w:ascii="Times New Roman" w:hAnsi="Times New Roman"/>
          <w:color w:val="333333"/>
          <w:sz w:val="24"/>
          <w:szCs w:val="24"/>
          <w:lang w:val="en-IN" w:eastAsia="en-IN"/>
        </w:rPr>
      </w:pPr>
      <w:r w:rsidRPr="00583052">
        <w:rPr>
          <w:rFonts w:ascii="Times New Roman" w:hAnsi="Times New Roman"/>
          <w:b/>
          <w:bCs/>
          <w:color w:val="333333"/>
          <w:sz w:val="24"/>
          <w:szCs w:val="24"/>
          <w:lang w:val="en-IN" w:eastAsia="en-IN"/>
        </w:rPr>
        <w:t>History of C++ language</w:t>
      </w:r>
      <w:r w:rsidRPr="00583052">
        <w:rPr>
          <w:rFonts w:ascii="Times New Roman" w:hAnsi="Times New Roman"/>
          <w:color w:val="333333"/>
          <w:sz w:val="24"/>
          <w:szCs w:val="24"/>
          <w:lang w:val="en-IN" w:eastAsia="en-IN"/>
        </w:rPr>
        <w:t> is interesting to know. Here we are going to discuss brief history of C++ language.</w:t>
      </w:r>
    </w:p>
    <w:p w14:paraId="4D266D14" w14:textId="77777777" w:rsidR="009E061E" w:rsidRPr="00583052" w:rsidRDefault="009E061E" w:rsidP="009E061E">
      <w:pPr>
        <w:shd w:val="clear" w:color="auto" w:fill="FFFFFF"/>
        <w:spacing w:before="100" w:beforeAutospacing="1" w:after="100" w:afterAutospacing="1" w:line="240" w:lineRule="auto"/>
        <w:jc w:val="both"/>
        <w:rPr>
          <w:rFonts w:ascii="Times New Roman" w:hAnsi="Times New Roman"/>
          <w:color w:val="333333"/>
          <w:sz w:val="24"/>
          <w:szCs w:val="24"/>
          <w:lang w:val="en-IN" w:eastAsia="en-IN"/>
        </w:rPr>
      </w:pPr>
      <w:r w:rsidRPr="00583052">
        <w:rPr>
          <w:rFonts w:ascii="Times New Roman" w:hAnsi="Times New Roman"/>
          <w:b/>
          <w:bCs/>
          <w:color w:val="333333"/>
          <w:sz w:val="24"/>
          <w:szCs w:val="24"/>
          <w:lang w:val="en-IN" w:eastAsia="en-IN"/>
        </w:rPr>
        <w:t>C++ programming language</w:t>
      </w:r>
      <w:r w:rsidRPr="00583052">
        <w:rPr>
          <w:rFonts w:ascii="Times New Roman" w:hAnsi="Times New Roman"/>
          <w:color w:val="333333"/>
          <w:sz w:val="24"/>
          <w:szCs w:val="24"/>
          <w:lang w:val="en-IN" w:eastAsia="en-IN"/>
        </w:rPr>
        <w:t> was developed in 1980 by Bjarne Stroustrup at bell laboratories of AT&amp;T (American Telephone &amp; Telegraph), located in U.S.A.</w:t>
      </w:r>
    </w:p>
    <w:p w14:paraId="563382D0" w14:textId="77777777" w:rsidR="009E061E" w:rsidRPr="00583052" w:rsidRDefault="009E061E" w:rsidP="007A14EA">
      <w:pPr>
        <w:shd w:val="clear" w:color="auto" w:fill="FFFFFF"/>
        <w:spacing w:before="100" w:beforeAutospacing="1" w:after="100" w:afterAutospacing="1" w:line="240" w:lineRule="auto"/>
        <w:jc w:val="center"/>
        <w:rPr>
          <w:rFonts w:ascii="Times New Roman" w:hAnsi="Times New Roman"/>
          <w:color w:val="333333"/>
          <w:sz w:val="24"/>
          <w:szCs w:val="24"/>
          <w:lang w:val="en-IN" w:eastAsia="en-IN"/>
        </w:rPr>
      </w:pPr>
      <w:r w:rsidRPr="00583052">
        <w:rPr>
          <w:rFonts w:ascii="Times New Roman" w:hAnsi="Times New Roman"/>
          <w:b/>
          <w:bCs/>
          <w:color w:val="ED7D31" w:themeColor="accent2"/>
          <w:sz w:val="24"/>
          <w:szCs w:val="24"/>
          <w:lang w:val="en-IN" w:eastAsia="en-IN"/>
        </w:rPr>
        <w:t>Bjarne Stroustrup</w:t>
      </w:r>
      <w:r w:rsidRPr="00583052">
        <w:rPr>
          <w:rFonts w:ascii="Times New Roman" w:hAnsi="Times New Roman"/>
          <w:color w:val="333333"/>
          <w:sz w:val="24"/>
          <w:szCs w:val="24"/>
          <w:lang w:val="en-IN" w:eastAsia="en-IN"/>
        </w:rPr>
        <w:t> is known as the </w:t>
      </w:r>
      <w:r w:rsidRPr="00583052">
        <w:rPr>
          <w:rFonts w:ascii="Times New Roman" w:hAnsi="Times New Roman"/>
          <w:b/>
          <w:bCs/>
          <w:color w:val="ED7D31" w:themeColor="accent2"/>
          <w:sz w:val="24"/>
          <w:szCs w:val="24"/>
          <w:lang w:val="en-IN" w:eastAsia="en-IN"/>
        </w:rPr>
        <w:t>founder of C++ language</w:t>
      </w:r>
      <w:r w:rsidRPr="00583052">
        <w:rPr>
          <w:rFonts w:ascii="Times New Roman" w:hAnsi="Times New Roman"/>
          <w:b/>
          <w:bCs/>
          <w:color w:val="333333"/>
          <w:sz w:val="24"/>
          <w:szCs w:val="24"/>
          <w:lang w:val="en-IN" w:eastAsia="en-IN"/>
        </w:rPr>
        <w:t>.</w:t>
      </w:r>
    </w:p>
    <w:p w14:paraId="112E4AA5" w14:textId="77777777" w:rsidR="009E061E" w:rsidRPr="00583052" w:rsidRDefault="00972C73" w:rsidP="007A14EA">
      <w:pPr>
        <w:shd w:val="clear" w:color="auto" w:fill="FFFFFF"/>
        <w:spacing w:after="0" w:line="240" w:lineRule="auto"/>
        <w:jc w:val="center"/>
        <w:rPr>
          <w:rFonts w:ascii="Times New Roman" w:hAnsi="Times New Roman"/>
          <w:color w:val="333333"/>
          <w:sz w:val="24"/>
          <w:szCs w:val="24"/>
          <w:lang w:val="en-IN" w:eastAsia="en-IN"/>
        </w:rPr>
      </w:pPr>
      <w:r w:rsidRPr="00583052">
        <w:rPr>
          <w:rFonts w:ascii="Times New Roman" w:hAnsi="Times New Roman"/>
          <w:noProof/>
          <w:color w:val="333333"/>
          <w:sz w:val="24"/>
          <w:szCs w:val="24"/>
          <w:lang w:val="en-IN" w:eastAsia="en-IN"/>
        </w:rPr>
        <w:drawing>
          <wp:inline distT="0" distB="0" distL="0" distR="0" wp14:anchorId="080D5F92" wp14:editId="17380CEA">
            <wp:extent cx="2226310" cy="1873507"/>
            <wp:effectExtent l="0" t="0" r="2540" b="0"/>
            <wp:docPr id="1" name="Picture 13" descr="Cpp Histor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pp History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2123" cy="1886814"/>
                    </a:xfrm>
                    <a:prstGeom prst="rect">
                      <a:avLst/>
                    </a:prstGeom>
                    <a:noFill/>
                    <a:ln>
                      <a:noFill/>
                    </a:ln>
                  </pic:spPr>
                </pic:pic>
              </a:graphicData>
            </a:graphic>
          </wp:inline>
        </w:drawing>
      </w:r>
    </w:p>
    <w:p w14:paraId="660E6B58" w14:textId="59793BA5" w:rsidR="009E061E" w:rsidRPr="00583052" w:rsidRDefault="009E061E" w:rsidP="00583052">
      <w:pPr>
        <w:shd w:val="clear" w:color="auto" w:fill="FFFFFF"/>
        <w:spacing w:before="100" w:beforeAutospacing="1" w:after="100" w:afterAutospacing="1" w:line="240" w:lineRule="auto"/>
        <w:jc w:val="center"/>
        <w:rPr>
          <w:rStyle w:val="Strong"/>
          <w:rFonts w:ascii="Times New Roman" w:hAnsi="Times New Roman"/>
          <w:b w:val="0"/>
          <w:color w:val="333333"/>
          <w:spacing w:val="0"/>
          <w:sz w:val="24"/>
          <w:szCs w:val="24"/>
          <w:cs/>
          <w:lang w:val="en-IN" w:eastAsia="en-IN"/>
        </w:rPr>
      </w:pPr>
      <w:r w:rsidRPr="00583052">
        <w:rPr>
          <w:rFonts w:ascii="Times New Roman" w:hAnsi="Times New Roman"/>
          <w:color w:val="333333"/>
          <w:sz w:val="24"/>
          <w:szCs w:val="24"/>
          <w:lang w:val="en-IN" w:eastAsia="en-IN"/>
        </w:rPr>
        <w:t xml:space="preserve">It was </w:t>
      </w:r>
      <w:r w:rsidR="00583052" w:rsidRPr="00583052">
        <w:rPr>
          <w:rFonts w:ascii="Times New Roman" w:hAnsi="Times New Roman"/>
          <w:color w:val="333333"/>
          <w:sz w:val="24"/>
          <w:szCs w:val="24"/>
          <w:lang w:val="en-IN" w:eastAsia="en-IN"/>
        </w:rPr>
        <w:t>developed</w:t>
      </w:r>
      <w:r w:rsidRPr="00583052">
        <w:rPr>
          <w:rFonts w:ascii="Times New Roman" w:hAnsi="Times New Roman"/>
          <w:color w:val="333333"/>
          <w:sz w:val="24"/>
          <w:szCs w:val="24"/>
          <w:lang w:val="en-IN" w:eastAsia="en-IN"/>
        </w:rPr>
        <w:t xml:space="preserve"> for adding a feature of </w:t>
      </w:r>
      <w:r w:rsidRPr="00583052">
        <w:rPr>
          <w:rFonts w:ascii="Times New Roman" w:hAnsi="Times New Roman"/>
          <w:b/>
          <w:bCs/>
          <w:color w:val="333333"/>
          <w:sz w:val="24"/>
          <w:szCs w:val="24"/>
          <w:lang w:val="en-IN" w:eastAsia="en-IN"/>
        </w:rPr>
        <w:t>OOP (Object Oriented Programming)</w:t>
      </w:r>
    </w:p>
    <w:p w14:paraId="5238EF07" w14:textId="77777777" w:rsidR="004D6EBA" w:rsidRPr="00583052" w:rsidRDefault="004D6EBA" w:rsidP="00921D69">
      <w:pPr>
        <w:pStyle w:val="Heading1"/>
        <w:tabs>
          <w:tab w:val="left" w:pos="4875"/>
        </w:tabs>
        <w:jc w:val="left"/>
        <w:rPr>
          <w:rFonts w:ascii="Times New Roman" w:hAnsi="Times New Roman"/>
          <w:b/>
          <w:color w:val="FF0000"/>
          <w:lang w:val="en"/>
        </w:rPr>
      </w:pPr>
      <w:r w:rsidRPr="00583052">
        <w:rPr>
          <w:rFonts w:ascii="Times New Roman" w:hAnsi="Times New Roman"/>
          <w:b/>
          <w:color w:val="FF0000"/>
          <w:lang w:val="en"/>
        </w:rPr>
        <w:t>Where we use C++ Language</w:t>
      </w:r>
      <w:r w:rsidR="002A1C94" w:rsidRPr="00583052">
        <w:rPr>
          <w:rFonts w:ascii="Times New Roman" w:hAnsi="Times New Roman"/>
          <w:b/>
          <w:color w:val="FF0000"/>
          <w:lang w:val="en"/>
        </w:rPr>
        <w:t>:</w:t>
      </w:r>
      <w:r w:rsidR="00921D69" w:rsidRPr="00583052">
        <w:rPr>
          <w:rFonts w:ascii="Times New Roman" w:hAnsi="Times New Roman"/>
          <w:b/>
          <w:color w:val="FF0000"/>
          <w:lang w:val="en"/>
        </w:rPr>
        <w:tab/>
      </w:r>
    </w:p>
    <w:p w14:paraId="6D36B422" w14:textId="77777777" w:rsidR="004D6EBA" w:rsidRPr="00583052" w:rsidRDefault="002A1C94">
      <w:pPr>
        <w:widowControl w:val="0"/>
        <w:autoSpaceDE w:val="0"/>
        <w:autoSpaceDN w:val="0"/>
        <w:adjustRightInd w:val="0"/>
        <w:rPr>
          <w:rFonts w:ascii="Times New Roman" w:hAnsi="Times New Roman"/>
          <w:sz w:val="24"/>
          <w:szCs w:val="24"/>
          <w:lang w:val="en"/>
        </w:rPr>
      </w:pPr>
      <w:r w:rsidRPr="00583052">
        <w:rPr>
          <w:rFonts w:ascii="Times New Roman" w:hAnsi="Times New Roman"/>
          <w:sz w:val="24"/>
          <w:szCs w:val="24"/>
          <w:lang w:val="en"/>
        </w:rPr>
        <w:t>CPP Language is mainly used for</w:t>
      </w:r>
    </w:p>
    <w:p w14:paraId="66A97F53" w14:textId="77777777" w:rsidR="004D6EBA" w:rsidRPr="00583052" w:rsidRDefault="004D6EBA" w:rsidP="002A1C94">
      <w:pPr>
        <w:widowControl w:val="0"/>
        <w:numPr>
          <w:ilvl w:val="0"/>
          <w:numId w:val="2"/>
        </w:numPr>
        <w:autoSpaceDE w:val="0"/>
        <w:autoSpaceDN w:val="0"/>
        <w:adjustRightInd w:val="0"/>
        <w:rPr>
          <w:rFonts w:ascii="Times New Roman" w:hAnsi="Times New Roman"/>
          <w:sz w:val="24"/>
          <w:szCs w:val="24"/>
          <w:lang w:val="en"/>
        </w:rPr>
      </w:pPr>
      <w:r w:rsidRPr="00583052">
        <w:rPr>
          <w:rFonts w:ascii="Times New Roman" w:hAnsi="Times New Roman"/>
          <w:sz w:val="24"/>
          <w:szCs w:val="24"/>
          <w:lang w:val="en"/>
        </w:rPr>
        <w:t>Design Operating system</w:t>
      </w:r>
    </w:p>
    <w:p w14:paraId="0F86807A" w14:textId="77777777" w:rsidR="004D6EBA" w:rsidRPr="00583052" w:rsidRDefault="004D6EBA" w:rsidP="002A1C94">
      <w:pPr>
        <w:widowControl w:val="0"/>
        <w:numPr>
          <w:ilvl w:val="0"/>
          <w:numId w:val="2"/>
        </w:numPr>
        <w:autoSpaceDE w:val="0"/>
        <w:autoSpaceDN w:val="0"/>
        <w:adjustRightInd w:val="0"/>
        <w:rPr>
          <w:rFonts w:ascii="Times New Roman" w:hAnsi="Times New Roman"/>
          <w:sz w:val="24"/>
          <w:szCs w:val="24"/>
          <w:lang w:val="en"/>
        </w:rPr>
      </w:pPr>
      <w:r w:rsidRPr="00583052">
        <w:rPr>
          <w:rFonts w:ascii="Times New Roman" w:hAnsi="Times New Roman"/>
          <w:sz w:val="24"/>
          <w:szCs w:val="24"/>
          <w:lang w:val="en"/>
        </w:rPr>
        <w:t>Design Language Compiler</w:t>
      </w:r>
    </w:p>
    <w:p w14:paraId="35FB7C52" w14:textId="77777777" w:rsidR="004D6EBA" w:rsidRPr="00583052" w:rsidRDefault="004D6EBA" w:rsidP="002A1C94">
      <w:pPr>
        <w:widowControl w:val="0"/>
        <w:numPr>
          <w:ilvl w:val="0"/>
          <w:numId w:val="2"/>
        </w:numPr>
        <w:autoSpaceDE w:val="0"/>
        <w:autoSpaceDN w:val="0"/>
        <w:adjustRightInd w:val="0"/>
        <w:rPr>
          <w:rFonts w:ascii="Times New Roman" w:hAnsi="Times New Roman"/>
          <w:sz w:val="24"/>
          <w:szCs w:val="24"/>
          <w:lang w:val="en"/>
        </w:rPr>
      </w:pPr>
      <w:r w:rsidRPr="00583052">
        <w:rPr>
          <w:rFonts w:ascii="Times New Roman" w:hAnsi="Times New Roman"/>
          <w:sz w:val="24"/>
          <w:szCs w:val="24"/>
          <w:lang w:val="en"/>
        </w:rPr>
        <w:t>Design Database</w:t>
      </w:r>
    </w:p>
    <w:p w14:paraId="0BDD31E1" w14:textId="77777777" w:rsidR="004D6EBA" w:rsidRPr="00583052" w:rsidRDefault="004D6EBA" w:rsidP="002A1C94">
      <w:pPr>
        <w:widowControl w:val="0"/>
        <w:numPr>
          <w:ilvl w:val="0"/>
          <w:numId w:val="2"/>
        </w:numPr>
        <w:autoSpaceDE w:val="0"/>
        <w:autoSpaceDN w:val="0"/>
        <w:adjustRightInd w:val="0"/>
        <w:rPr>
          <w:rFonts w:ascii="Times New Roman" w:hAnsi="Times New Roman"/>
          <w:sz w:val="24"/>
          <w:szCs w:val="24"/>
          <w:lang w:val="en"/>
        </w:rPr>
      </w:pPr>
      <w:r w:rsidRPr="00583052">
        <w:rPr>
          <w:rFonts w:ascii="Times New Roman" w:hAnsi="Times New Roman"/>
          <w:sz w:val="24"/>
          <w:szCs w:val="24"/>
          <w:lang w:val="en"/>
        </w:rPr>
        <w:t>Utilities</w:t>
      </w:r>
    </w:p>
    <w:p w14:paraId="3FCF4148" w14:textId="77777777" w:rsidR="004D6EBA" w:rsidRPr="00583052" w:rsidRDefault="004D6EBA" w:rsidP="002A1C94">
      <w:pPr>
        <w:widowControl w:val="0"/>
        <w:numPr>
          <w:ilvl w:val="0"/>
          <w:numId w:val="2"/>
        </w:numPr>
        <w:autoSpaceDE w:val="0"/>
        <w:autoSpaceDN w:val="0"/>
        <w:adjustRightInd w:val="0"/>
        <w:rPr>
          <w:rFonts w:ascii="Times New Roman" w:hAnsi="Times New Roman"/>
          <w:sz w:val="24"/>
          <w:szCs w:val="24"/>
          <w:lang w:val="en"/>
        </w:rPr>
      </w:pPr>
      <w:r w:rsidRPr="00583052">
        <w:rPr>
          <w:rFonts w:ascii="Times New Roman" w:hAnsi="Times New Roman"/>
          <w:sz w:val="24"/>
          <w:szCs w:val="24"/>
          <w:lang w:val="en"/>
        </w:rPr>
        <w:t>Application Software</w:t>
      </w:r>
    </w:p>
    <w:p w14:paraId="0D083802" w14:textId="77777777" w:rsidR="000322CA" w:rsidRPr="00583052" w:rsidRDefault="000322CA" w:rsidP="00921D69">
      <w:pPr>
        <w:pStyle w:val="Heading1"/>
        <w:jc w:val="left"/>
        <w:rPr>
          <w:rFonts w:ascii="Times New Roman" w:hAnsi="Times New Roman"/>
          <w:b/>
          <w:color w:val="FF0000"/>
          <w:lang w:val="en"/>
        </w:rPr>
      </w:pPr>
      <w:r w:rsidRPr="00583052">
        <w:rPr>
          <w:rFonts w:ascii="Times New Roman" w:hAnsi="Times New Roman"/>
          <w:b/>
          <w:color w:val="FF0000"/>
          <w:lang w:val="en"/>
        </w:rPr>
        <w:lastRenderedPageBreak/>
        <w:t>Applications of C++</w:t>
      </w:r>
      <w:r w:rsidR="00A1683E" w:rsidRPr="00583052">
        <w:rPr>
          <w:rFonts w:ascii="Times New Roman" w:hAnsi="Times New Roman"/>
          <w:b/>
          <w:color w:val="FF0000"/>
          <w:lang w:val="en"/>
        </w:rPr>
        <w:t>:</w:t>
      </w:r>
    </w:p>
    <w:p w14:paraId="0F5957D5" w14:textId="77777777" w:rsidR="000322CA" w:rsidRPr="00583052" w:rsidRDefault="000322CA" w:rsidP="00583052">
      <w:pPr>
        <w:widowControl w:val="0"/>
        <w:numPr>
          <w:ilvl w:val="0"/>
          <w:numId w:val="1"/>
        </w:numPr>
        <w:autoSpaceDE w:val="0"/>
        <w:autoSpaceDN w:val="0"/>
        <w:adjustRightInd w:val="0"/>
        <w:spacing w:line="240" w:lineRule="auto"/>
        <w:ind w:left="720" w:hanging="360"/>
        <w:jc w:val="both"/>
        <w:rPr>
          <w:rFonts w:ascii="Times New Roman" w:hAnsi="Times New Roman"/>
          <w:sz w:val="24"/>
          <w:szCs w:val="24"/>
          <w:lang w:val="en"/>
        </w:rPr>
      </w:pPr>
      <w:r w:rsidRPr="00583052">
        <w:rPr>
          <w:rFonts w:ascii="Times New Roman" w:hAnsi="Times New Roman"/>
          <w:sz w:val="24"/>
          <w:szCs w:val="24"/>
          <w:lang w:val="en"/>
        </w:rPr>
        <w:t xml:space="preserve">Mainly C++ Language is used for Develop Desktop application and system software. Some </w:t>
      </w:r>
      <w:r w:rsidR="00A52FD2" w:rsidRPr="00583052">
        <w:rPr>
          <w:rFonts w:ascii="Times New Roman" w:hAnsi="Times New Roman"/>
          <w:sz w:val="24"/>
          <w:szCs w:val="24"/>
          <w:lang w:val="en"/>
        </w:rPr>
        <w:t>application of C++ language is</w:t>
      </w:r>
      <w:r w:rsidRPr="00583052">
        <w:rPr>
          <w:rFonts w:ascii="Times New Roman" w:hAnsi="Times New Roman"/>
          <w:sz w:val="24"/>
          <w:szCs w:val="24"/>
          <w:lang w:val="en"/>
        </w:rPr>
        <w:t xml:space="preserve"> given below.</w:t>
      </w:r>
    </w:p>
    <w:p w14:paraId="718B3535" w14:textId="77777777" w:rsidR="000322CA" w:rsidRPr="00583052" w:rsidRDefault="000322CA" w:rsidP="00583052">
      <w:pPr>
        <w:widowControl w:val="0"/>
        <w:numPr>
          <w:ilvl w:val="0"/>
          <w:numId w:val="1"/>
        </w:numPr>
        <w:autoSpaceDE w:val="0"/>
        <w:autoSpaceDN w:val="0"/>
        <w:adjustRightInd w:val="0"/>
        <w:spacing w:line="240" w:lineRule="auto"/>
        <w:ind w:left="720" w:hanging="360"/>
        <w:jc w:val="both"/>
        <w:rPr>
          <w:rFonts w:ascii="Times New Roman" w:hAnsi="Times New Roman"/>
          <w:sz w:val="24"/>
          <w:szCs w:val="24"/>
          <w:lang w:val="en"/>
        </w:rPr>
      </w:pPr>
      <w:r w:rsidRPr="00583052">
        <w:rPr>
          <w:rFonts w:ascii="Times New Roman" w:hAnsi="Times New Roman"/>
          <w:sz w:val="24"/>
          <w:szCs w:val="24"/>
          <w:lang w:val="en"/>
        </w:rPr>
        <w:t xml:space="preserve"> For Develop Graphical related application like computer and mobile </w:t>
      </w:r>
      <w:r w:rsidR="00DE4358" w:rsidRPr="00583052">
        <w:rPr>
          <w:rFonts w:ascii="Times New Roman" w:hAnsi="Times New Roman"/>
          <w:sz w:val="24"/>
          <w:szCs w:val="24"/>
          <w:lang w:val="en"/>
        </w:rPr>
        <w:t xml:space="preserve">      </w:t>
      </w:r>
      <w:r w:rsidRPr="00583052">
        <w:rPr>
          <w:rFonts w:ascii="Times New Roman" w:hAnsi="Times New Roman"/>
          <w:sz w:val="24"/>
          <w:szCs w:val="24"/>
          <w:lang w:val="en"/>
        </w:rPr>
        <w:t>games.</w:t>
      </w:r>
    </w:p>
    <w:p w14:paraId="04852041" w14:textId="57E9171E" w:rsidR="000322CA" w:rsidRPr="00583052" w:rsidRDefault="00DE4358" w:rsidP="00583052">
      <w:pPr>
        <w:widowControl w:val="0"/>
        <w:numPr>
          <w:ilvl w:val="0"/>
          <w:numId w:val="1"/>
        </w:numPr>
        <w:autoSpaceDE w:val="0"/>
        <w:autoSpaceDN w:val="0"/>
        <w:adjustRightInd w:val="0"/>
        <w:spacing w:line="240" w:lineRule="auto"/>
        <w:ind w:left="720" w:hanging="360"/>
        <w:jc w:val="both"/>
        <w:rPr>
          <w:rFonts w:ascii="Times New Roman" w:hAnsi="Times New Roman"/>
          <w:sz w:val="24"/>
          <w:szCs w:val="24"/>
          <w:lang w:val="en"/>
        </w:rPr>
      </w:pPr>
      <w:r w:rsidRPr="00583052">
        <w:rPr>
          <w:rFonts w:ascii="Times New Roman" w:hAnsi="Times New Roman"/>
          <w:sz w:val="24"/>
          <w:szCs w:val="24"/>
          <w:lang w:val="en"/>
        </w:rPr>
        <w:t xml:space="preserve"> </w:t>
      </w:r>
      <w:r w:rsidR="000322CA" w:rsidRPr="00583052">
        <w:rPr>
          <w:rFonts w:ascii="Times New Roman" w:hAnsi="Times New Roman"/>
          <w:sz w:val="24"/>
          <w:szCs w:val="24"/>
          <w:lang w:val="en"/>
        </w:rPr>
        <w:t xml:space="preserve">To evaluate any kind of mathematical </w:t>
      </w:r>
      <w:r w:rsidR="00583052" w:rsidRPr="00583052">
        <w:rPr>
          <w:rFonts w:ascii="Times New Roman" w:hAnsi="Times New Roman"/>
          <w:sz w:val="24"/>
          <w:szCs w:val="24"/>
          <w:lang w:val="en"/>
        </w:rPr>
        <w:t>equation,</w:t>
      </w:r>
      <w:r w:rsidR="000322CA" w:rsidRPr="00583052">
        <w:rPr>
          <w:rFonts w:ascii="Times New Roman" w:hAnsi="Times New Roman"/>
          <w:sz w:val="24"/>
          <w:szCs w:val="24"/>
          <w:lang w:val="en"/>
        </w:rPr>
        <w:t xml:space="preserve"> use C++ language.</w:t>
      </w:r>
    </w:p>
    <w:p w14:paraId="0233039B" w14:textId="77777777" w:rsidR="000322CA" w:rsidRPr="00583052" w:rsidRDefault="000322CA" w:rsidP="00583052">
      <w:pPr>
        <w:widowControl w:val="0"/>
        <w:numPr>
          <w:ilvl w:val="0"/>
          <w:numId w:val="1"/>
        </w:numPr>
        <w:autoSpaceDE w:val="0"/>
        <w:autoSpaceDN w:val="0"/>
        <w:adjustRightInd w:val="0"/>
        <w:spacing w:line="240" w:lineRule="auto"/>
        <w:ind w:left="720" w:hanging="360"/>
        <w:jc w:val="both"/>
        <w:rPr>
          <w:rFonts w:ascii="Times New Roman" w:hAnsi="Times New Roman"/>
          <w:sz w:val="24"/>
          <w:szCs w:val="24"/>
          <w:lang w:val="en"/>
        </w:rPr>
      </w:pPr>
      <w:r w:rsidRPr="00583052">
        <w:rPr>
          <w:rFonts w:ascii="Times New Roman" w:hAnsi="Times New Roman"/>
          <w:sz w:val="24"/>
          <w:szCs w:val="24"/>
          <w:lang w:val="en"/>
        </w:rPr>
        <w:t xml:space="preserve"> C++ Language are also used for design OS. Like window </w:t>
      </w:r>
      <w:proofErr w:type="spellStart"/>
      <w:r w:rsidRPr="00583052">
        <w:rPr>
          <w:rFonts w:ascii="Times New Roman" w:hAnsi="Times New Roman"/>
          <w:sz w:val="24"/>
          <w:szCs w:val="24"/>
          <w:lang w:val="en"/>
        </w:rPr>
        <w:t>xp</w:t>
      </w:r>
      <w:proofErr w:type="spellEnd"/>
      <w:r w:rsidRPr="00583052">
        <w:rPr>
          <w:rFonts w:ascii="Times New Roman" w:hAnsi="Times New Roman"/>
          <w:sz w:val="24"/>
          <w:szCs w:val="24"/>
          <w:lang w:val="en"/>
        </w:rPr>
        <w:t>.</w:t>
      </w:r>
    </w:p>
    <w:p w14:paraId="7A1E084E" w14:textId="77777777" w:rsidR="000322CA" w:rsidRPr="00583052" w:rsidRDefault="000322CA" w:rsidP="00583052">
      <w:pPr>
        <w:widowControl w:val="0"/>
        <w:numPr>
          <w:ilvl w:val="0"/>
          <w:numId w:val="1"/>
        </w:numPr>
        <w:autoSpaceDE w:val="0"/>
        <w:autoSpaceDN w:val="0"/>
        <w:adjustRightInd w:val="0"/>
        <w:spacing w:line="240" w:lineRule="auto"/>
        <w:ind w:left="720" w:hanging="360"/>
        <w:jc w:val="both"/>
        <w:rPr>
          <w:rFonts w:ascii="Times New Roman" w:hAnsi="Times New Roman"/>
          <w:sz w:val="24"/>
          <w:szCs w:val="24"/>
          <w:lang w:val="en"/>
        </w:rPr>
      </w:pPr>
      <w:r w:rsidRPr="00583052">
        <w:rPr>
          <w:rFonts w:ascii="Times New Roman" w:hAnsi="Times New Roman"/>
          <w:sz w:val="24"/>
          <w:szCs w:val="24"/>
          <w:lang w:val="en"/>
        </w:rPr>
        <w:t xml:space="preserve"> Google also use C++ for Indexing</w:t>
      </w:r>
    </w:p>
    <w:p w14:paraId="6D317E9D" w14:textId="4CD9B969" w:rsidR="00691F3B" w:rsidRPr="00583052" w:rsidRDefault="000322CA" w:rsidP="00583052">
      <w:pPr>
        <w:widowControl w:val="0"/>
        <w:numPr>
          <w:ilvl w:val="0"/>
          <w:numId w:val="1"/>
        </w:numPr>
        <w:autoSpaceDE w:val="0"/>
        <w:autoSpaceDN w:val="0"/>
        <w:adjustRightInd w:val="0"/>
        <w:spacing w:line="240" w:lineRule="auto"/>
        <w:ind w:left="720" w:hanging="360"/>
        <w:jc w:val="both"/>
        <w:rPr>
          <w:rFonts w:ascii="Times New Roman" w:hAnsi="Times New Roman"/>
          <w:b/>
          <w:sz w:val="24"/>
          <w:szCs w:val="24"/>
          <w:lang w:val="en"/>
        </w:rPr>
      </w:pPr>
      <w:r w:rsidRPr="00583052">
        <w:rPr>
          <w:rFonts w:ascii="Times New Roman" w:hAnsi="Times New Roman"/>
          <w:sz w:val="24"/>
          <w:szCs w:val="24"/>
          <w:lang w:val="en"/>
        </w:rPr>
        <w:t xml:space="preserve">Internet </w:t>
      </w:r>
      <w:r w:rsidR="00A52FD2" w:rsidRPr="00583052">
        <w:rPr>
          <w:rFonts w:ascii="Times New Roman" w:hAnsi="Times New Roman"/>
          <w:sz w:val="24"/>
          <w:szCs w:val="24"/>
          <w:lang w:val="en"/>
        </w:rPr>
        <w:t>browsers</w:t>
      </w:r>
      <w:r w:rsidRPr="00583052">
        <w:rPr>
          <w:rFonts w:ascii="Times New Roman" w:hAnsi="Times New Roman"/>
          <w:sz w:val="24"/>
          <w:szCs w:val="24"/>
          <w:lang w:val="en"/>
        </w:rPr>
        <w:t xml:space="preserve"> Firefox are written in C++ programming </w:t>
      </w:r>
      <w:r w:rsidR="00A52FD2" w:rsidRPr="00583052">
        <w:rPr>
          <w:rFonts w:ascii="Times New Roman" w:hAnsi="Times New Roman"/>
          <w:sz w:val="24"/>
          <w:szCs w:val="24"/>
          <w:lang w:val="en"/>
        </w:rPr>
        <w:t xml:space="preserve">language </w:t>
      </w:r>
      <w:r w:rsidR="00583052">
        <w:rPr>
          <w:rFonts w:ascii="Times New Roman" w:hAnsi="Times New Roman"/>
          <w:sz w:val="24"/>
          <w:szCs w:val="24"/>
          <w:lang w:val="en"/>
        </w:rPr>
        <w:t>C</w:t>
      </w:r>
      <w:r w:rsidRPr="00583052">
        <w:rPr>
          <w:rFonts w:ascii="Times New Roman" w:hAnsi="Times New Roman"/>
          <w:sz w:val="24"/>
          <w:szCs w:val="24"/>
          <w:lang w:val="en"/>
        </w:rPr>
        <w:t>++ are used for design database like MySQL.</w:t>
      </w:r>
    </w:p>
    <w:p w14:paraId="1ED33B8F" w14:textId="77777777" w:rsidR="007A14EA" w:rsidRPr="00583052" w:rsidRDefault="00972C73" w:rsidP="00583052">
      <w:pPr>
        <w:widowControl w:val="0"/>
        <w:autoSpaceDE w:val="0"/>
        <w:autoSpaceDN w:val="0"/>
        <w:adjustRightInd w:val="0"/>
        <w:spacing w:line="240" w:lineRule="auto"/>
        <w:ind w:left="720"/>
        <w:jc w:val="center"/>
        <w:rPr>
          <w:rFonts w:ascii="Times New Roman" w:hAnsi="Times New Roman"/>
          <w:b/>
          <w:sz w:val="28"/>
          <w:szCs w:val="28"/>
          <w:lang w:val="en"/>
        </w:rPr>
      </w:pPr>
      <w:r w:rsidRPr="00583052">
        <w:rPr>
          <w:rFonts w:ascii="Times New Roman" w:hAnsi="Times New Roman"/>
          <w:b/>
          <w:noProof/>
          <w:sz w:val="28"/>
          <w:szCs w:val="28"/>
          <w:lang w:val="en-IN" w:eastAsia="en-IN"/>
        </w:rPr>
        <w:drawing>
          <wp:inline distT="0" distB="0" distL="0" distR="0" wp14:anchorId="2CEEA1BF" wp14:editId="324D8EAD">
            <wp:extent cx="3825240" cy="2255331"/>
            <wp:effectExtent l="0" t="0" r="3810" b="0"/>
            <wp:docPr id="2" name="Picture 14" descr="C:\Users\DEII\Desktop\Applications-o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II\Desktop\Applications-of-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4586" cy="2266737"/>
                    </a:xfrm>
                    <a:prstGeom prst="rect">
                      <a:avLst/>
                    </a:prstGeom>
                    <a:noFill/>
                    <a:ln>
                      <a:noFill/>
                    </a:ln>
                  </pic:spPr>
                </pic:pic>
              </a:graphicData>
            </a:graphic>
          </wp:inline>
        </w:drawing>
      </w:r>
    </w:p>
    <w:p w14:paraId="28A08D6E" w14:textId="77777777" w:rsidR="000322CA" w:rsidRPr="00583052" w:rsidRDefault="004D6EBA" w:rsidP="00921D69">
      <w:pPr>
        <w:pStyle w:val="Heading1"/>
        <w:jc w:val="left"/>
        <w:rPr>
          <w:rFonts w:ascii="Times New Roman" w:hAnsi="Times New Roman"/>
          <w:b/>
          <w:color w:val="FF0000"/>
          <w:lang w:val="en"/>
        </w:rPr>
      </w:pPr>
      <w:r w:rsidRPr="00583052">
        <w:rPr>
          <w:rFonts w:ascii="Times New Roman" w:hAnsi="Times New Roman"/>
          <w:b/>
          <w:color w:val="FF0000"/>
          <w:lang w:val="en"/>
        </w:rPr>
        <w:t>Features of C++</w:t>
      </w:r>
      <w:r w:rsidR="002A1C94" w:rsidRPr="00583052">
        <w:rPr>
          <w:rFonts w:ascii="Times New Roman" w:hAnsi="Times New Roman"/>
          <w:b/>
          <w:color w:val="FF0000"/>
          <w:lang w:val="en"/>
        </w:rPr>
        <w:t xml:space="preserve">:  </w:t>
      </w:r>
    </w:p>
    <w:p w14:paraId="325E7C72" w14:textId="069D76FF" w:rsidR="004D6EBA" w:rsidRPr="00583052" w:rsidRDefault="002A1C94" w:rsidP="00583052">
      <w:pPr>
        <w:widowControl w:val="0"/>
        <w:autoSpaceDE w:val="0"/>
        <w:autoSpaceDN w:val="0"/>
        <w:adjustRightInd w:val="0"/>
        <w:jc w:val="both"/>
        <w:rPr>
          <w:rFonts w:ascii="Times New Roman" w:hAnsi="Times New Roman"/>
          <w:b/>
          <w:sz w:val="24"/>
          <w:szCs w:val="24"/>
          <w:lang w:val="en"/>
        </w:rPr>
      </w:pPr>
      <w:r w:rsidRPr="00583052">
        <w:rPr>
          <w:rFonts w:ascii="Times New Roman" w:hAnsi="Times New Roman"/>
          <w:b/>
          <w:sz w:val="28"/>
          <w:szCs w:val="28"/>
          <w:lang w:val="en"/>
        </w:rPr>
        <w:t xml:space="preserve">  </w:t>
      </w:r>
      <w:r w:rsidR="004D6EBA" w:rsidRPr="00583052">
        <w:rPr>
          <w:rFonts w:ascii="Times New Roman" w:hAnsi="Times New Roman"/>
          <w:sz w:val="24"/>
          <w:szCs w:val="24"/>
          <w:lang w:val="en"/>
        </w:rPr>
        <w:t xml:space="preserve">C++ is </w:t>
      </w:r>
      <w:r w:rsidR="00583052" w:rsidRPr="00583052">
        <w:rPr>
          <w:rFonts w:ascii="Times New Roman" w:hAnsi="Times New Roman"/>
          <w:sz w:val="24"/>
          <w:szCs w:val="24"/>
          <w:lang w:val="en"/>
        </w:rPr>
        <w:t>object-oriented</w:t>
      </w:r>
      <w:r w:rsidR="004D6EBA" w:rsidRPr="00583052">
        <w:rPr>
          <w:rFonts w:ascii="Times New Roman" w:hAnsi="Times New Roman"/>
          <w:sz w:val="24"/>
          <w:szCs w:val="24"/>
          <w:lang w:val="en"/>
        </w:rPr>
        <w:t xml:space="preserve"> programming language and it is a very simple and easy </w:t>
      </w:r>
      <w:proofErr w:type="gramStart"/>
      <w:r w:rsidR="004D6EBA" w:rsidRPr="00583052">
        <w:rPr>
          <w:rFonts w:ascii="Times New Roman" w:hAnsi="Times New Roman"/>
          <w:sz w:val="24"/>
          <w:szCs w:val="24"/>
          <w:lang w:val="en"/>
        </w:rPr>
        <w:t>language,</w:t>
      </w:r>
      <w:proofErr w:type="gramEnd"/>
      <w:r w:rsidR="004D6EBA" w:rsidRPr="00583052">
        <w:rPr>
          <w:rFonts w:ascii="Times New Roman" w:hAnsi="Times New Roman"/>
          <w:sz w:val="24"/>
          <w:szCs w:val="24"/>
          <w:lang w:val="en"/>
        </w:rPr>
        <w:t xml:space="preserve"> this language </w:t>
      </w:r>
      <w:r w:rsidR="00583052" w:rsidRPr="00583052">
        <w:rPr>
          <w:rFonts w:ascii="Times New Roman" w:hAnsi="Times New Roman"/>
          <w:sz w:val="24"/>
          <w:szCs w:val="24"/>
          <w:lang w:val="en"/>
        </w:rPr>
        <w:t>has</w:t>
      </w:r>
      <w:r w:rsidR="004D6EBA" w:rsidRPr="00583052">
        <w:rPr>
          <w:rFonts w:ascii="Times New Roman" w:hAnsi="Times New Roman"/>
          <w:sz w:val="24"/>
          <w:szCs w:val="24"/>
          <w:lang w:val="en"/>
        </w:rPr>
        <w:t xml:space="preserve"> following features.</w:t>
      </w:r>
    </w:p>
    <w:p w14:paraId="6DD8DFD4" w14:textId="2DFDBA07" w:rsidR="004D6EBA" w:rsidRPr="00583052" w:rsidRDefault="00583052" w:rsidP="00583052">
      <w:pPr>
        <w:widowControl w:val="0"/>
        <w:autoSpaceDE w:val="0"/>
        <w:autoSpaceDN w:val="0"/>
        <w:adjustRightInd w:val="0"/>
        <w:spacing w:line="240" w:lineRule="auto"/>
        <w:jc w:val="center"/>
        <w:rPr>
          <w:rFonts w:ascii="Times New Roman" w:hAnsi="Times New Roman"/>
          <w:noProof/>
          <w:sz w:val="24"/>
          <w:szCs w:val="24"/>
          <w:lang w:val="en-IN" w:eastAsia="en-IN"/>
        </w:rPr>
      </w:pPr>
      <w:r w:rsidRPr="00583052">
        <w:rPr>
          <w:rFonts w:ascii="Times New Roman" w:hAnsi="Times New Roman"/>
          <w:noProof/>
          <w:sz w:val="28"/>
          <w:szCs w:val="28"/>
          <w:lang w:val="en-IN" w:eastAsia="en-IN"/>
        </w:rPr>
        <w:drawing>
          <wp:inline distT="0" distB="0" distL="0" distR="0" wp14:anchorId="79D6699E" wp14:editId="4A489FF6">
            <wp:extent cx="3449320" cy="2717721"/>
            <wp:effectExtent l="0" t="0" r="0" b="6985"/>
            <wp:docPr id="725115410" name="Picture 15" descr="C:\Users\DEII\Desktop\features of 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II\Desktop\features of C++.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79541" cy="2741532"/>
                    </a:xfrm>
                    <a:prstGeom prst="rect">
                      <a:avLst/>
                    </a:prstGeom>
                    <a:noFill/>
                    <a:ln>
                      <a:noFill/>
                    </a:ln>
                  </pic:spPr>
                </pic:pic>
              </a:graphicData>
            </a:graphic>
          </wp:inline>
        </w:drawing>
      </w:r>
    </w:p>
    <w:p w14:paraId="0F4588F0" w14:textId="77777777" w:rsidR="000B2F3B" w:rsidRPr="00583052" w:rsidRDefault="000B2F3B" w:rsidP="000B2F3B">
      <w:pPr>
        <w:pStyle w:val="Heading1"/>
        <w:jc w:val="left"/>
        <w:rPr>
          <w:rFonts w:ascii="Times New Roman" w:hAnsi="Times New Roman"/>
          <w:b/>
          <w:color w:val="FF0000"/>
          <w:sz w:val="32"/>
        </w:rPr>
      </w:pPr>
      <w:r w:rsidRPr="00583052">
        <w:rPr>
          <w:rFonts w:ascii="Times New Roman" w:hAnsi="Times New Roman"/>
          <w:b/>
          <w:color w:val="FF0000"/>
          <w:sz w:val="32"/>
        </w:rPr>
        <w:lastRenderedPageBreak/>
        <w:t>KEYWORDS</w:t>
      </w:r>
    </w:p>
    <w:p w14:paraId="79A308C5" w14:textId="77777777" w:rsidR="000B2F3B" w:rsidRPr="00583052" w:rsidRDefault="00972C73" w:rsidP="00583052">
      <w:pPr>
        <w:jc w:val="center"/>
        <w:rPr>
          <w:rFonts w:ascii="Times New Roman" w:hAnsi="Times New Roman"/>
        </w:rPr>
      </w:pPr>
      <w:r w:rsidRPr="00583052">
        <w:rPr>
          <w:rFonts w:ascii="Times New Roman" w:hAnsi="Times New Roman"/>
          <w:noProof/>
          <w:lang w:val="en-IN" w:eastAsia="en-IN"/>
        </w:rPr>
        <w:drawing>
          <wp:inline distT="0" distB="0" distL="0" distR="0" wp14:anchorId="22F8D28D" wp14:editId="18FF7501">
            <wp:extent cx="4721335" cy="4491990"/>
            <wp:effectExtent l="19050" t="19050" r="22225" b="22860"/>
            <wp:docPr id="4" name="Picture 16" descr="C++ Variables and Types: int, double, char, string, b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 Variables and Types: int, double, char, string, boo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7774" cy="4498116"/>
                    </a:xfrm>
                    <a:prstGeom prst="rect">
                      <a:avLst/>
                    </a:prstGeom>
                    <a:noFill/>
                    <a:ln>
                      <a:solidFill>
                        <a:schemeClr val="tx1"/>
                      </a:solidFill>
                    </a:ln>
                  </pic:spPr>
                </pic:pic>
              </a:graphicData>
            </a:graphic>
          </wp:inline>
        </w:drawing>
      </w:r>
    </w:p>
    <w:p w14:paraId="7E94667F" w14:textId="77777777" w:rsidR="000B2F3B" w:rsidRPr="00583052" w:rsidRDefault="000B2F3B" w:rsidP="000B2F3B">
      <w:pPr>
        <w:rPr>
          <w:rFonts w:ascii="Times New Roman" w:hAnsi="Times New Roman"/>
        </w:rPr>
      </w:pPr>
    </w:p>
    <w:p w14:paraId="1E2D1CEF" w14:textId="77777777" w:rsidR="000B2F3B" w:rsidRPr="00583052" w:rsidRDefault="000B2F3B" w:rsidP="000B2F3B">
      <w:pPr>
        <w:rPr>
          <w:rFonts w:ascii="Times New Roman" w:hAnsi="Times New Roman"/>
          <w:color w:val="000000" w:themeColor="text1"/>
          <w:sz w:val="28"/>
        </w:rPr>
      </w:pPr>
      <w:r w:rsidRPr="00583052">
        <w:rPr>
          <w:rFonts w:ascii="Times New Roman" w:hAnsi="Times New Roman"/>
          <w:color w:val="000000" w:themeColor="text1"/>
          <w:sz w:val="28"/>
        </w:rPr>
        <w:t>Keywords is also called as reserved words.</w:t>
      </w:r>
    </w:p>
    <w:p w14:paraId="43BBCDF9" w14:textId="77777777" w:rsidR="000B2F3B" w:rsidRPr="00583052" w:rsidRDefault="000B2F3B" w:rsidP="000B2F3B">
      <w:pPr>
        <w:rPr>
          <w:rFonts w:ascii="Times New Roman" w:hAnsi="Times New Roman"/>
        </w:rPr>
      </w:pPr>
    </w:p>
    <w:p w14:paraId="16D9986F" w14:textId="77777777" w:rsidR="000B2F3B" w:rsidRPr="00583052" w:rsidRDefault="000B2F3B" w:rsidP="000B2F3B">
      <w:pPr>
        <w:rPr>
          <w:rFonts w:ascii="Times New Roman" w:hAnsi="Times New Roman"/>
        </w:rPr>
      </w:pPr>
    </w:p>
    <w:p w14:paraId="34B99F09" w14:textId="77777777" w:rsidR="000B2F3B" w:rsidRPr="00583052" w:rsidRDefault="000B2F3B" w:rsidP="000B2F3B">
      <w:pPr>
        <w:rPr>
          <w:rFonts w:ascii="Times New Roman" w:hAnsi="Times New Roman"/>
        </w:rPr>
      </w:pPr>
    </w:p>
    <w:p w14:paraId="5016E566" w14:textId="77777777" w:rsidR="000B2F3B" w:rsidRPr="00583052" w:rsidRDefault="000B2F3B" w:rsidP="000B2F3B">
      <w:pPr>
        <w:rPr>
          <w:rFonts w:ascii="Times New Roman" w:hAnsi="Times New Roman"/>
        </w:rPr>
      </w:pPr>
    </w:p>
    <w:p w14:paraId="196B5EB0" w14:textId="77777777" w:rsidR="000B2F3B" w:rsidRDefault="000B2F3B" w:rsidP="000B2F3B">
      <w:pPr>
        <w:rPr>
          <w:rFonts w:ascii="Times New Roman" w:hAnsi="Times New Roman"/>
        </w:rPr>
      </w:pPr>
    </w:p>
    <w:p w14:paraId="5B2185DD" w14:textId="77777777" w:rsidR="00583052" w:rsidRDefault="00583052" w:rsidP="000B2F3B">
      <w:pPr>
        <w:rPr>
          <w:rFonts w:ascii="Times New Roman" w:hAnsi="Times New Roman"/>
        </w:rPr>
      </w:pPr>
    </w:p>
    <w:p w14:paraId="573389FC" w14:textId="77777777" w:rsidR="00583052" w:rsidRDefault="00583052" w:rsidP="000B2F3B">
      <w:pPr>
        <w:rPr>
          <w:rFonts w:ascii="Times New Roman" w:hAnsi="Times New Roman"/>
        </w:rPr>
      </w:pPr>
    </w:p>
    <w:p w14:paraId="39378F59" w14:textId="77777777" w:rsidR="00583052" w:rsidRPr="00583052" w:rsidRDefault="00583052" w:rsidP="000B2F3B">
      <w:pPr>
        <w:rPr>
          <w:rFonts w:ascii="Times New Roman" w:hAnsi="Times New Roman"/>
        </w:rPr>
      </w:pPr>
    </w:p>
    <w:p w14:paraId="471C373D" w14:textId="77777777" w:rsidR="000B2F3B" w:rsidRPr="00583052" w:rsidRDefault="000B2F3B" w:rsidP="000B2F3B">
      <w:pPr>
        <w:rPr>
          <w:rFonts w:ascii="Times New Roman" w:hAnsi="Times New Roman"/>
        </w:rPr>
      </w:pPr>
    </w:p>
    <w:p w14:paraId="20800CEF" w14:textId="77777777" w:rsidR="00E24704" w:rsidRPr="00583052" w:rsidRDefault="00E24704" w:rsidP="00E24704">
      <w:pPr>
        <w:rPr>
          <w:rFonts w:ascii="Times New Roman" w:hAnsi="Times New Roman"/>
        </w:rPr>
      </w:pPr>
    </w:p>
    <w:p w14:paraId="6B7CE445" w14:textId="77777777" w:rsidR="0021117C" w:rsidRPr="00583052" w:rsidRDefault="00580F91" w:rsidP="00580F91">
      <w:pPr>
        <w:pStyle w:val="Heading3"/>
        <w:jc w:val="left"/>
        <w:rPr>
          <w:rFonts w:ascii="Times New Roman" w:hAnsi="Times New Roman"/>
          <w:b/>
          <w:sz w:val="32"/>
        </w:rPr>
      </w:pPr>
      <w:r w:rsidRPr="00583052">
        <w:rPr>
          <w:rFonts w:ascii="Times New Roman" w:hAnsi="Times New Roman"/>
          <w:b/>
          <w:kern w:val="36"/>
          <w:sz w:val="30"/>
        </w:rPr>
        <w:lastRenderedPageBreak/>
        <w:t xml:space="preserve">           </w:t>
      </w:r>
      <w:r w:rsidR="0021117C" w:rsidRPr="00583052">
        <w:rPr>
          <w:rFonts w:ascii="Times New Roman" w:hAnsi="Times New Roman"/>
          <w:b/>
          <w:sz w:val="32"/>
        </w:rPr>
        <w:t>2. Chapter – Getting Started</w:t>
      </w:r>
    </w:p>
    <w:p w14:paraId="314E14CB" w14:textId="77777777" w:rsidR="003B02E3" w:rsidRPr="00583052" w:rsidRDefault="003B02E3" w:rsidP="00921D69">
      <w:pPr>
        <w:pStyle w:val="Heading1"/>
        <w:jc w:val="left"/>
        <w:rPr>
          <w:rFonts w:ascii="Times New Roman" w:hAnsi="Times New Roman"/>
          <w:b/>
          <w:color w:val="FF0000"/>
          <w:lang w:val="en"/>
        </w:rPr>
      </w:pPr>
      <w:r w:rsidRPr="00583052">
        <w:rPr>
          <w:rFonts w:ascii="Times New Roman" w:hAnsi="Times New Roman"/>
          <w:b/>
          <w:color w:val="FF0000"/>
          <w:lang w:val="en"/>
        </w:rPr>
        <w:t>Datatypes in c++:</w:t>
      </w:r>
    </w:p>
    <w:p w14:paraId="1B806E9D" w14:textId="77777777" w:rsidR="000322CA" w:rsidRPr="00583052" w:rsidRDefault="000322CA" w:rsidP="00583052">
      <w:pPr>
        <w:widowControl w:val="0"/>
        <w:autoSpaceDE w:val="0"/>
        <w:autoSpaceDN w:val="0"/>
        <w:adjustRightInd w:val="0"/>
        <w:ind w:firstLine="720"/>
        <w:jc w:val="both"/>
        <w:rPr>
          <w:rFonts w:ascii="Times New Roman" w:hAnsi="Times New Roman"/>
          <w:b/>
          <w:bCs/>
          <w:sz w:val="24"/>
          <w:szCs w:val="24"/>
          <w:lang w:val="en"/>
        </w:rPr>
      </w:pPr>
      <w:r w:rsidRPr="00583052">
        <w:rPr>
          <w:rFonts w:ascii="Times New Roman" w:hAnsi="Times New Roman"/>
          <w:sz w:val="24"/>
          <w:szCs w:val="24"/>
          <w:lang w:val="en"/>
        </w:rPr>
        <w:t>They are used to define type of variables and contents used. Data types define the way you use storage in the programs you write. Data types can be built in or abstract.</w:t>
      </w:r>
    </w:p>
    <w:p w14:paraId="29203FB9" w14:textId="77777777" w:rsidR="000322CA" w:rsidRPr="00583052" w:rsidRDefault="000322CA" w:rsidP="00583052">
      <w:pPr>
        <w:widowControl w:val="0"/>
        <w:autoSpaceDE w:val="0"/>
        <w:autoSpaceDN w:val="0"/>
        <w:adjustRightInd w:val="0"/>
        <w:jc w:val="both"/>
        <w:rPr>
          <w:rFonts w:ascii="Times New Roman" w:hAnsi="Times New Roman"/>
          <w:sz w:val="24"/>
          <w:szCs w:val="24"/>
          <w:lang w:val="en"/>
        </w:rPr>
      </w:pPr>
      <w:r w:rsidRPr="00583052">
        <w:rPr>
          <w:rFonts w:ascii="Times New Roman" w:hAnsi="Times New Roman"/>
          <w:b/>
          <w:bCs/>
          <w:sz w:val="24"/>
          <w:szCs w:val="24"/>
          <w:lang w:val="en"/>
        </w:rPr>
        <w:t>Built in Data Types:</w:t>
      </w:r>
    </w:p>
    <w:p w14:paraId="55396902" w14:textId="77777777" w:rsidR="000322CA" w:rsidRPr="00583052" w:rsidRDefault="000322CA" w:rsidP="00583052">
      <w:pPr>
        <w:widowControl w:val="0"/>
        <w:autoSpaceDE w:val="0"/>
        <w:autoSpaceDN w:val="0"/>
        <w:adjustRightInd w:val="0"/>
        <w:jc w:val="both"/>
        <w:rPr>
          <w:rFonts w:ascii="Times New Roman" w:hAnsi="Times New Roman"/>
          <w:b/>
          <w:bCs/>
          <w:sz w:val="24"/>
          <w:szCs w:val="24"/>
          <w:lang w:val="en"/>
        </w:rPr>
      </w:pPr>
      <w:r w:rsidRPr="00583052">
        <w:rPr>
          <w:rFonts w:ascii="Times New Roman" w:hAnsi="Times New Roman"/>
          <w:sz w:val="24"/>
          <w:szCs w:val="24"/>
          <w:lang w:val="en"/>
        </w:rPr>
        <w:t xml:space="preserve">These are the data types which are predefined and are wired directly into the compiler. </w:t>
      </w:r>
      <w:proofErr w:type="spellStart"/>
      <w:r w:rsidRPr="00583052">
        <w:rPr>
          <w:rFonts w:ascii="Times New Roman" w:hAnsi="Times New Roman"/>
          <w:sz w:val="24"/>
          <w:szCs w:val="24"/>
          <w:lang w:val="en"/>
        </w:rPr>
        <w:t>eg</w:t>
      </w:r>
      <w:proofErr w:type="spellEnd"/>
      <w:r w:rsidRPr="00583052">
        <w:rPr>
          <w:rFonts w:ascii="Times New Roman" w:hAnsi="Times New Roman"/>
          <w:sz w:val="24"/>
          <w:szCs w:val="24"/>
          <w:lang w:val="en"/>
        </w:rPr>
        <w:t>: int, char etc.</w:t>
      </w:r>
    </w:p>
    <w:p w14:paraId="167E5289" w14:textId="77777777" w:rsidR="000322CA" w:rsidRPr="00583052" w:rsidRDefault="000322CA" w:rsidP="00583052">
      <w:pPr>
        <w:widowControl w:val="0"/>
        <w:autoSpaceDE w:val="0"/>
        <w:autoSpaceDN w:val="0"/>
        <w:adjustRightInd w:val="0"/>
        <w:jc w:val="both"/>
        <w:rPr>
          <w:rFonts w:ascii="Times New Roman" w:hAnsi="Times New Roman"/>
          <w:b/>
          <w:bCs/>
          <w:sz w:val="24"/>
          <w:szCs w:val="24"/>
          <w:lang w:val="en"/>
        </w:rPr>
      </w:pPr>
      <w:r w:rsidRPr="00583052">
        <w:rPr>
          <w:rFonts w:ascii="Times New Roman" w:hAnsi="Times New Roman"/>
          <w:b/>
          <w:bCs/>
          <w:sz w:val="24"/>
          <w:szCs w:val="24"/>
          <w:lang w:val="en"/>
        </w:rPr>
        <w:t>User defined or Abstract data types:</w:t>
      </w:r>
    </w:p>
    <w:p w14:paraId="2F6D5652" w14:textId="77777777" w:rsidR="00583052" w:rsidRDefault="000322CA" w:rsidP="00583052">
      <w:pPr>
        <w:widowControl w:val="0"/>
        <w:autoSpaceDE w:val="0"/>
        <w:autoSpaceDN w:val="0"/>
        <w:adjustRightInd w:val="0"/>
        <w:jc w:val="both"/>
        <w:rPr>
          <w:rFonts w:ascii="Times New Roman" w:hAnsi="Times New Roman"/>
          <w:sz w:val="24"/>
          <w:szCs w:val="24"/>
          <w:lang w:val="en"/>
        </w:rPr>
      </w:pPr>
      <w:r w:rsidRPr="00583052">
        <w:rPr>
          <w:rFonts w:ascii="Times New Roman" w:hAnsi="Times New Roman"/>
          <w:sz w:val="24"/>
          <w:szCs w:val="24"/>
          <w:lang w:val="en"/>
        </w:rPr>
        <w:t>These are the type, that user creates as a class. In C++ these are classes where as in C it was implemented by structures.</w:t>
      </w:r>
    </w:p>
    <w:p w14:paraId="38EA204A" w14:textId="0DF29C92" w:rsidR="000322CA" w:rsidRPr="00583052" w:rsidRDefault="000322CA" w:rsidP="00583052">
      <w:pPr>
        <w:widowControl w:val="0"/>
        <w:autoSpaceDE w:val="0"/>
        <w:autoSpaceDN w:val="0"/>
        <w:adjustRightInd w:val="0"/>
        <w:jc w:val="both"/>
        <w:rPr>
          <w:rFonts w:ascii="Times New Roman" w:hAnsi="Times New Roman"/>
          <w:sz w:val="24"/>
          <w:szCs w:val="24"/>
          <w:lang w:val="en"/>
        </w:rPr>
      </w:pPr>
      <w:r w:rsidRPr="00583052">
        <w:rPr>
          <w:rFonts w:ascii="Times New Roman" w:hAnsi="Times New Roman"/>
          <w:b/>
          <w:bCs/>
          <w:sz w:val="28"/>
          <w:szCs w:val="24"/>
          <w:lang w:val="en"/>
        </w:rPr>
        <w:t>Basic Built in</w:t>
      </w:r>
      <w:r w:rsidR="00A52FD2" w:rsidRPr="00583052">
        <w:rPr>
          <w:rFonts w:ascii="Times New Roman" w:hAnsi="Times New Roman"/>
          <w:b/>
          <w:bCs/>
          <w:sz w:val="28"/>
          <w:szCs w:val="24"/>
          <w:lang w:val="en"/>
        </w:rPr>
        <w:t xml:space="preserve"> data</w:t>
      </w:r>
      <w:r w:rsidRPr="00583052">
        <w:rPr>
          <w:rFonts w:ascii="Times New Roman" w:hAnsi="Times New Roman"/>
          <w:b/>
          <w:bCs/>
          <w:sz w:val="28"/>
          <w:szCs w:val="24"/>
          <w:lang w:val="en"/>
        </w:rPr>
        <w:t xml:space="preserve"> types</w:t>
      </w:r>
      <w:r w:rsidR="00A52FD2" w:rsidRPr="00583052">
        <w:rPr>
          <w:rFonts w:ascii="Times New Roman" w:hAnsi="Times New Roman"/>
          <w:b/>
          <w:bCs/>
          <w:sz w:val="28"/>
          <w:szCs w:val="24"/>
          <w:lang w:val="en"/>
        </w:rPr>
        <w:t>:</w:t>
      </w:r>
    </w:p>
    <w:p w14:paraId="08E59466" w14:textId="5CD21BB2" w:rsidR="000322CA" w:rsidRPr="00583052" w:rsidRDefault="00583052" w:rsidP="00583052">
      <w:pPr>
        <w:pStyle w:val="ListParagraph"/>
        <w:widowControl w:val="0"/>
        <w:numPr>
          <w:ilvl w:val="0"/>
          <w:numId w:val="20"/>
        </w:numPr>
        <w:autoSpaceDE w:val="0"/>
        <w:autoSpaceDN w:val="0"/>
        <w:adjustRightInd w:val="0"/>
        <w:rPr>
          <w:rFonts w:ascii="Times New Roman" w:hAnsi="Times New Roman"/>
          <w:sz w:val="28"/>
          <w:szCs w:val="24"/>
          <w:lang w:val="en"/>
        </w:rPr>
      </w:pPr>
      <w:proofErr w:type="spellStart"/>
      <w:r w:rsidRPr="00583052">
        <w:rPr>
          <w:rFonts w:ascii="Times New Roman" w:hAnsi="Times New Roman"/>
          <w:sz w:val="28"/>
          <w:szCs w:val="24"/>
          <w:lang w:val="en"/>
        </w:rPr>
        <w:t>Char</w:t>
      </w:r>
      <w:proofErr w:type="spellEnd"/>
      <w:r>
        <w:rPr>
          <w:rFonts w:ascii="Times New Roman" w:hAnsi="Times New Roman"/>
          <w:sz w:val="28"/>
          <w:szCs w:val="24"/>
          <w:lang w:val="en"/>
        </w:rPr>
        <w:t>:</w:t>
      </w:r>
      <w:r w:rsidRPr="00583052">
        <w:rPr>
          <w:rFonts w:ascii="Times New Roman" w:hAnsi="Times New Roman"/>
          <w:sz w:val="28"/>
          <w:szCs w:val="24"/>
          <w:lang w:val="en"/>
        </w:rPr>
        <w:t xml:space="preserve"> for</w:t>
      </w:r>
      <w:r w:rsidR="000322CA" w:rsidRPr="00583052">
        <w:rPr>
          <w:rFonts w:ascii="Times New Roman" w:hAnsi="Times New Roman"/>
          <w:sz w:val="28"/>
          <w:szCs w:val="24"/>
          <w:lang w:val="en"/>
        </w:rPr>
        <w:t xml:space="preserve"> character storage </w:t>
      </w:r>
      <w:r w:rsidR="00906DD3" w:rsidRPr="00583052">
        <w:rPr>
          <w:rFonts w:ascii="Times New Roman" w:hAnsi="Times New Roman"/>
          <w:sz w:val="28"/>
          <w:szCs w:val="24"/>
          <w:lang w:val="en"/>
        </w:rPr>
        <w:t>(1</w:t>
      </w:r>
      <w:r w:rsidR="000322CA" w:rsidRPr="00583052">
        <w:rPr>
          <w:rFonts w:ascii="Times New Roman" w:hAnsi="Times New Roman"/>
          <w:sz w:val="28"/>
          <w:szCs w:val="24"/>
          <w:lang w:val="en"/>
        </w:rPr>
        <w:t xml:space="preserve"> </w:t>
      </w:r>
      <w:r w:rsidR="00906DD3" w:rsidRPr="00583052">
        <w:rPr>
          <w:rFonts w:ascii="Times New Roman" w:hAnsi="Times New Roman"/>
          <w:sz w:val="28"/>
          <w:szCs w:val="24"/>
          <w:lang w:val="en"/>
        </w:rPr>
        <w:t>byte)</w:t>
      </w:r>
    </w:p>
    <w:p w14:paraId="6A7ACB8B" w14:textId="4E7A4423" w:rsidR="000322CA" w:rsidRPr="00583052" w:rsidRDefault="000322CA" w:rsidP="00583052">
      <w:pPr>
        <w:pStyle w:val="ListParagraph"/>
        <w:widowControl w:val="0"/>
        <w:numPr>
          <w:ilvl w:val="0"/>
          <w:numId w:val="20"/>
        </w:numPr>
        <w:autoSpaceDE w:val="0"/>
        <w:autoSpaceDN w:val="0"/>
        <w:adjustRightInd w:val="0"/>
        <w:rPr>
          <w:rFonts w:ascii="Times New Roman" w:hAnsi="Times New Roman"/>
          <w:sz w:val="28"/>
          <w:szCs w:val="24"/>
          <w:lang w:val="en"/>
        </w:rPr>
      </w:pPr>
      <w:r w:rsidRPr="00583052">
        <w:rPr>
          <w:rFonts w:ascii="Times New Roman" w:hAnsi="Times New Roman"/>
          <w:sz w:val="28"/>
          <w:szCs w:val="24"/>
          <w:lang w:val="en"/>
        </w:rPr>
        <w:t>int</w:t>
      </w:r>
      <w:r w:rsidR="00583052">
        <w:rPr>
          <w:rFonts w:ascii="Times New Roman" w:hAnsi="Times New Roman"/>
          <w:sz w:val="28"/>
          <w:szCs w:val="24"/>
          <w:lang w:val="en"/>
        </w:rPr>
        <w:t xml:space="preserve">: </w:t>
      </w:r>
      <w:r w:rsidRPr="00583052">
        <w:rPr>
          <w:rFonts w:ascii="Times New Roman" w:hAnsi="Times New Roman"/>
          <w:sz w:val="28"/>
          <w:szCs w:val="24"/>
          <w:lang w:val="en"/>
        </w:rPr>
        <w:t xml:space="preserve">for integral number </w:t>
      </w:r>
      <w:r w:rsidR="00906DD3" w:rsidRPr="00583052">
        <w:rPr>
          <w:rFonts w:ascii="Times New Roman" w:hAnsi="Times New Roman"/>
          <w:sz w:val="28"/>
          <w:szCs w:val="24"/>
          <w:lang w:val="en"/>
        </w:rPr>
        <w:t>(2</w:t>
      </w:r>
      <w:r w:rsidRPr="00583052">
        <w:rPr>
          <w:rFonts w:ascii="Times New Roman" w:hAnsi="Times New Roman"/>
          <w:sz w:val="28"/>
          <w:szCs w:val="24"/>
          <w:lang w:val="en"/>
        </w:rPr>
        <w:t xml:space="preserve"> </w:t>
      </w:r>
      <w:r w:rsidR="00906DD3" w:rsidRPr="00583052">
        <w:rPr>
          <w:rFonts w:ascii="Times New Roman" w:hAnsi="Times New Roman"/>
          <w:sz w:val="28"/>
          <w:szCs w:val="24"/>
          <w:lang w:val="en"/>
        </w:rPr>
        <w:t>bytes)</w:t>
      </w:r>
    </w:p>
    <w:p w14:paraId="03DF8012" w14:textId="427D9B80" w:rsidR="000322CA" w:rsidRPr="00583052" w:rsidRDefault="000322CA" w:rsidP="00583052">
      <w:pPr>
        <w:pStyle w:val="ListParagraph"/>
        <w:widowControl w:val="0"/>
        <w:numPr>
          <w:ilvl w:val="0"/>
          <w:numId w:val="20"/>
        </w:numPr>
        <w:autoSpaceDE w:val="0"/>
        <w:autoSpaceDN w:val="0"/>
        <w:adjustRightInd w:val="0"/>
        <w:rPr>
          <w:rFonts w:ascii="Times New Roman" w:hAnsi="Times New Roman"/>
          <w:sz w:val="28"/>
          <w:szCs w:val="24"/>
          <w:lang w:val="en"/>
        </w:rPr>
      </w:pPr>
      <w:r w:rsidRPr="00583052">
        <w:rPr>
          <w:rFonts w:ascii="Times New Roman" w:hAnsi="Times New Roman"/>
          <w:sz w:val="28"/>
          <w:szCs w:val="24"/>
          <w:lang w:val="en"/>
        </w:rPr>
        <w:t>float</w:t>
      </w:r>
      <w:r w:rsidR="00583052">
        <w:rPr>
          <w:rFonts w:ascii="Times New Roman" w:hAnsi="Times New Roman"/>
          <w:sz w:val="28"/>
          <w:szCs w:val="24"/>
          <w:lang w:val="en"/>
        </w:rPr>
        <w:t xml:space="preserve">: </w:t>
      </w:r>
      <w:r w:rsidRPr="00583052">
        <w:rPr>
          <w:rFonts w:ascii="Times New Roman" w:hAnsi="Times New Roman"/>
          <w:sz w:val="28"/>
          <w:szCs w:val="24"/>
          <w:lang w:val="en"/>
        </w:rPr>
        <w:t xml:space="preserve">single precision floating point </w:t>
      </w:r>
      <w:r w:rsidR="00906DD3" w:rsidRPr="00583052">
        <w:rPr>
          <w:rFonts w:ascii="Times New Roman" w:hAnsi="Times New Roman"/>
          <w:sz w:val="28"/>
          <w:szCs w:val="24"/>
          <w:lang w:val="en"/>
        </w:rPr>
        <w:t>(4</w:t>
      </w:r>
      <w:r w:rsidRPr="00583052">
        <w:rPr>
          <w:rFonts w:ascii="Times New Roman" w:hAnsi="Times New Roman"/>
          <w:sz w:val="28"/>
          <w:szCs w:val="24"/>
          <w:lang w:val="en"/>
        </w:rPr>
        <w:t xml:space="preserve"> </w:t>
      </w:r>
      <w:r w:rsidR="00906DD3" w:rsidRPr="00583052">
        <w:rPr>
          <w:rFonts w:ascii="Times New Roman" w:hAnsi="Times New Roman"/>
          <w:sz w:val="28"/>
          <w:szCs w:val="24"/>
          <w:lang w:val="en"/>
        </w:rPr>
        <w:t>bytes)</w:t>
      </w:r>
    </w:p>
    <w:p w14:paraId="45E74C10" w14:textId="4860C838" w:rsidR="000322CA" w:rsidRPr="00583052" w:rsidRDefault="000322CA" w:rsidP="000322CA">
      <w:pPr>
        <w:pStyle w:val="ListParagraph"/>
        <w:widowControl w:val="0"/>
        <w:numPr>
          <w:ilvl w:val="0"/>
          <w:numId w:val="20"/>
        </w:numPr>
        <w:autoSpaceDE w:val="0"/>
        <w:autoSpaceDN w:val="0"/>
        <w:adjustRightInd w:val="0"/>
        <w:rPr>
          <w:rFonts w:ascii="Times New Roman" w:hAnsi="Times New Roman"/>
          <w:sz w:val="28"/>
          <w:szCs w:val="24"/>
          <w:lang w:val="en"/>
        </w:rPr>
      </w:pPr>
      <w:r w:rsidRPr="00583052">
        <w:rPr>
          <w:rFonts w:ascii="Times New Roman" w:hAnsi="Times New Roman"/>
          <w:sz w:val="28"/>
          <w:szCs w:val="24"/>
          <w:lang w:val="en"/>
        </w:rPr>
        <w:t>double</w:t>
      </w:r>
      <w:r w:rsidR="00583052">
        <w:rPr>
          <w:rFonts w:ascii="Times New Roman" w:hAnsi="Times New Roman"/>
          <w:sz w:val="28"/>
          <w:szCs w:val="24"/>
          <w:lang w:val="en"/>
        </w:rPr>
        <w:t xml:space="preserve">: </w:t>
      </w:r>
      <w:r w:rsidRPr="00583052">
        <w:rPr>
          <w:rFonts w:ascii="Times New Roman" w:hAnsi="Times New Roman"/>
          <w:sz w:val="28"/>
          <w:szCs w:val="24"/>
          <w:lang w:val="en"/>
        </w:rPr>
        <w:t xml:space="preserve">double precision floating point numbers </w:t>
      </w:r>
      <w:r w:rsidR="00906DD3" w:rsidRPr="00583052">
        <w:rPr>
          <w:rFonts w:ascii="Times New Roman" w:hAnsi="Times New Roman"/>
          <w:sz w:val="28"/>
          <w:szCs w:val="24"/>
          <w:lang w:val="en"/>
        </w:rPr>
        <w:t>(8</w:t>
      </w:r>
      <w:r w:rsidRPr="00583052">
        <w:rPr>
          <w:rFonts w:ascii="Times New Roman" w:hAnsi="Times New Roman"/>
          <w:sz w:val="28"/>
          <w:szCs w:val="24"/>
          <w:lang w:val="en"/>
        </w:rPr>
        <w:t xml:space="preserve"> </w:t>
      </w:r>
      <w:r w:rsidR="00906DD3" w:rsidRPr="00583052">
        <w:rPr>
          <w:rFonts w:ascii="Times New Roman" w:hAnsi="Times New Roman"/>
          <w:sz w:val="28"/>
          <w:szCs w:val="24"/>
          <w:lang w:val="en"/>
        </w:rPr>
        <w:t>bytes)</w:t>
      </w:r>
    </w:p>
    <w:p w14:paraId="0D8C7E29" w14:textId="43EDDA7E" w:rsidR="000322CA" w:rsidRPr="00583052" w:rsidRDefault="00966BA6" w:rsidP="000322CA">
      <w:pPr>
        <w:widowControl w:val="0"/>
        <w:autoSpaceDE w:val="0"/>
        <w:autoSpaceDN w:val="0"/>
        <w:adjustRightInd w:val="0"/>
        <w:rPr>
          <w:rFonts w:ascii="Times New Roman" w:hAnsi="Times New Roman"/>
          <w:b/>
          <w:color w:val="FF0000"/>
          <w:sz w:val="28"/>
          <w:szCs w:val="24"/>
          <w:lang w:val="en"/>
        </w:rPr>
      </w:pPr>
      <w:r w:rsidRPr="00583052">
        <w:rPr>
          <w:rFonts w:ascii="Times New Roman" w:hAnsi="Times New Roman"/>
          <w:b/>
          <w:color w:val="FF0000"/>
          <w:sz w:val="28"/>
          <w:szCs w:val="24"/>
          <w:lang w:val="en"/>
        </w:rPr>
        <w:t>Example:</w:t>
      </w:r>
    </w:p>
    <w:p w14:paraId="61D0AC3B" w14:textId="0886E682" w:rsidR="000322CA" w:rsidRPr="00583052" w:rsidRDefault="00966BA6" w:rsidP="000322CA">
      <w:pPr>
        <w:widowControl w:val="0"/>
        <w:autoSpaceDE w:val="0"/>
        <w:autoSpaceDN w:val="0"/>
        <w:adjustRightInd w:val="0"/>
        <w:rPr>
          <w:rFonts w:ascii="Times New Roman" w:hAnsi="Times New Roman"/>
          <w:sz w:val="24"/>
          <w:szCs w:val="24"/>
          <w:lang w:val="en"/>
        </w:rPr>
      </w:pPr>
      <w:r w:rsidRPr="00583052">
        <w:rPr>
          <w:rFonts w:ascii="Times New Roman" w:hAnsi="Times New Roman"/>
          <w:sz w:val="24"/>
          <w:szCs w:val="24"/>
          <w:lang w:val="en"/>
        </w:rPr>
        <w:t>char a = 'A</w:t>
      </w:r>
      <w:proofErr w:type="gramStart"/>
      <w:r w:rsidR="00583052" w:rsidRPr="00583052">
        <w:rPr>
          <w:rFonts w:ascii="Times New Roman" w:hAnsi="Times New Roman"/>
          <w:sz w:val="24"/>
          <w:szCs w:val="24"/>
          <w:lang w:val="en"/>
        </w:rPr>
        <w:t xml:space="preserve">’;  </w:t>
      </w:r>
      <w:r w:rsidR="000322CA" w:rsidRPr="00583052">
        <w:rPr>
          <w:rFonts w:ascii="Times New Roman" w:hAnsi="Times New Roman"/>
          <w:sz w:val="24"/>
          <w:szCs w:val="24"/>
          <w:lang w:val="en"/>
        </w:rPr>
        <w:t xml:space="preserve"> </w:t>
      </w:r>
      <w:proofErr w:type="gramEnd"/>
      <w:r w:rsidR="000322CA" w:rsidRPr="00583052">
        <w:rPr>
          <w:rFonts w:ascii="Times New Roman" w:hAnsi="Times New Roman"/>
          <w:sz w:val="24"/>
          <w:szCs w:val="24"/>
          <w:lang w:val="en"/>
        </w:rPr>
        <w:t xml:space="preserve">  // character type</w:t>
      </w:r>
    </w:p>
    <w:p w14:paraId="1D6C3C43" w14:textId="22DD7A9D" w:rsidR="000322CA" w:rsidRPr="00583052" w:rsidRDefault="00966BA6" w:rsidP="000322CA">
      <w:pPr>
        <w:widowControl w:val="0"/>
        <w:autoSpaceDE w:val="0"/>
        <w:autoSpaceDN w:val="0"/>
        <w:adjustRightInd w:val="0"/>
        <w:rPr>
          <w:rFonts w:ascii="Times New Roman" w:hAnsi="Times New Roman"/>
          <w:sz w:val="24"/>
          <w:szCs w:val="24"/>
          <w:lang w:val="en"/>
        </w:rPr>
      </w:pPr>
      <w:r w:rsidRPr="00583052">
        <w:rPr>
          <w:rFonts w:ascii="Times New Roman" w:hAnsi="Times New Roman"/>
          <w:sz w:val="24"/>
          <w:szCs w:val="24"/>
          <w:lang w:val="en"/>
        </w:rPr>
        <w:t xml:space="preserve">int a = </w:t>
      </w:r>
      <w:proofErr w:type="gramStart"/>
      <w:r w:rsidR="00583052" w:rsidRPr="00583052">
        <w:rPr>
          <w:rFonts w:ascii="Times New Roman" w:hAnsi="Times New Roman"/>
          <w:sz w:val="24"/>
          <w:szCs w:val="24"/>
          <w:lang w:val="en"/>
        </w:rPr>
        <w:t xml:space="preserve">1;  </w:t>
      </w:r>
      <w:r w:rsidR="000322CA" w:rsidRPr="00583052">
        <w:rPr>
          <w:rFonts w:ascii="Times New Roman" w:hAnsi="Times New Roman"/>
          <w:sz w:val="24"/>
          <w:szCs w:val="24"/>
          <w:lang w:val="en"/>
        </w:rPr>
        <w:t xml:space="preserve"> </w:t>
      </w:r>
      <w:proofErr w:type="gramEnd"/>
      <w:r w:rsidR="000322CA" w:rsidRPr="00583052">
        <w:rPr>
          <w:rFonts w:ascii="Times New Roman" w:hAnsi="Times New Roman"/>
          <w:sz w:val="24"/>
          <w:szCs w:val="24"/>
          <w:lang w:val="en"/>
        </w:rPr>
        <w:t xml:space="preserve">      // integer type</w:t>
      </w:r>
    </w:p>
    <w:p w14:paraId="5C508E3C" w14:textId="44E8DED4" w:rsidR="000322CA" w:rsidRPr="00583052" w:rsidRDefault="000322CA" w:rsidP="000322CA">
      <w:pPr>
        <w:widowControl w:val="0"/>
        <w:autoSpaceDE w:val="0"/>
        <w:autoSpaceDN w:val="0"/>
        <w:adjustRightInd w:val="0"/>
        <w:rPr>
          <w:rFonts w:ascii="Times New Roman" w:hAnsi="Times New Roman"/>
          <w:sz w:val="24"/>
          <w:szCs w:val="24"/>
          <w:lang w:val="en"/>
        </w:rPr>
      </w:pPr>
      <w:r w:rsidRPr="00583052">
        <w:rPr>
          <w:rFonts w:ascii="Times New Roman" w:hAnsi="Times New Roman"/>
          <w:sz w:val="24"/>
          <w:szCs w:val="24"/>
          <w:lang w:val="en"/>
        </w:rPr>
        <w:t>float a = 3.14159</w:t>
      </w:r>
      <w:proofErr w:type="gramStart"/>
      <w:r w:rsidRPr="00583052">
        <w:rPr>
          <w:rFonts w:ascii="Times New Roman" w:hAnsi="Times New Roman"/>
          <w:sz w:val="24"/>
          <w:szCs w:val="24"/>
          <w:lang w:val="en"/>
        </w:rPr>
        <w:t>;  /</w:t>
      </w:r>
      <w:proofErr w:type="gramEnd"/>
      <w:r w:rsidRPr="00583052">
        <w:rPr>
          <w:rFonts w:ascii="Times New Roman" w:hAnsi="Times New Roman"/>
          <w:sz w:val="24"/>
          <w:szCs w:val="24"/>
          <w:lang w:val="en"/>
        </w:rPr>
        <w:t xml:space="preserve">/ floating point type </w:t>
      </w:r>
    </w:p>
    <w:p w14:paraId="196D80F8" w14:textId="4187CD26" w:rsidR="000322CA" w:rsidRPr="00583052" w:rsidRDefault="000322CA" w:rsidP="000322CA">
      <w:pPr>
        <w:widowControl w:val="0"/>
        <w:autoSpaceDE w:val="0"/>
        <w:autoSpaceDN w:val="0"/>
        <w:adjustRightInd w:val="0"/>
        <w:rPr>
          <w:rFonts w:ascii="Times New Roman" w:hAnsi="Times New Roman"/>
          <w:sz w:val="24"/>
          <w:szCs w:val="24"/>
          <w:lang w:val="en"/>
        </w:rPr>
      </w:pPr>
      <w:r w:rsidRPr="00583052">
        <w:rPr>
          <w:rFonts w:ascii="Times New Roman" w:hAnsi="Times New Roman"/>
          <w:sz w:val="24"/>
          <w:szCs w:val="24"/>
          <w:lang w:val="en"/>
        </w:rPr>
        <w:t>double a = 6e-</w:t>
      </w:r>
      <w:proofErr w:type="gramStart"/>
      <w:r w:rsidRPr="00583052">
        <w:rPr>
          <w:rFonts w:ascii="Times New Roman" w:hAnsi="Times New Roman"/>
          <w:sz w:val="24"/>
          <w:szCs w:val="24"/>
          <w:lang w:val="en"/>
        </w:rPr>
        <w:t xml:space="preserve">4;   </w:t>
      </w:r>
      <w:proofErr w:type="gramEnd"/>
      <w:r w:rsidRPr="00583052">
        <w:rPr>
          <w:rFonts w:ascii="Times New Roman" w:hAnsi="Times New Roman"/>
          <w:sz w:val="24"/>
          <w:szCs w:val="24"/>
          <w:lang w:val="en"/>
        </w:rPr>
        <w:t>// double type (e is for exponential)</w:t>
      </w:r>
    </w:p>
    <w:p w14:paraId="27398C19" w14:textId="77777777" w:rsidR="000322CA" w:rsidRPr="00583052" w:rsidRDefault="000322CA" w:rsidP="00E24704">
      <w:pPr>
        <w:pStyle w:val="Heading1"/>
        <w:jc w:val="left"/>
        <w:rPr>
          <w:rFonts w:ascii="Times New Roman" w:hAnsi="Times New Roman"/>
          <w:b/>
          <w:color w:val="FF0000"/>
          <w:lang w:val="en"/>
        </w:rPr>
      </w:pPr>
      <w:r w:rsidRPr="00583052">
        <w:rPr>
          <w:rFonts w:ascii="Times New Roman" w:hAnsi="Times New Roman"/>
          <w:b/>
          <w:color w:val="FF0000"/>
          <w:lang w:val="en"/>
        </w:rPr>
        <w:t xml:space="preserve">What are </w:t>
      </w:r>
      <w:r w:rsidR="00882633" w:rsidRPr="00583052">
        <w:rPr>
          <w:rFonts w:ascii="Times New Roman" w:hAnsi="Times New Roman"/>
          <w:b/>
          <w:color w:val="FF0000"/>
          <w:lang w:val="en"/>
        </w:rPr>
        <w:t>VARIABLES?</w:t>
      </w:r>
    </w:p>
    <w:p w14:paraId="65C072F9" w14:textId="77777777" w:rsidR="000322CA" w:rsidRPr="00583052" w:rsidRDefault="000322CA" w:rsidP="00583052">
      <w:pPr>
        <w:widowControl w:val="0"/>
        <w:autoSpaceDE w:val="0"/>
        <w:autoSpaceDN w:val="0"/>
        <w:adjustRightInd w:val="0"/>
        <w:jc w:val="both"/>
        <w:rPr>
          <w:rFonts w:ascii="Times New Roman" w:hAnsi="Times New Roman"/>
          <w:sz w:val="24"/>
          <w:szCs w:val="24"/>
          <w:lang w:val="en"/>
        </w:rPr>
      </w:pPr>
      <w:r w:rsidRPr="00583052">
        <w:rPr>
          <w:rFonts w:ascii="Times New Roman" w:hAnsi="Times New Roman"/>
          <w:sz w:val="24"/>
          <w:szCs w:val="24"/>
          <w:lang w:val="en"/>
        </w:rPr>
        <w:t>Variable are used in C++, where we need storage for any value, which will change in program. Variable can be declared in multiple ways each with different memory requirements and functioning. Variable is the name of memory location allocated by the compiler depending upon the datatype of the variable.</w:t>
      </w:r>
    </w:p>
    <w:p w14:paraId="230796C5" w14:textId="77777777" w:rsidR="000322CA" w:rsidRPr="00583052" w:rsidRDefault="000322CA" w:rsidP="00583052">
      <w:pPr>
        <w:widowControl w:val="0"/>
        <w:autoSpaceDE w:val="0"/>
        <w:autoSpaceDN w:val="0"/>
        <w:adjustRightInd w:val="0"/>
        <w:jc w:val="both"/>
        <w:rPr>
          <w:rFonts w:ascii="Times New Roman" w:hAnsi="Times New Roman"/>
          <w:sz w:val="24"/>
          <w:szCs w:val="24"/>
          <w:lang w:val="en"/>
        </w:rPr>
      </w:pPr>
      <w:r w:rsidRPr="00583052">
        <w:rPr>
          <w:rFonts w:ascii="Times New Roman" w:hAnsi="Times New Roman"/>
          <w:b/>
          <w:bCs/>
          <w:sz w:val="24"/>
          <w:szCs w:val="24"/>
          <w:lang w:val="en"/>
        </w:rPr>
        <w:t>Declaration and Initialization:</w:t>
      </w:r>
    </w:p>
    <w:p w14:paraId="752FD503" w14:textId="77777777" w:rsidR="000322CA" w:rsidRPr="00583052" w:rsidRDefault="000322CA" w:rsidP="00583052">
      <w:pPr>
        <w:widowControl w:val="0"/>
        <w:autoSpaceDE w:val="0"/>
        <w:autoSpaceDN w:val="0"/>
        <w:adjustRightInd w:val="0"/>
        <w:jc w:val="both"/>
        <w:rPr>
          <w:rFonts w:ascii="Times New Roman" w:hAnsi="Times New Roman"/>
          <w:sz w:val="24"/>
          <w:szCs w:val="24"/>
          <w:lang w:val="en"/>
        </w:rPr>
      </w:pPr>
      <w:r w:rsidRPr="00583052">
        <w:rPr>
          <w:rFonts w:ascii="Times New Roman" w:hAnsi="Times New Roman"/>
          <w:sz w:val="24"/>
          <w:szCs w:val="24"/>
          <w:lang w:val="en"/>
        </w:rPr>
        <w:t xml:space="preserve">Variable must be declared before they are used. </w:t>
      </w:r>
      <w:proofErr w:type="gramStart"/>
      <w:r w:rsidRPr="00583052">
        <w:rPr>
          <w:rFonts w:ascii="Times New Roman" w:hAnsi="Times New Roman"/>
          <w:sz w:val="24"/>
          <w:szCs w:val="24"/>
          <w:lang w:val="en"/>
        </w:rPr>
        <w:t>Usually</w:t>
      </w:r>
      <w:proofErr w:type="gramEnd"/>
      <w:r w:rsidRPr="00583052">
        <w:rPr>
          <w:rFonts w:ascii="Times New Roman" w:hAnsi="Times New Roman"/>
          <w:sz w:val="24"/>
          <w:szCs w:val="24"/>
          <w:lang w:val="en"/>
        </w:rPr>
        <w:t xml:space="preserve"> it is preferred to declare them at the starting of the program, but in C++ they can be declared in the middle of program too, but must be done before using them.</w:t>
      </w:r>
    </w:p>
    <w:p w14:paraId="19C38CB0" w14:textId="77777777" w:rsidR="00583052" w:rsidRDefault="00583052" w:rsidP="00583052">
      <w:pPr>
        <w:widowControl w:val="0"/>
        <w:autoSpaceDE w:val="0"/>
        <w:autoSpaceDN w:val="0"/>
        <w:adjustRightInd w:val="0"/>
        <w:jc w:val="both"/>
        <w:rPr>
          <w:rFonts w:ascii="Times New Roman" w:hAnsi="Times New Roman"/>
          <w:b/>
          <w:bCs/>
          <w:sz w:val="24"/>
          <w:szCs w:val="24"/>
          <w:lang w:val="en"/>
        </w:rPr>
      </w:pPr>
    </w:p>
    <w:p w14:paraId="53C5F301" w14:textId="77777777" w:rsidR="00583052" w:rsidRDefault="00583052" w:rsidP="00583052">
      <w:pPr>
        <w:widowControl w:val="0"/>
        <w:autoSpaceDE w:val="0"/>
        <w:autoSpaceDN w:val="0"/>
        <w:adjustRightInd w:val="0"/>
        <w:jc w:val="both"/>
        <w:rPr>
          <w:rFonts w:ascii="Times New Roman" w:hAnsi="Times New Roman"/>
          <w:b/>
          <w:bCs/>
          <w:sz w:val="24"/>
          <w:szCs w:val="24"/>
          <w:lang w:val="en"/>
        </w:rPr>
      </w:pPr>
    </w:p>
    <w:p w14:paraId="470BBEF0" w14:textId="7DF8FB19" w:rsidR="000322CA" w:rsidRPr="00583052" w:rsidRDefault="00E87446" w:rsidP="00583052">
      <w:pPr>
        <w:widowControl w:val="0"/>
        <w:autoSpaceDE w:val="0"/>
        <w:autoSpaceDN w:val="0"/>
        <w:adjustRightInd w:val="0"/>
        <w:jc w:val="both"/>
        <w:rPr>
          <w:rFonts w:ascii="Times New Roman" w:hAnsi="Times New Roman"/>
          <w:b/>
          <w:bCs/>
          <w:sz w:val="24"/>
          <w:szCs w:val="24"/>
          <w:lang w:val="en"/>
        </w:rPr>
      </w:pPr>
      <w:r w:rsidRPr="00583052">
        <w:rPr>
          <w:rFonts w:ascii="Times New Roman" w:hAnsi="Times New Roman"/>
          <w:b/>
          <w:bCs/>
          <w:sz w:val="24"/>
          <w:szCs w:val="24"/>
          <w:lang w:val="en"/>
        </w:rPr>
        <w:lastRenderedPageBreak/>
        <w:t>Example:</w:t>
      </w:r>
    </w:p>
    <w:p w14:paraId="28A8D7ED" w14:textId="77777777" w:rsidR="000322CA" w:rsidRPr="00583052" w:rsidRDefault="000322CA" w:rsidP="000322CA">
      <w:pPr>
        <w:widowControl w:val="0"/>
        <w:autoSpaceDE w:val="0"/>
        <w:autoSpaceDN w:val="0"/>
        <w:adjustRightInd w:val="0"/>
        <w:rPr>
          <w:rFonts w:ascii="Times New Roman" w:hAnsi="Times New Roman"/>
          <w:sz w:val="24"/>
          <w:szCs w:val="24"/>
          <w:lang w:val="en"/>
        </w:rPr>
      </w:pPr>
      <w:r w:rsidRPr="00583052">
        <w:rPr>
          <w:rFonts w:ascii="Times New Roman" w:hAnsi="Times New Roman"/>
          <w:sz w:val="24"/>
          <w:szCs w:val="24"/>
          <w:lang w:val="en"/>
        </w:rPr>
        <w:t xml:space="preserve">int </w:t>
      </w:r>
      <w:proofErr w:type="spellStart"/>
      <w:proofErr w:type="gramStart"/>
      <w:r w:rsidRPr="00583052">
        <w:rPr>
          <w:rFonts w:ascii="Times New Roman" w:hAnsi="Times New Roman"/>
          <w:sz w:val="24"/>
          <w:szCs w:val="24"/>
          <w:lang w:val="en"/>
        </w:rPr>
        <w:t>i</w:t>
      </w:r>
      <w:proofErr w:type="spellEnd"/>
      <w:r w:rsidRPr="00583052">
        <w:rPr>
          <w:rFonts w:ascii="Times New Roman" w:hAnsi="Times New Roman"/>
          <w:sz w:val="24"/>
          <w:szCs w:val="24"/>
          <w:lang w:val="en"/>
        </w:rPr>
        <w:t xml:space="preserve">;   </w:t>
      </w:r>
      <w:proofErr w:type="gramEnd"/>
      <w:r w:rsidRPr="00583052">
        <w:rPr>
          <w:rFonts w:ascii="Times New Roman" w:hAnsi="Times New Roman"/>
          <w:sz w:val="24"/>
          <w:szCs w:val="24"/>
          <w:lang w:val="en"/>
        </w:rPr>
        <w:t xml:space="preserve">   // declared but not </w:t>
      </w:r>
      <w:r w:rsidR="00E87446" w:rsidRPr="00583052">
        <w:rPr>
          <w:rFonts w:ascii="Times New Roman" w:hAnsi="Times New Roman"/>
          <w:sz w:val="24"/>
          <w:szCs w:val="24"/>
          <w:lang w:val="en"/>
        </w:rPr>
        <w:t>initialized</w:t>
      </w:r>
    </w:p>
    <w:p w14:paraId="707077A9" w14:textId="77777777" w:rsidR="000322CA" w:rsidRPr="00583052" w:rsidRDefault="000322CA" w:rsidP="000322CA">
      <w:pPr>
        <w:widowControl w:val="0"/>
        <w:autoSpaceDE w:val="0"/>
        <w:autoSpaceDN w:val="0"/>
        <w:adjustRightInd w:val="0"/>
        <w:rPr>
          <w:rFonts w:ascii="Times New Roman" w:hAnsi="Times New Roman"/>
          <w:sz w:val="24"/>
          <w:szCs w:val="24"/>
          <w:lang w:val="en"/>
        </w:rPr>
      </w:pPr>
      <w:r w:rsidRPr="00583052">
        <w:rPr>
          <w:rFonts w:ascii="Times New Roman" w:hAnsi="Times New Roman"/>
          <w:sz w:val="24"/>
          <w:szCs w:val="24"/>
          <w:lang w:val="en"/>
        </w:rPr>
        <w:t xml:space="preserve">char c; </w:t>
      </w:r>
    </w:p>
    <w:p w14:paraId="25AB830F" w14:textId="77777777" w:rsidR="000322CA" w:rsidRPr="00583052" w:rsidRDefault="000322CA" w:rsidP="000322CA">
      <w:pPr>
        <w:widowControl w:val="0"/>
        <w:autoSpaceDE w:val="0"/>
        <w:autoSpaceDN w:val="0"/>
        <w:adjustRightInd w:val="0"/>
        <w:rPr>
          <w:rFonts w:ascii="Times New Roman" w:hAnsi="Times New Roman"/>
          <w:sz w:val="24"/>
          <w:szCs w:val="24"/>
          <w:lang w:val="en"/>
        </w:rPr>
      </w:pPr>
      <w:r w:rsidRPr="00583052">
        <w:rPr>
          <w:rFonts w:ascii="Times New Roman" w:hAnsi="Times New Roman"/>
          <w:sz w:val="24"/>
          <w:szCs w:val="24"/>
          <w:lang w:val="en"/>
        </w:rPr>
        <w:t xml:space="preserve">int </w:t>
      </w:r>
      <w:proofErr w:type="spellStart"/>
      <w:r w:rsidRPr="00583052">
        <w:rPr>
          <w:rFonts w:ascii="Times New Roman" w:hAnsi="Times New Roman"/>
          <w:sz w:val="24"/>
          <w:szCs w:val="24"/>
          <w:lang w:val="en"/>
        </w:rPr>
        <w:t>i</w:t>
      </w:r>
      <w:proofErr w:type="spellEnd"/>
      <w:r w:rsidRPr="00583052">
        <w:rPr>
          <w:rFonts w:ascii="Times New Roman" w:hAnsi="Times New Roman"/>
          <w:sz w:val="24"/>
          <w:szCs w:val="24"/>
          <w:lang w:val="en"/>
        </w:rPr>
        <w:t xml:space="preserve">, j, </w:t>
      </w:r>
      <w:proofErr w:type="gramStart"/>
      <w:r w:rsidRPr="00583052">
        <w:rPr>
          <w:rFonts w:ascii="Times New Roman" w:hAnsi="Times New Roman"/>
          <w:sz w:val="24"/>
          <w:szCs w:val="24"/>
          <w:lang w:val="en"/>
        </w:rPr>
        <w:t>k;  /</w:t>
      </w:r>
      <w:proofErr w:type="gramEnd"/>
      <w:r w:rsidRPr="00583052">
        <w:rPr>
          <w:rFonts w:ascii="Times New Roman" w:hAnsi="Times New Roman"/>
          <w:sz w:val="24"/>
          <w:szCs w:val="24"/>
          <w:lang w:val="en"/>
        </w:rPr>
        <w:t>/ Multiple declaration</w:t>
      </w:r>
    </w:p>
    <w:p w14:paraId="3FCFA93F" w14:textId="77777777" w:rsidR="000322CA" w:rsidRPr="00583052" w:rsidRDefault="000322CA" w:rsidP="000322CA">
      <w:pPr>
        <w:widowControl w:val="0"/>
        <w:autoSpaceDE w:val="0"/>
        <w:autoSpaceDN w:val="0"/>
        <w:adjustRightInd w:val="0"/>
        <w:rPr>
          <w:rFonts w:ascii="Times New Roman" w:hAnsi="Times New Roman"/>
          <w:sz w:val="24"/>
          <w:szCs w:val="24"/>
          <w:lang w:val="en"/>
        </w:rPr>
      </w:pPr>
      <w:r w:rsidRPr="00583052">
        <w:rPr>
          <w:rFonts w:ascii="Times New Roman" w:hAnsi="Times New Roman"/>
          <w:sz w:val="24"/>
          <w:szCs w:val="24"/>
          <w:lang w:val="en"/>
        </w:rPr>
        <w:t>Initialization means assigning value to an already declared variable,</w:t>
      </w:r>
    </w:p>
    <w:p w14:paraId="1C9CA4B7" w14:textId="77777777" w:rsidR="000322CA" w:rsidRPr="00583052" w:rsidRDefault="000322CA" w:rsidP="000322CA">
      <w:pPr>
        <w:widowControl w:val="0"/>
        <w:autoSpaceDE w:val="0"/>
        <w:autoSpaceDN w:val="0"/>
        <w:adjustRightInd w:val="0"/>
        <w:rPr>
          <w:rFonts w:ascii="Times New Roman" w:hAnsi="Times New Roman"/>
          <w:sz w:val="24"/>
          <w:szCs w:val="24"/>
          <w:lang w:val="en"/>
        </w:rPr>
      </w:pPr>
      <w:r w:rsidRPr="00583052">
        <w:rPr>
          <w:rFonts w:ascii="Times New Roman" w:hAnsi="Times New Roman"/>
          <w:sz w:val="24"/>
          <w:szCs w:val="24"/>
          <w:lang w:val="en"/>
        </w:rPr>
        <w:t xml:space="preserve">int </w:t>
      </w:r>
      <w:proofErr w:type="spellStart"/>
      <w:proofErr w:type="gramStart"/>
      <w:r w:rsidRPr="00583052">
        <w:rPr>
          <w:rFonts w:ascii="Times New Roman" w:hAnsi="Times New Roman"/>
          <w:sz w:val="24"/>
          <w:szCs w:val="24"/>
          <w:lang w:val="en"/>
        </w:rPr>
        <w:t>i</w:t>
      </w:r>
      <w:proofErr w:type="spellEnd"/>
      <w:r w:rsidRPr="00583052">
        <w:rPr>
          <w:rFonts w:ascii="Times New Roman" w:hAnsi="Times New Roman"/>
          <w:sz w:val="24"/>
          <w:szCs w:val="24"/>
          <w:lang w:val="en"/>
        </w:rPr>
        <w:t xml:space="preserve">;   </w:t>
      </w:r>
      <w:proofErr w:type="gramEnd"/>
      <w:r w:rsidRPr="00583052">
        <w:rPr>
          <w:rFonts w:ascii="Times New Roman" w:hAnsi="Times New Roman"/>
          <w:sz w:val="24"/>
          <w:szCs w:val="24"/>
          <w:lang w:val="en"/>
        </w:rPr>
        <w:t>// declaration</w:t>
      </w:r>
    </w:p>
    <w:p w14:paraId="6A0CA30D" w14:textId="01D81CF7" w:rsidR="00583052" w:rsidRDefault="000322CA" w:rsidP="00583052">
      <w:pPr>
        <w:widowControl w:val="0"/>
        <w:autoSpaceDE w:val="0"/>
        <w:autoSpaceDN w:val="0"/>
        <w:adjustRightInd w:val="0"/>
        <w:rPr>
          <w:rFonts w:ascii="Times New Roman" w:hAnsi="Times New Roman"/>
          <w:sz w:val="24"/>
          <w:szCs w:val="24"/>
          <w:lang w:val="en"/>
        </w:rPr>
      </w:pPr>
      <w:proofErr w:type="spellStart"/>
      <w:r w:rsidRPr="00583052">
        <w:rPr>
          <w:rFonts w:ascii="Times New Roman" w:hAnsi="Times New Roman"/>
          <w:sz w:val="24"/>
          <w:szCs w:val="24"/>
          <w:lang w:val="en"/>
        </w:rPr>
        <w:t>i</w:t>
      </w:r>
      <w:proofErr w:type="spellEnd"/>
      <w:r w:rsidRPr="00583052">
        <w:rPr>
          <w:rFonts w:ascii="Times New Roman" w:hAnsi="Times New Roman"/>
          <w:sz w:val="24"/>
          <w:szCs w:val="24"/>
          <w:lang w:val="en"/>
        </w:rPr>
        <w:t xml:space="preserve"> = </w:t>
      </w:r>
      <w:proofErr w:type="gramStart"/>
      <w:r w:rsidRPr="00583052">
        <w:rPr>
          <w:rFonts w:ascii="Times New Roman" w:hAnsi="Times New Roman"/>
          <w:sz w:val="24"/>
          <w:szCs w:val="24"/>
          <w:lang w:val="en"/>
        </w:rPr>
        <w:t>10;  /</w:t>
      </w:r>
      <w:proofErr w:type="gramEnd"/>
      <w:r w:rsidRPr="00583052">
        <w:rPr>
          <w:rFonts w:ascii="Times New Roman" w:hAnsi="Times New Roman"/>
          <w:sz w:val="24"/>
          <w:szCs w:val="24"/>
          <w:lang w:val="en"/>
        </w:rPr>
        <w:t>/ initialization</w:t>
      </w:r>
    </w:p>
    <w:p w14:paraId="4067B741" w14:textId="4F5AD0E4" w:rsidR="000322CA" w:rsidRPr="00583052" w:rsidRDefault="00972C73" w:rsidP="00583052">
      <w:pPr>
        <w:widowControl w:val="0"/>
        <w:autoSpaceDE w:val="0"/>
        <w:autoSpaceDN w:val="0"/>
        <w:adjustRightInd w:val="0"/>
        <w:jc w:val="center"/>
        <w:rPr>
          <w:rFonts w:ascii="Times New Roman" w:hAnsi="Times New Roman"/>
          <w:sz w:val="28"/>
          <w:szCs w:val="24"/>
          <w:lang w:val="en"/>
        </w:rPr>
      </w:pPr>
      <w:r w:rsidRPr="00583052">
        <w:rPr>
          <w:rFonts w:ascii="Times New Roman" w:hAnsi="Times New Roman"/>
          <w:noProof/>
          <w:lang w:val="en-IN" w:eastAsia="en-IN"/>
        </w:rPr>
        <w:drawing>
          <wp:inline distT="0" distB="0" distL="0" distR="0" wp14:anchorId="541C7602" wp14:editId="4FD5D898">
            <wp:extent cx="4445000" cy="2733675"/>
            <wp:effectExtent l="0" t="0" r="0" b="9525"/>
            <wp:docPr id="5" name="Picture 18" descr="Variables in C++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ariables in C++ - 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1636" cy="2737756"/>
                    </a:xfrm>
                    <a:prstGeom prst="rect">
                      <a:avLst/>
                    </a:prstGeom>
                    <a:noFill/>
                    <a:ln>
                      <a:noFill/>
                    </a:ln>
                  </pic:spPr>
                </pic:pic>
              </a:graphicData>
            </a:graphic>
          </wp:inline>
        </w:drawing>
      </w:r>
    </w:p>
    <w:p w14:paraId="65EE09FC" w14:textId="77777777" w:rsidR="000322CA" w:rsidRPr="00583052" w:rsidRDefault="000322CA" w:rsidP="00E24704">
      <w:pPr>
        <w:pStyle w:val="Heading1"/>
        <w:jc w:val="left"/>
        <w:rPr>
          <w:rFonts w:ascii="Times New Roman" w:hAnsi="Times New Roman"/>
          <w:b/>
          <w:color w:val="FF0000"/>
          <w:lang w:val="en"/>
        </w:rPr>
      </w:pPr>
      <w:r w:rsidRPr="00583052">
        <w:rPr>
          <w:rFonts w:ascii="Times New Roman" w:hAnsi="Times New Roman"/>
          <w:b/>
          <w:color w:val="FF0000"/>
          <w:lang w:val="en"/>
        </w:rPr>
        <w:t>Operators:</w:t>
      </w:r>
    </w:p>
    <w:p w14:paraId="7801EC6C" w14:textId="42BEE1E0" w:rsidR="000322CA" w:rsidRPr="00583052" w:rsidRDefault="000322CA" w:rsidP="000322CA">
      <w:pPr>
        <w:widowControl w:val="0"/>
        <w:autoSpaceDE w:val="0"/>
        <w:autoSpaceDN w:val="0"/>
        <w:adjustRightInd w:val="0"/>
        <w:rPr>
          <w:rFonts w:ascii="Times New Roman" w:hAnsi="Times New Roman"/>
          <w:b/>
          <w:bCs/>
          <w:sz w:val="24"/>
          <w:szCs w:val="24"/>
          <w:lang w:val="en"/>
        </w:rPr>
      </w:pPr>
      <w:r w:rsidRPr="00583052">
        <w:rPr>
          <w:rFonts w:ascii="Times New Roman" w:hAnsi="Times New Roman"/>
          <w:b/>
          <w:bCs/>
          <w:sz w:val="24"/>
          <w:szCs w:val="24"/>
          <w:lang w:val="en"/>
        </w:rPr>
        <w:t>Operator is symbol that perform some Mathematical Operations.</w:t>
      </w:r>
    </w:p>
    <w:p w14:paraId="7CD7F04E" w14:textId="77777777" w:rsidR="000322CA" w:rsidRPr="00583052" w:rsidRDefault="000322CA" w:rsidP="000322CA">
      <w:pPr>
        <w:widowControl w:val="0"/>
        <w:autoSpaceDE w:val="0"/>
        <w:autoSpaceDN w:val="0"/>
        <w:adjustRightInd w:val="0"/>
        <w:rPr>
          <w:rFonts w:ascii="Times New Roman" w:hAnsi="Times New Roman"/>
          <w:sz w:val="24"/>
          <w:szCs w:val="24"/>
          <w:lang w:val="en"/>
        </w:rPr>
      </w:pPr>
      <w:r w:rsidRPr="00583052">
        <w:rPr>
          <w:rFonts w:ascii="Times New Roman" w:hAnsi="Times New Roman"/>
          <w:sz w:val="24"/>
          <w:szCs w:val="24"/>
          <w:lang w:val="en"/>
        </w:rPr>
        <w:t>Types of operators</w:t>
      </w:r>
    </w:p>
    <w:p w14:paraId="032AD0F5" w14:textId="77777777" w:rsidR="000322CA" w:rsidRPr="00583052" w:rsidRDefault="000322CA" w:rsidP="000322CA">
      <w:pPr>
        <w:widowControl w:val="0"/>
        <w:numPr>
          <w:ilvl w:val="0"/>
          <w:numId w:val="4"/>
        </w:numPr>
        <w:autoSpaceDE w:val="0"/>
        <w:autoSpaceDN w:val="0"/>
        <w:adjustRightInd w:val="0"/>
        <w:ind w:left="720" w:hanging="360"/>
        <w:rPr>
          <w:rFonts w:ascii="Times New Roman" w:hAnsi="Times New Roman"/>
          <w:sz w:val="24"/>
          <w:szCs w:val="24"/>
          <w:lang w:val="en"/>
        </w:rPr>
      </w:pPr>
      <w:r w:rsidRPr="00583052">
        <w:rPr>
          <w:rFonts w:ascii="Times New Roman" w:hAnsi="Times New Roman"/>
          <w:sz w:val="24"/>
          <w:szCs w:val="24"/>
          <w:lang w:val="en"/>
        </w:rPr>
        <w:t>Assignment Operator</w:t>
      </w:r>
    </w:p>
    <w:p w14:paraId="1C9EFAC8" w14:textId="77777777" w:rsidR="000322CA" w:rsidRPr="00583052" w:rsidRDefault="000322CA" w:rsidP="000322CA">
      <w:pPr>
        <w:widowControl w:val="0"/>
        <w:numPr>
          <w:ilvl w:val="0"/>
          <w:numId w:val="4"/>
        </w:numPr>
        <w:autoSpaceDE w:val="0"/>
        <w:autoSpaceDN w:val="0"/>
        <w:adjustRightInd w:val="0"/>
        <w:ind w:left="720" w:hanging="360"/>
        <w:rPr>
          <w:rFonts w:ascii="Times New Roman" w:hAnsi="Times New Roman"/>
          <w:sz w:val="24"/>
          <w:szCs w:val="24"/>
          <w:lang w:val="en"/>
        </w:rPr>
      </w:pPr>
      <w:r w:rsidRPr="00583052">
        <w:rPr>
          <w:rFonts w:ascii="Times New Roman" w:hAnsi="Times New Roman"/>
          <w:sz w:val="24"/>
          <w:szCs w:val="24"/>
          <w:lang w:val="en"/>
        </w:rPr>
        <w:t>Mathematical Operators</w:t>
      </w:r>
      <w:r w:rsidR="00882633" w:rsidRPr="00583052">
        <w:rPr>
          <w:rFonts w:ascii="Times New Roman" w:hAnsi="Times New Roman"/>
          <w:sz w:val="24"/>
          <w:szCs w:val="24"/>
          <w:lang w:val="en"/>
        </w:rPr>
        <w:t xml:space="preserve">/Arithmetic Operators </w:t>
      </w:r>
    </w:p>
    <w:p w14:paraId="1A0791D8" w14:textId="77777777" w:rsidR="000322CA" w:rsidRPr="00583052" w:rsidRDefault="000322CA" w:rsidP="000322CA">
      <w:pPr>
        <w:widowControl w:val="0"/>
        <w:numPr>
          <w:ilvl w:val="0"/>
          <w:numId w:val="4"/>
        </w:numPr>
        <w:autoSpaceDE w:val="0"/>
        <w:autoSpaceDN w:val="0"/>
        <w:adjustRightInd w:val="0"/>
        <w:ind w:left="720" w:hanging="360"/>
        <w:rPr>
          <w:rFonts w:ascii="Times New Roman" w:hAnsi="Times New Roman"/>
          <w:sz w:val="24"/>
          <w:szCs w:val="24"/>
          <w:lang w:val="en"/>
        </w:rPr>
      </w:pPr>
      <w:r w:rsidRPr="00583052">
        <w:rPr>
          <w:rFonts w:ascii="Times New Roman" w:hAnsi="Times New Roman"/>
          <w:sz w:val="24"/>
          <w:szCs w:val="24"/>
          <w:lang w:val="en"/>
        </w:rPr>
        <w:t>Relational Operators</w:t>
      </w:r>
    </w:p>
    <w:p w14:paraId="2F72C504" w14:textId="77777777" w:rsidR="000322CA" w:rsidRPr="00583052" w:rsidRDefault="000322CA" w:rsidP="000322CA">
      <w:pPr>
        <w:widowControl w:val="0"/>
        <w:numPr>
          <w:ilvl w:val="0"/>
          <w:numId w:val="4"/>
        </w:numPr>
        <w:autoSpaceDE w:val="0"/>
        <w:autoSpaceDN w:val="0"/>
        <w:adjustRightInd w:val="0"/>
        <w:ind w:left="720" w:hanging="360"/>
        <w:rPr>
          <w:rFonts w:ascii="Times New Roman" w:hAnsi="Times New Roman"/>
          <w:sz w:val="24"/>
          <w:szCs w:val="24"/>
          <w:lang w:val="en"/>
        </w:rPr>
      </w:pPr>
      <w:r w:rsidRPr="00583052">
        <w:rPr>
          <w:rFonts w:ascii="Times New Roman" w:hAnsi="Times New Roman"/>
          <w:sz w:val="24"/>
          <w:szCs w:val="24"/>
          <w:lang w:val="en"/>
        </w:rPr>
        <w:t>Logical Operators</w:t>
      </w:r>
    </w:p>
    <w:p w14:paraId="60FCF11C" w14:textId="77777777" w:rsidR="000322CA" w:rsidRPr="00583052" w:rsidRDefault="000322CA" w:rsidP="000322CA">
      <w:pPr>
        <w:widowControl w:val="0"/>
        <w:numPr>
          <w:ilvl w:val="0"/>
          <w:numId w:val="4"/>
        </w:numPr>
        <w:autoSpaceDE w:val="0"/>
        <w:autoSpaceDN w:val="0"/>
        <w:adjustRightInd w:val="0"/>
        <w:ind w:left="720" w:hanging="360"/>
        <w:rPr>
          <w:rFonts w:ascii="Times New Roman" w:hAnsi="Times New Roman"/>
          <w:sz w:val="24"/>
          <w:szCs w:val="24"/>
          <w:lang w:val="en"/>
        </w:rPr>
      </w:pPr>
      <w:r w:rsidRPr="00583052">
        <w:rPr>
          <w:rFonts w:ascii="Times New Roman" w:hAnsi="Times New Roman"/>
          <w:sz w:val="24"/>
          <w:szCs w:val="24"/>
          <w:lang w:val="en"/>
        </w:rPr>
        <w:t>Bitwise Operators</w:t>
      </w:r>
    </w:p>
    <w:p w14:paraId="62BAA406" w14:textId="77777777" w:rsidR="007F721E" w:rsidRPr="00583052" w:rsidRDefault="000322CA" w:rsidP="00691F3B">
      <w:pPr>
        <w:widowControl w:val="0"/>
        <w:numPr>
          <w:ilvl w:val="0"/>
          <w:numId w:val="4"/>
        </w:numPr>
        <w:autoSpaceDE w:val="0"/>
        <w:autoSpaceDN w:val="0"/>
        <w:adjustRightInd w:val="0"/>
        <w:spacing w:line="240" w:lineRule="auto"/>
        <w:ind w:left="720" w:hanging="360"/>
        <w:rPr>
          <w:rFonts w:ascii="Times New Roman" w:hAnsi="Times New Roman"/>
          <w:sz w:val="24"/>
          <w:szCs w:val="24"/>
          <w:lang w:val="en"/>
        </w:rPr>
      </w:pPr>
      <w:r w:rsidRPr="00583052">
        <w:rPr>
          <w:rFonts w:ascii="Times New Roman" w:hAnsi="Times New Roman"/>
          <w:sz w:val="24"/>
          <w:szCs w:val="24"/>
          <w:lang w:val="en"/>
        </w:rPr>
        <w:t>Comma Operator</w:t>
      </w:r>
    </w:p>
    <w:p w14:paraId="2D3366C1" w14:textId="77777777" w:rsidR="007F721E" w:rsidRPr="00583052" w:rsidRDefault="007F721E">
      <w:pPr>
        <w:widowControl w:val="0"/>
        <w:autoSpaceDE w:val="0"/>
        <w:autoSpaceDN w:val="0"/>
        <w:adjustRightInd w:val="0"/>
        <w:spacing w:line="240" w:lineRule="auto"/>
        <w:rPr>
          <w:rFonts w:ascii="Times New Roman" w:hAnsi="Times New Roman"/>
          <w:sz w:val="28"/>
          <w:szCs w:val="28"/>
          <w:lang w:val="en"/>
        </w:rPr>
      </w:pPr>
    </w:p>
    <w:p w14:paraId="27F9B529" w14:textId="77777777" w:rsidR="00882633" w:rsidRPr="00583052" w:rsidRDefault="00882633">
      <w:pPr>
        <w:widowControl w:val="0"/>
        <w:autoSpaceDE w:val="0"/>
        <w:autoSpaceDN w:val="0"/>
        <w:adjustRightInd w:val="0"/>
        <w:spacing w:line="240" w:lineRule="auto"/>
        <w:rPr>
          <w:rFonts w:ascii="Times New Roman" w:hAnsi="Times New Roman"/>
          <w:b/>
          <w:sz w:val="28"/>
          <w:szCs w:val="28"/>
          <w:lang w:val="en"/>
        </w:rPr>
      </w:pPr>
    </w:p>
    <w:p w14:paraId="31A79E77" w14:textId="77777777" w:rsidR="00882633" w:rsidRPr="00583052" w:rsidRDefault="00882633">
      <w:pPr>
        <w:widowControl w:val="0"/>
        <w:autoSpaceDE w:val="0"/>
        <w:autoSpaceDN w:val="0"/>
        <w:adjustRightInd w:val="0"/>
        <w:spacing w:line="240" w:lineRule="auto"/>
        <w:rPr>
          <w:rFonts w:ascii="Times New Roman" w:hAnsi="Times New Roman"/>
          <w:b/>
          <w:sz w:val="28"/>
          <w:szCs w:val="28"/>
          <w:lang w:val="en"/>
        </w:rPr>
      </w:pPr>
    </w:p>
    <w:p w14:paraId="02E27BAC" w14:textId="4FA4529F" w:rsidR="00882633" w:rsidRPr="00583052" w:rsidRDefault="00972C73" w:rsidP="00583052">
      <w:pPr>
        <w:widowControl w:val="0"/>
        <w:autoSpaceDE w:val="0"/>
        <w:autoSpaceDN w:val="0"/>
        <w:adjustRightInd w:val="0"/>
        <w:spacing w:line="240" w:lineRule="auto"/>
        <w:jc w:val="center"/>
        <w:rPr>
          <w:rFonts w:ascii="Times New Roman" w:hAnsi="Times New Roman"/>
          <w:b/>
          <w:sz w:val="28"/>
          <w:szCs w:val="28"/>
          <w:lang w:val="en"/>
        </w:rPr>
      </w:pPr>
      <w:r w:rsidRPr="00583052">
        <w:rPr>
          <w:rFonts w:ascii="Times New Roman" w:hAnsi="Times New Roman"/>
          <w:noProof/>
          <w:lang w:val="en-IN" w:eastAsia="en-IN"/>
        </w:rPr>
        <w:drawing>
          <wp:inline distT="0" distB="0" distL="0" distR="0" wp14:anchorId="78DECD89" wp14:editId="44F03EC1">
            <wp:extent cx="4368165" cy="2452713"/>
            <wp:effectExtent l="19050" t="19050" r="13335" b="24130"/>
            <wp:docPr id="6" name="Picture 16" descr="Operators in C++ - C++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perators in C++ - C++ Tutori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5539" cy="2456854"/>
                    </a:xfrm>
                    <a:prstGeom prst="rect">
                      <a:avLst/>
                    </a:prstGeom>
                    <a:noFill/>
                    <a:ln>
                      <a:solidFill>
                        <a:schemeClr val="tx1"/>
                      </a:solidFill>
                    </a:ln>
                  </pic:spPr>
                </pic:pic>
              </a:graphicData>
            </a:graphic>
          </wp:inline>
        </w:drawing>
      </w:r>
    </w:p>
    <w:p w14:paraId="45AF1CE6" w14:textId="77777777" w:rsidR="004D6EBA" w:rsidRPr="00583052" w:rsidRDefault="004D6EBA" w:rsidP="00882633">
      <w:pPr>
        <w:pStyle w:val="Heading1"/>
        <w:jc w:val="left"/>
        <w:rPr>
          <w:rFonts w:ascii="Times New Roman" w:hAnsi="Times New Roman"/>
          <w:b/>
          <w:color w:val="FF0000"/>
          <w:lang w:val="en"/>
        </w:rPr>
      </w:pPr>
      <w:r w:rsidRPr="00583052">
        <w:rPr>
          <w:rFonts w:ascii="Times New Roman" w:hAnsi="Times New Roman"/>
          <w:b/>
          <w:color w:val="FF0000"/>
          <w:lang w:val="en"/>
        </w:rPr>
        <w:t>Compiler in C++</w:t>
      </w:r>
      <w:r w:rsidR="002A1C94" w:rsidRPr="00583052">
        <w:rPr>
          <w:rFonts w:ascii="Times New Roman" w:hAnsi="Times New Roman"/>
          <w:b/>
          <w:color w:val="FF0000"/>
          <w:lang w:val="en"/>
        </w:rPr>
        <w:t>:</w:t>
      </w:r>
    </w:p>
    <w:p w14:paraId="69F46BDC" w14:textId="77777777" w:rsidR="004D6EBA" w:rsidRPr="00583052" w:rsidRDefault="000A5040" w:rsidP="00882633">
      <w:pPr>
        <w:widowControl w:val="0"/>
        <w:autoSpaceDE w:val="0"/>
        <w:autoSpaceDN w:val="0"/>
        <w:adjustRightInd w:val="0"/>
        <w:spacing w:line="240" w:lineRule="auto"/>
        <w:jc w:val="center"/>
        <w:rPr>
          <w:rFonts w:ascii="Times New Roman" w:hAnsi="Times New Roman"/>
          <w:sz w:val="28"/>
          <w:szCs w:val="28"/>
          <w:lang w:val="en"/>
        </w:rPr>
      </w:pPr>
      <w:r w:rsidRPr="00583052">
        <w:rPr>
          <w:rFonts w:ascii="Times New Roman" w:hAnsi="Times New Roman"/>
          <w:noProof/>
          <w:lang w:val="en-IN" w:eastAsia="en-IN"/>
        </w:rPr>
        <mc:AlternateContent>
          <mc:Choice Requires="wps">
            <w:drawing>
              <wp:anchor distT="0" distB="0" distL="114300" distR="114300" simplePos="0" relativeHeight="251654144" behindDoc="0" locked="0" layoutInCell="1" allowOverlap="1" wp14:anchorId="4761A5D3" wp14:editId="08237050">
                <wp:simplePos x="0" y="0"/>
                <wp:positionH relativeFrom="column">
                  <wp:posOffset>2171700</wp:posOffset>
                </wp:positionH>
                <wp:positionV relativeFrom="paragraph">
                  <wp:posOffset>1975485</wp:posOffset>
                </wp:positionV>
                <wp:extent cx="1057275" cy="247650"/>
                <wp:effectExtent l="0" t="0" r="0" b="0"/>
                <wp:wrapNone/>
                <wp:docPr id="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57275"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AEFE3A" id="Rectangle 5" o:spid="_x0000_s1026" style="position:absolute;margin-left:171pt;margin-top:155.55pt;width:83.25pt;height:19.5pt;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" stroked="f"/>
            </w:pict>
          </mc:Fallback>
        </mc:AlternateContent>
      </w:r>
      <w:r w:rsidR="00972C73" w:rsidRPr="00583052">
        <w:rPr>
          <w:rFonts w:ascii="Times New Roman" w:hAnsi="Times New Roman"/>
          <w:noProof/>
          <w:sz w:val="28"/>
          <w:szCs w:val="28"/>
          <w:lang w:val="en-IN" w:eastAsia="en-IN"/>
        </w:rPr>
        <w:drawing>
          <wp:inline distT="0" distB="0" distL="0" distR="0" wp14:anchorId="52986CAD" wp14:editId="24D4BC9C">
            <wp:extent cx="4457700" cy="2019300"/>
            <wp:effectExtent l="19050" t="19050" r="19050" b="1905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700" cy="2019300"/>
                    </a:xfrm>
                    <a:prstGeom prst="rect">
                      <a:avLst/>
                    </a:prstGeom>
                    <a:noFill/>
                    <a:ln>
                      <a:solidFill>
                        <a:schemeClr val="tx1"/>
                      </a:solidFill>
                    </a:ln>
                  </pic:spPr>
                </pic:pic>
              </a:graphicData>
            </a:graphic>
          </wp:inline>
        </w:drawing>
      </w:r>
    </w:p>
    <w:p w14:paraId="60DAD2A0" w14:textId="187AE81A" w:rsidR="004D6EBA" w:rsidRPr="00583052" w:rsidRDefault="004D6EBA" w:rsidP="00583052">
      <w:pPr>
        <w:widowControl w:val="0"/>
        <w:autoSpaceDE w:val="0"/>
        <w:autoSpaceDN w:val="0"/>
        <w:adjustRightInd w:val="0"/>
        <w:spacing w:line="240" w:lineRule="auto"/>
        <w:jc w:val="both"/>
        <w:rPr>
          <w:rFonts w:ascii="Times New Roman" w:hAnsi="Times New Roman"/>
          <w:sz w:val="24"/>
          <w:szCs w:val="24"/>
          <w:lang w:val="en"/>
        </w:rPr>
      </w:pPr>
      <w:r w:rsidRPr="00583052">
        <w:rPr>
          <w:rFonts w:ascii="Times New Roman" w:hAnsi="Times New Roman"/>
          <w:sz w:val="24"/>
          <w:szCs w:val="24"/>
          <w:lang w:val="en"/>
        </w:rPr>
        <w:t xml:space="preserve">A compiler is system software which converts programming language code into binary format in single steps. In other </w:t>
      </w:r>
      <w:r w:rsidR="00583052" w:rsidRPr="00583052">
        <w:rPr>
          <w:rFonts w:ascii="Times New Roman" w:hAnsi="Times New Roman"/>
          <w:sz w:val="24"/>
          <w:szCs w:val="24"/>
          <w:lang w:val="en"/>
        </w:rPr>
        <w:t>words,</w:t>
      </w:r>
      <w:r w:rsidRPr="00583052">
        <w:rPr>
          <w:rFonts w:ascii="Times New Roman" w:hAnsi="Times New Roman"/>
          <w:sz w:val="24"/>
          <w:szCs w:val="24"/>
          <w:lang w:val="en"/>
        </w:rPr>
        <w:t xml:space="preserve"> Compiler is a system software which can take input from other any programming language and convert it into </w:t>
      </w:r>
      <w:r w:rsidR="00583052" w:rsidRPr="00583052">
        <w:rPr>
          <w:rFonts w:ascii="Times New Roman" w:hAnsi="Times New Roman"/>
          <w:sz w:val="24"/>
          <w:szCs w:val="24"/>
          <w:lang w:val="en"/>
        </w:rPr>
        <w:t>lower-level</w:t>
      </w:r>
      <w:r w:rsidRPr="00583052">
        <w:rPr>
          <w:rFonts w:ascii="Times New Roman" w:hAnsi="Times New Roman"/>
          <w:sz w:val="24"/>
          <w:szCs w:val="24"/>
          <w:lang w:val="en"/>
        </w:rPr>
        <w:t xml:space="preserve"> machine dependent language.</w:t>
      </w:r>
    </w:p>
    <w:p w14:paraId="45CF400E" w14:textId="77777777" w:rsidR="004D6EBA" w:rsidRPr="00583052" w:rsidRDefault="004D6EBA" w:rsidP="00882633">
      <w:pPr>
        <w:pStyle w:val="Heading1"/>
        <w:tabs>
          <w:tab w:val="left" w:pos="3075"/>
        </w:tabs>
        <w:jc w:val="left"/>
        <w:rPr>
          <w:rFonts w:ascii="Times New Roman" w:hAnsi="Times New Roman"/>
          <w:b/>
          <w:color w:val="FF0000"/>
          <w:lang w:val="en"/>
        </w:rPr>
      </w:pPr>
      <w:r w:rsidRPr="00583052">
        <w:rPr>
          <w:rFonts w:ascii="Times New Roman" w:hAnsi="Times New Roman"/>
          <w:b/>
          <w:color w:val="FF0000"/>
          <w:lang w:val="en"/>
        </w:rPr>
        <w:t>Constant in C++</w:t>
      </w:r>
      <w:r w:rsidR="002A1C94" w:rsidRPr="00583052">
        <w:rPr>
          <w:rFonts w:ascii="Times New Roman" w:hAnsi="Times New Roman"/>
          <w:b/>
          <w:color w:val="FF0000"/>
          <w:lang w:val="en"/>
        </w:rPr>
        <w:t>:</w:t>
      </w:r>
      <w:r w:rsidR="00882633" w:rsidRPr="00583052">
        <w:rPr>
          <w:rFonts w:ascii="Times New Roman" w:hAnsi="Times New Roman"/>
          <w:b/>
          <w:color w:val="FF0000"/>
          <w:lang w:val="en"/>
        </w:rPr>
        <w:tab/>
      </w:r>
    </w:p>
    <w:p w14:paraId="3AD9438F" w14:textId="77777777" w:rsidR="004D6EBA" w:rsidRPr="00583052" w:rsidRDefault="004D6EBA" w:rsidP="00583052">
      <w:pPr>
        <w:widowControl w:val="0"/>
        <w:autoSpaceDE w:val="0"/>
        <w:autoSpaceDN w:val="0"/>
        <w:adjustRightInd w:val="0"/>
        <w:spacing w:line="240" w:lineRule="auto"/>
        <w:jc w:val="both"/>
        <w:rPr>
          <w:rFonts w:ascii="Times New Roman" w:hAnsi="Times New Roman"/>
          <w:sz w:val="24"/>
          <w:szCs w:val="24"/>
          <w:lang w:val="en"/>
        </w:rPr>
      </w:pPr>
      <w:r w:rsidRPr="00583052">
        <w:rPr>
          <w:rFonts w:ascii="Times New Roman" w:hAnsi="Times New Roman"/>
          <w:sz w:val="24"/>
          <w:szCs w:val="24"/>
          <w:lang w:val="en"/>
        </w:rPr>
        <w:t xml:space="preserve">It is an identifier whose value </w:t>
      </w:r>
      <w:proofErr w:type="spellStart"/>
      <w:r w:rsidRPr="00583052">
        <w:rPr>
          <w:rFonts w:ascii="Times New Roman" w:hAnsi="Times New Roman"/>
          <w:sz w:val="24"/>
          <w:szCs w:val="24"/>
          <w:lang w:val="en"/>
        </w:rPr>
        <w:t>can not</w:t>
      </w:r>
      <w:proofErr w:type="spellEnd"/>
      <w:r w:rsidRPr="00583052">
        <w:rPr>
          <w:rFonts w:ascii="Times New Roman" w:hAnsi="Times New Roman"/>
          <w:sz w:val="24"/>
          <w:szCs w:val="24"/>
          <w:lang w:val="en"/>
        </w:rPr>
        <w:t xml:space="preserve"> be changed at the execution time of program. In general constant can be used to represent as fixed values in a C++ program. Constants are classified into following types.</w:t>
      </w:r>
    </w:p>
    <w:p w14:paraId="3C01A30F" w14:textId="77777777" w:rsidR="00220436" w:rsidRPr="00583052" w:rsidRDefault="00972C73" w:rsidP="00F92524">
      <w:pPr>
        <w:widowControl w:val="0"/>
        <w:autoSpaceDE w:val="0"/>
        <w:autoSpaceDN w:val="0"/>
        <w:adjustRightInd w:val="0"/>
        <w:spacing w:line="240" w:lineRule="auto"/>
        <w:jc w:val="center"/>
        <w:rPr>
          <w:rFonts w:ascii="Times New Roman" w:hAnsi="Times New Roman"/>
          <w:sz w:val="28"/>
          <w:szCs w:val="28"/>
          <w:lang w:val="en"/>
        </w:rPr>
      </w:pPr>
      <w:r w:rsidRPr="00583052">
        <w:rPr>
          <w:rFonts w:ascii="Times New Roman" w:hAnsi="Times New Roman"/>
          <w:noProof/>
          <w:sz w:val="28"/>
          <w:szCs w:val="28"/>
          <w:lang w:val="en-IN" w:eastAsia="en-IN"/>
        </w:rPr>
        <w:lastRenderedPageBreak/>
        <w:drawing>
          <wp:inline distT="0" distB="0" distL="0" distR="0" wp14:anchorId="30433D84" wp14:editId="379727BA">
            <wp:extent cx="4309110" cy="2813685"/>
            <wp:effectExtent l="19050" t="19050" r="15240" b="2476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1337" cy="2821669"/>
                    </a:xfrm>
                    <a:prstGeom prst="rect">
                      <a:avLst/>
                    </a:prstGeom>
                    <a:noFill/>
                    <a:ln>
                      <a:solidFill>
                        <a:schemeClr val="tx1"/>
                      </a:solidFill>
                    </a:ln>
                  </pic:spPr>
                </pic:pic>
              </a:graphicData>
            </a:graphic>
          </wp:inline>
        </w:drawing>
      </w:r>
    </w:p>
    <w:p w14:paraId="5ABF011A" w14:textId="77777777" w:rsidR="004D6EBA" w:rsidRPr="00583052" w:rsidRDefault="004D6EBA" w:rsidP="00220436">
      <w:pPr>
        <w:pStyle w:val="Heading1"/>
        <w:jc w:val="left"/>
        <w:rPr>
          <w:rFonts w:ascii="Times New Roman" w:hAnsi="Times New Roman"/>
          <w:b/>
          <w:color w:val="FF0000"/>
          <w:lang w:val="en"/>
        </w:rPr>
      </w:pPr>
      <w:r w:rsidRPr="00583052">
        <w:rPr>
          <w:rFonts w:ascii="Times New Roman" w:hAnsi="Times New Roman"/>
          <w:b/>
          <w:color w:val="FF0000"/>
          <w:lang w:val="en"/>
        </w:rPr>
        <w:t>Scope of Variable in C++:</w:t>
      </w:r>
    </w:p>
    <w:p w14:paraId="6C9A2BA4" w14:textId="77777777" w:rsidR="004D6EBA" w:rsidRPr="00F92524" w:rsidRDefault="004D6EBA" w:rsidP="00F92524">
      <w:pPr>
        <w:widowControl w:val="0"/>
        <w:autoSpaceDE w:val="0"/>
        <w:autoSpaceDN w:val="0"/>
        <w:adjustRightInd w:val="0"/>
        <w:spacing w:line="240" w:lineRule="auto"/>
        <w:jc w:val="both"/>
        <w:rPr>
          <w:rFonts w:ascii="Times New Roman" w:hAnsi="Times New Roman"/>
          <w:sz w:val="24"/>
          <w:szCs w:val="24"/>
          <w:lang w:val="en"/>
        </w:rPr>
      </w:pPr>
      <w:r w:rsidRPr="00F92524">
        <w:rPr>
          <w:rFonts w:ascii="Times New Roman" w:hAnsi="Times New Roman"/>
          <w:sz w:val="24"/>
          <w:szCs w:val="24"/>
          <w:lang w:val="en"/>
        </w:rPr>
        <w:t>In C++ language, a variable can be either of global or local scope.</w:t>
      </w:r>
    </w:p>
    <w:p w14:paraId="718933AD" w14:textId="77777777" w:rsidR="004D6EBA" w:rsidRPr="00F92524" w:rsidRDefault="004D6EBA" w:rsidP="00F92524">
      <w:pPr>
        <w:pStyle w:val="ListParagraph"/>
        <w:widowControl w:val="0"/>
        <w:numPr>
          <w:ilvl w:val="0"/>
          <w:numId w:val="21"/>
        </w:numPr>
        <w:autoSpaceDE w:val="0"/>
        <w:autoSpaceDN w:val="0"/>
        <w:adjustRightInd w:val="0"/>
        <w:spacing w:line="240" w:lineRule="auto"/>
        <w:jc w:val="both"/>
        <w:rPr>
          <w:rFonts w:ascii="Times New Roman" w:hAnsi="Times New Roman"/>
          <w:b/>
          <w:color w:val="5B9BD5" w:themeColor="accent1"/>
          <w:sz w:val="24"/>
          <w:szCs w:val="24"/>
          <w:lang w:val="en"/>
        </w:rPr>
      </w:pPr>
      <w:r w:rsidRPr="00F92524">
        <w:rPr>
          <w:rFonts w:ascii="Times New Roman" w:hAnsi="Times New Roman"/>
          <w:b/>
          <w:color w:val="5B9BD5" w:themeColor="accent1"/>
          <w:sz w:val="24"/>
          <w:szCs w:val="24"/>
          <w:lang w:val="en"/>
        </w:rPr>
        <w:t>Global variable</w:t>
      </w:r>
      <w:r w:rsidR="002A1C94" w:rsidRPr="00F92524">
        <w:rPr>
          <w:rFonts w:ascii="Times New Roman" w:hAnsi="Times New Roman"/>
          <w:b/>
          <w:color w:val="5B9BD5" w:themeColor="accent1"/>
          <w:sz w:val="24"/>
          <w:szCs w:val="24"/>
          <w:lang w:val="en"/>
        </w:rPr>
        <w:t>:</w:t>
      </w:r>
    </w:p>
    <w:p w14:paraId="379072DA" w14:textId="77777777" w:rsidR="004D6EBA" w:rsidRPr="00F92524" w:rsidRDefault="004D6EBA" w:rsidP="00F92524">
      <w:pPr>
        <w:widowControl w:val="0"/>
        <w:autoSpaceDE w:val="0"/>
        <w:autoSpaceDN w:val="0"/>
        <w:adjustRightInd w:val="0"/>
        <w:spacing w:line="240" w:lineRule="auto"/>
        <w:jc w:val="both"/>
        <w:rPr>
          <w:rFonts w:ascii="Times New Roman" w:hAnsi="Times New Roman"/>
          <w:sz w:val="24"/>
          <w:szCs w:val="24"/>
          <w:lang w:val="en"/>
        </w:rPr>
      </w:pPr>
      <w:r w:rsidRPr="00F92524">
        <w:rPr>
          <w:rFonts w:ascii="Times New Roman" w:hAnsi="Times New Roman"/>
          <w:sz w:val="24"/>
          <w:szCs w:val="24"/>
          <w:lang w:val="en"/>
        </w:rPr>
        <w:t>Global variables are defined outside of all the functions, generally on top of the program. The global variables will hold their value throughout the life-time of your program.</w:t>
      </w:r>
    </w:p>
    <w:p w14:paraId="3B92EA8A" w14:textId="77777777" w:rsidR="004D6EBA" w:rsidRPr="00F92524" w:rsidRDefault="004D6EBA" w:rsidP="00F92524">
      <w:pPr>
        <w:pStyle w:val="ListParagraph"/>
        <w:widowControl w:val="0"/>
        <w:numPr>
          <w:ilvl w:val="0"/>
          <w:numId w:val="21"/>
        </w:numPr>
        <w:tabs>
          <w:tab w:val="left" w:pos="2325"/>
        </w:tabs>
        <w:autoSpaceDE w:val="0"/>
        <w:autoSpaceDN w:val="0"/>
        <w:adjustRightInd w:val="0"/>
        <w:spacing w:line="240" w:lineRule="auto"/>
        <w:jc w:val="both"/>
        <w:rPr>
          <w:rFonts w:ascii="Times New Roman" w:hAnsi="Times New Roman"/>
          <w:b/>
          <w:color w:val="5B9BD5" w:themeColor="accent1"/>
          <w:sz w:val="24"/>
          <w:szCs w:val="24"/>
          <w:lang w:val="en"/>
        </w:rPr>
      </w:pPr>
      <w:r w:rsidRPr="00F92524">
        <w:rPr>
          <w:rFonts w:ascii="Times New Roman" w:hAnsi="Times New Roman"/>
          <w:b/>
          <w:color w:val="5B9BD5" w:themeColor="accent1"/>
          <w:sz w:val="24"/>
          <w:szCs w:val="24"/>
          <w:lang w:val="en"/>
        </w:rPr>
        <w:t>Local variable</w:t>
      </w:r>
      <w:r w:rsidR="002A1C94" w:rsidRPr="00F92524">
        <w:rPr>
          <w:rFonts w:ascii="Times New Roman" w:hAnsi="Times New Roman"/>
          <w:b/>
          <w:color w:val="5B9BD5" w:themeColor="accent1"/>
          <w:sz w:val="24"/>
          <w:szCs w:val="24"/>
          <w:lang w:val="en"/>
        </w:rPr>
        <w:t>:</w:t>
      </w:r>
      <w:r w:rsidR="00220436" w:rsidRPr="00F92524">
        <w:rPr>
          <w:rFonts w:ascii="Times New Roman" w:hAnsi="Times New Roman"/>
          <w:b/>
          <w:color w:val="5B9BD5" w:themeColor="accent1"/>
          <w:sz w:val="24"/>
          <w:szCs w:val="24"/>
          <w:lang w:val="en"/>
        </w:rPr>
        <w:tab/>
      </w:r>
    </w:p>
    <w:p w14:paraId="0E3C85B4" w14:textId="1E6AF01D" w:rsidR="007F721E" w:rsidRPr="00F92524" w:rsidRDefault="004D6EBA" w:rsidP="00F92524">
      <w:pPr>
        <w:widowControl w:val="0"/>
        <w:autoSpaceDE w:val="0"/>
        <w:autoSpaceDN w:val="0"/>
        <w:adjustRightInd w:val="0"/>
        <w:spacing w:line="240" w:lineRule="auto"/>
        <w:jc w:val="both"/>
        <w:rPr>
          <w:rFonts w:ascii="Times New Roman" w:hAnsi="Times New Roman"/>
          <w:sz w:val="24"/>
          <w:szCs w:val="24"/>
          <w:lang w:val="en"/>
        </w:rPr>
      </w:pPr>
      <w:r w:rsidRPr="00F92524">
        <w:rPr>
          <w:rFonts w:ascii="Times New Roman" w:hAnsi="Times New Roman"/>
          <w:sz w:val="24"/>
          <w:szCs w:val="24"/>
          <w:lang w:val="en"/>
        </w:rPr>
        <w:t xml:space="preserve">A local variable is declared within the body of a function or a block. Local variable only </w:t>
      </w:r>
      <w:proofErr w:type="gramStart"/>
      <w:r w:rsidRPr="00F92524">
        <w:rPr>
          <w:rFonts w:ascii="Times New Roman" w:hAnsi="Times New Roman"/>
          <w:sz w:val="24"/>
          <w:szCs w:val="24"/>
          <w:lang w:val="en"/>
        </w:rPr>
        <w:t>use</w:t>
      </w:r>
      <w:proofErr w:type="gramEnd"/>
      <w:r w:rsidRPr="00F92524">
        <w:rPr>
          <w:rFonts w:ascii="Times New Roman" w:hAnsi="Times New Roman"/>
          <w:sz w:val="24"/>
          <w:szCs w:val="24"/>
          <w:lang w:val="en"/>
        </w:rPr>
        <w:t xml:space="preserve"> within the function or block where it is </w:t>
      </w:r>
      <w:r w:rsidR="00F92524" w:rsidRPr="00F92524">
        <w:rPr>
          <w:rFonts w:ascii="Times New Roman" w:hAnsi="Times New Roman"/>
          <w:sz w:val="24"/>
          <w:szCs w:val="24"/>
          <w:lang w:val="en"/>
        </w:rPr>
        <w:t>declared</w:t>
      </w:r>
      <w:r w:rsidRPr="00F92524">
        <w:rPr>
          <w:rFonts w:ascii="Times New Roman" w:hAnsi="Times New Roman"/>
          <w:sz w:val="24"/>
          <w:szCs w:val="24"/>
          <w:lang w:val="en"/>
        </w:rPr>
        <w:t>.</w:t>
      </w:r>
    </w:p>
    <w:p w14:paraId="42E20E80" w14:textId="77777777" w:rsidR="004D6EBA" w:rsidRPr="00F92524" w:rsidRDefault="004D6EBA">
      <w:pPr>
        <w:widowControl w:val="0"/>
        <w:autoSpaceDE w:val="0"/>
        <w:autoSpaceDN w:val="0"/>
        <w:adjustRightInd w:val="0"/>
        <w:spacing w:line="240" w:lineRule="auto"/>
        <w:rPr>
          <w:rFonts w:ascii="Times New Roman" w:hAnsi="Times New Roman"/>
          <w:color w:val="C00000"/>
          <w:sz w:val="24"/>
          <w:szCs w:val="24"/>
          <w:lang w:val="en"/>
        </w:rPr>
      </w:pPr>
      <w:r w:rsidRPr="00F92524">
        <w:rPr>
          <w:rFonts w:ascii="Times New Roman" w:hAnsi="Times New Roman"/>
          <w:color w:val="C00000"/>
          <w:sz w:val="24"/>
          <w:szCs w:val="24"/>
          <w:lang w:val="en"/>
        </w:rPr>
        <w:t>Example of Global and Local variable</w:t>
      </w:r>
    </w:p>
    <w:p w14:paraId="7553229B" w14:textId="3455C5A2" w:rsidR="004D6EBA" w:rsidRPr="00F92524" w:rsidRDefault="004D6EBA">
      <w:pPr>
        <w:widowControl w:val="0"/>
        <w:autoSpaceDE w:val="0"/>
        <w:autoSpaceDN w:val="0"/>
        <w:adjustRightInd w:val="0"/>
        <w:spacing w:line="240" w:lineRule="auto"/>
        <w:rPr>
          <w:rFonts w:ascii="Times New Roman" w:hAnsi="Times New Roman"/>
          <w:sz w:val="24"/>
          <w:szCs w:val="24"/>
          <w:lang w:val="en"/>
        </w:rPr>
      </w:pPr>
      <w:r w:rsidRPr="00F92524">
        <w:rPr>
          <w:rFonts w:ascii="Times New Roman" w:hAnsi="Times New Roman"/>
          <w:sz w:val="24"/>
          <w:szCs w:val="24"/>
          <w:lang w:val="en"/>
        </w:rPr>
        <w:t>#include&lt;iostream&gt;</w:t>
      </w:r>
    </w:p>
    <w:p w14:paraId="35142E07" w14:textId="77777777" w:rsidR="004D6EBA" w:rsidRPr="00F92524" w:rsidRDefault="004D6EBA">
      <w:pPr>
        <w:widowControl w:val="0"/>
        <w:autoSpaceDE w:val="0"/>
        <w:autoSpaceDN w:val="0"/>
        <w:adjustRightInd w:val="0"/>
        <w:spacing w:line="240" w:lineRule="auto"/>
        <w:rPr>
          <w:rFonts w:ascii="Times New Roman" w:hAnsi="Times New Roman"/>
          <w:sz w:val="24"/>
          <w:szCs w:val="24"/>
          <w:lang w:val="en"/>
        </w:rPr>
      </w:pPr>
      <w:r w:rsidRPr="00F92524">
        <w:rPr>
          <w:rFonts w:ascii="Times New Roman" w:hAnsi="Times New Roman"/>
          <w:sz w:val="24"/>
          <w:szCs w:val="24"/>
          <w:lang w:val="en"/>
        </w:rPr>
        <w:t xml:space="preserve">int </w:t>
      </w:r>
      <w:proofErr w:type="gramStart"/>
      <w:r w:rsidRPr="00F92524">
        <w:rPr>
          <w:rFonts w:ascii="Times New Roman" w:hAnsi="Times New Roman"/>
          <w:sz w:val="24"/>
          <w:szCs w:val="24"/>
          <w:lang w:val="en"/>
        </w:rPr>
        <w:t xml:space="preserve">a;   </w:t>
      </w:r>
      <w:proofErr w:type="gramEnd"/>
      <w:r w:rsidRPr="00F92524">
        <w:rPr>
          <w:rFonts w:ascii="Times New Roman" w:hAnsi="Times New Roman"/>
          <w:sz w:val="24"/>
          <w:szCs w:val="24"/>
          <w:lang w:val="en"/>
        </w:rPr>
        <w:t>// global variable</w:t>
      </w:r>
    </w:p>
    <w:p w14:paraId="623686BA" w14:textId="5E1A4BE3" w:rsidR="004D6EBA" w:rsidRPr="00F92524" w:rsidRDefault="00F92524">
      <w:pPr>
        <w:widowControl w:val="0"/>
        <w:autoSpaceDE w:val="0"/>
        <w:autoSpaceDN w:val="0"/>
        <w:adjustRightInd w:val="0"/>
        <w:spacing w:line="240" w:lineRule="auto"/>
        <w:rPr>
          <w:rFonts w:ascii="Times New Roman" w:hAnsi="Times New Roman"/>
          <w:sz w:val="24"/>
          <w:szCs w:val="24"/>
          <w:lang w:val="en"/>
        </w:rPr>
      </w:pPr>
      <w:r>
        <w:rPr>
          <w:rFonts w:ascii="Times New Roman" w:hAnsi="Times New Roman"/>
          <w:sz w:val="24"/>
          <w:szCs w:val="24"/>
          <w:lang w:val="en"/>
        </w:rPr>
        <w:t>int</w:t>
      </w:r>
      <w:r w:rsidR="004D6EBA" w:rsidRPr="00F92524">
        <w:rPr>
          <w:rFonts w:ascii="Times New Roman" w:hAnsi="Times New Roman"/>
          <w:sz w:val="24"/>
          <w:szCs w:val="24"/>
          <w:lang w:val="en"/>
        </w:rPr>
        <w:t xml:space="preserve"> </w:t>
      </w:r>
      <w:proofErr w:type="gramStart"/>
      <w:r w:rsidR="004D6EBA" w:rsidRPr="00F92524">
        <w:rPr>
          <w:rFonts w:ascii="Times New Roman" w:hAnsi="Times New Roman"/>
          <w:sz w:val="24"/>
          <w:szCs w:val="24"/>
          <w:lang w:val="en"/>
        </w:rPr>
        <w:t>main(</w:t>
      </w:r>
      <w:proofErr w:type="gramEnd"/>
      <w:r w:rsidR="004D6EBA" w:rsidRPr="00F92524">
        <w:rPr>
          <w:rFonts w:ascii="Times New Roman" w:hAnsi="Times New Roman"/>
          <w:sz w:val="24"/>
          <w:szCs w:val="24"/>
          <w:lang w:val="en"/>
        </w:rPr>
        <w:t>)</w:t>
      </w:r>
    </w:p>
    <w:p w14:paraId="60DB72A6" w14:textId="77777777" w:rsidR="004D6EBA" w:rsidRPr="00F92524" w:rsidRDefault="004D6EBA">
      <w:pPr>
        <w:widowControl w:val="0"/>
        <w:autoSpaceDE w:val="0"/>
        <w:autoSpaceDN w:val="0"/>
        <w:adjustRightInd w:val="0"/>
        <w:spacing w:line="240" w:lineRule="auto"/>
        <w:rPr>
          <w:rFonts w:ascii="Times New Roman" w:hAnsi="Times New Roman"/>
          <w:sz w:val="24"/>
          <w:szCs w:val="24"/>
          <w:lang w:val="en"/>
        </w:rPr>
      </w:pPr>
      <w:r w:rsidRPr="00F92524">
        <w:rPr>
          <w:rFonts w:ascii="Times New Roman" w:hAnsi="Times New Roman"/>
          <w:sz w:val="24"/>
          <w:szCs w:val="24"/>
          <w:lang w:val="en"/>
        </w:rPr>
        <w:t>{</w:t>
      </w:r>
    </w:p>
    <w:p w14:paraId="5DCA256A" w14:textId="77777777" w:rsidR="004D6EBA" w:rsidRPr="00F92524" w:rsidRDefault="004D6EBA">
      <w:pPr>
        <w:widowControl w:val="0"/>
        <w:autoSpaceDE w:val="0"/>
        <w:autoSpaceDN w:val="0"/>
        <w:adjustRightInd w:val="0"/>
        <w:spacing w:line="240" w:lineRule="auto"/>
        <w:rPr>
          <w:rFonts w:ascii="Times New Roman" w:hAnsi="Times New Roman"/>
          <w:sz w:val="24"/>
          <w:szCs w:val="24"/>
          <w:lang w:val="en"/>
        </w:rPr>
      </w:pPr>
      <w:r w:rsidRPr="00F92524">
        <w:rPr>
          <w:rFonts w:ascii="Times New Roman" w:hAnsi="Times New Roman"/>
          <w:sz w:val="24"/>
          <w:szCs w:val="24"/>
          <w:lang w:val="en"/>
        </w:rPr>
        <w:t xml:space="preserve">int </w:t>
      </w:r>
      <w:proofErr w:type="gramStart"/>
      <w:r w:rsidRPr="00F92524">
        <w:rPr>
          <w:rFonts w:ascii="Times New Roman" w:hAnsi="Times New Roman"/>
          <w:sz w:val="24"/>
          <w:szCs w:val="24"/>
          <w:lang w:val="en"/>
        </w:rPr>
        <w:t xml:space="preserve">b;   </w:t>
      </w:r>
      <w:proofErr w:type="gramEnd"/>
      <w:r w:rsidRPr="00F92524">
        <w:rPr>
          <w:rFonts w:ascii="Times New Roman" w:hAnsi="Times New Roman"/>
          <w:sz w:val="24"/>
          <w:szCs w:val="24"/>
          <w:lang w:val="en"/>
        </w:rPr>
        <w:t xml:space="preserve"> // local variable</w:t>
      </w:r>
    </w:p>
    <w:p w14:paraId="2F0A4EEB" w14:textId="77777777" w:rsidR="004D6EBA" w:rsidRPr="00F92524" w:rsidRDefault="004D6EBA">
      <w:pPr>
        <w:widowControl w:val="0"/>
        <w:autoSpaceDE w:val="0"/>
        <w:autoSpaceDN w:val="0"/>
        <w:adjustRightInd w:val="0"/>
        <w:spacing w:line="240" w:lineRule="auto"/>
        <w:rPr>
          <w:rFonts w:ascii="Times New Roman" w:hAnsi="Times New Roman"/>
          <w:sz w:val="24"/>
          <w:szCs w:val="24"/>
          <w:lang w:val="en"/>
        </w:rPr>
      </w:pPr>
      <w:r w:rsidRPr="00F92524">
        <w:rPr>
          <w:rFonts w:ascii="Times New Roman" w:hAnsi="Times New Roman"/>
          <w:sz w:val="24"/>
          <w:szCs w:val="24"/>
          <w:lang w:val="en"/>
        </w:rPr>
        <w:t>a=10, b=20;</w:t>
      </w:r>
    </w:p>
    <w:p w14:paraId="39824711" w14:textId="77777777" w:rsidR="004D6EBA" w:rsidRPr="00F92524" w:rsidRDefault="004D6EBA">
      <w:pPr>
        <w:widowControl w:val="0"/>
        <w:autoSpaceDE w:val="0"/>
        <w:autoSpaceDN w:val="0"/>
        <w:adjustRightInd w:val="0"/>
        <w:spacing w:line="240" w:lineRule="auto"/>
        <w:rPr>
          <w:rFonts w:ascii="Times New Roman" w:hAnsi="Times New Roman"/>
          <w:sz w:val="24"/>
          <w:szCs w:val="24"/>
          <w:lang w:val="en"/>
        </w:rPr>
      </w:pPr>
      <w:proofErr w:type="spellStart"/>
      <w:r w:rsidRPr="00F92524">
        <w:rPr>
          <w:rFonts w:ascii="Times New Roman" w:hAnsi="Times New Roman"/>
          <w:sz w:val="24"/>
          <w:szCs w:val="24"/>
          <w:lang w:val="en"/>
        </w:rPr>
        <w:t>cout</w:t>
      </w:r>
      <w:proofErr w:type="spellEnd"/>
      <w:r w:rsidRPr="00F92524">
        <w:rPr>
          <w:rFonts w:ascii="Times New Roman" w:hAnsi="Times New Roman"/>
          <w:sz w:val="24"/>
          <w:szCs w:val="24"/>
          <w:lang w:val="en"/>
        </w:rPr>
        <w:t>&lt;&lt;"Value of a: "&lt;&lt;a;</w:t>
      </w:r>
    </w:p>
    <w:p w14:paraId="55ED2BC5" w14:textId="77777777" w:rsidR="004D6EBA" w:rsidRPr="00F92524" w:rsidRDefault="004D6EBA">
      <w:pPr>
        <w:widowControl w:val="0"/>
        <w:autoSpaceDE w:val="0"/>
        <w:autoSpaceDN w:val="0"/>
        <w:adjustRightInd w:val="0"/>
        <w:spacing w:line="240" w:lineRule="auto"/>
        <w:rPr>
          <w:rFonts w:ascii="Times New Roman" w:hAnsi="Times New Roman"/>
          <w:sz w:val="24"/>
          <w:szCs w:val="24"/>
          <w:lang w:val="en"/>
        </w:rPr>
      </w:pPr>
      <w:proofErr w:type="spellStart"/>
      <w:r w:rsidRPr="00F92524">
        <w:rPr>
          <w:rFonts w:ascii="Times New Roman" w:hAnsi="Times New Roman"/>
          <w:sz w:val="24"/>
          <w:szCs w:val="24"/>
          <w:lang w:val="en"/>
        </w:rPr>
        <w:t>cout</w:t>
      </w:r>
      <w:proofErr w:type="spellEnd"/>
      <w:r w:rsidRPr="00F92524">
        <w:rPr>
          <w:rFonts w:ascii="Times New Roman" w:hAnsi="Times New Roman"/>
          <w:sz w:val="24"/>
          <w:szCs w:val="24"/>
          <w:lang w:val="en"/>
        </w:rPr>
        <w:t>&lt;&lt;"Value of b: "&lt;&lt;b;</w:t>
      </w:r>
    </w:p>
    <w:p w14:paraId="68FB08AA" w14:textId="77777777" w:rsidR="004D6EBA" w:rsidRPr="00F92524" w:rsidRDefault="004D6EBA">
      <w:pPr>
        <w:widowControl w:val="0"/>
        <w:autoSpaceDE w:val="0"/>
        <w:autoSpaceDN w:val="0"/>
        <w:adjustRightInd w:val="0"/>
        <w:spacing w:line="240" w:lineRule="auto"/>
        <w:rPr>
          <w:rFonts w:ascii="Times New Roman" w:hAnsi="Times New Roman"/>
          <w:sz w:val="24"/>
          <w:szCs w:val="24"/>
          <w:lang w:val="en"/>
        </w:rPr>
      </w:pPr>
      <w:r w:rsidRPr="00F92524">
        <w:rPr>
          <w:rFonts w:ascii="Times New Roman" w:hAnsi="Times New Roman"/>
          <w:sz w:val="24"/>
          <w:szCs w:val="24"/>
          <w:lang w:val="en"/>
        </w:rPr>
        <w:t>}</w:t>
      </w:r>
    </w:p>
    <w:p w14:paraId="0188627D" w14:textId="77777777" w:rsidR="004D6EBA" w:rsidRPr="00F92524" w:rsidRDefault="004D6EBA">
      <w:pPr>
        <w:widowControl w:val="0"/>
        <w:autoSpaceDE w:val="0"/>
        <w:autoSpaceDN w:val="0"/>
        <w:adjustRightInd w:val="0"/>
        <w:spacing w:line="240" w:lineRule="auto"/>
        <w:rPr>
          <w:rFonts w:ascii="Times New Roman" w:hAnsi="Times New Roman"/>
          <w:sz w:val="24"/>
          <w:szCs w:val="24"/>
          <w:lang w:val="en"/>
        </w:rPr>
      </w:pPr>
    </w:p>
    <w:p w14:paraId="68370B22" w14:textId="598BAF84" w:rsidR="004D6EBA" w:rsidRPr="00F92524" w:rsidRDefault="004D6EBA">
      <w:pPr>
        <w:widowControl w:val="0"/>
        <w:autoSpaceDE w:val="0"/>
        <w:autoSpaceDN w:val="0"/>
        <w:adjustRightInd w:val="0"/>
        <w:spacing w:line="240" w:lineRule="auto"/>
        <w:rPr>
          <w:rFonts w:ascii="Times New Roman" w:hAnsi="Times New Roman"/>
          <w:b/>
          <w:bCs/>
          <w:sz w:val="24"/>
          <w:szCs w:val="24"/>
          <w:lang w:val="en"/>
        </w:rPr>
      </w:pPr>
      <w:r w:rsidRPr="00F92524">
        <w:rPr>
          <w:rFonts w:ascii="Times New Roman" w:hAnsi="Times New Roman"/>
          <w:b/>
          <w:bCs/>
          <w:sz w:val="24"/>
          <w:szCs w:val="24"/>
          <w:lang w:val="en"/>
        </w:rPr>
        <w:lastRenderedPageBreak/>
        <w:t>Output</w:t>
      </w:r>
      <w:r w:rsidR="00F92524">
        <w:rPr>
          <w:rFonts w:ascii="Times New Roman" w:hAnsi="Times New Roman"/>
          <w:b/>
          <w:bCs/>
          <w:sz w:val="24"/>
          <w:szCs w:val="24"/>
          <w:lang w:val="en"/>
        </w:rPr>
        <w:t>:</w:t>
      </w:r>
    </w:p>
    <w:p w14:paraId="22B2FA43" w14:textId="77777777" w:rsidR="004D6EBA" w:rsidRPr="00F92524" w:rsidRDefault="004D6EBA">
      <w:pPr>
        <w:widowControl w:val="0"/>
        <w:autoSpaceDE w:val="0"/>
        <w:autoSpaceDN w:val="0"/>
        <w:adjustRightInd w:val="0"/>
        <w:spacing w:line="240" w:lineRule="auto"/>
        <w:rPr>
          <w:rFonts w:ascii="Times New Roman" w:hAnsi="Times New Roman"/>
          <w:sz w:val="24"/>
          <w:szCs w:val="24"/>
          <w:lang w:val="en"/>
        </w:rPr>
      </w:pPr>
      <w:r w:rsidRPr="00F92524">
        <w:rPr>
          <w:rFonts w:ascii="Times New Roman" w:hAnsi="Times New Roman"/>
          <w:sz w:val="24"/>
          <w:szCs w:val="24"/>
          <w:lang w:val="en"/>
        </w:rPr>
        <w:t>Value of a: 10</w:t>
      </w:r>
    </w:p>
    <w:p w14:paraId="4737924A" w14:textId="77777777" w:rsidR="000322CA" w:rsidRDefault="004D6EBA">
      <w:pPr>
        <w:widowControl w:val="0"/>
        <w:autoSpaceDE w:val="0"/>
        <w:autoSpaceDN w:val="0"/>
        <w:adjustRightInd w:val="0"/>
        <w:spacing w:line="240" w:lineRule="auto"/>
        <w:rPr>
          <w:rFonts w:ascii="Times New Roman" w:hAnsi="Times New Roman"/>
          <w:sz w:val="24"/>
          <w:szCs w:val="24"/>
          <w:lang w:val="en"/>
        </w:rPr>
      </w:pPr>
      <w:r w:rsidRPr="00F92524">
        <w:rPr>
          <w:rFonts w:ascii="Times New Roman" w:hAnsi="Times New Roman"/>
          <w:sz w:val="24"/>
          <w:szCs w:val="24"/>
          <w:lang w:val="en"/>
        </w:rPr>
        <w:t>Value of b: 20</w:t>
      </w:r>
    </w:p>
    <w:p w14:paraId="50C7BF04"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56463180"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56726E0D"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0FD5D49B"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47E6D9FF"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5C75747D"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023E8A45"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410478AC"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1696A755"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4C26FA37"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2D546D78"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42E60138"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2C815530"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42541CB7"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05C2EF39"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57B16A14"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34B0F6D4"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25FF0AE8"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2250387D"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13D9F1C7"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13DEF2D4"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583CE5DF"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71A1761B"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6B49A519"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1F2E401B"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4DCC940C" w14:textId="77777777" w:rsidR="00F92524" w:rsidRPr="00F92524" w:rsidRDefault="00F92524">
      <w:pPr>
        <w:widowControl w:val="0"/>
        <w:autoSpaceDE w:val="0"/>
        <w:autoSpaceDN w:val="0"/>
        <w:adjustRightInd w:val="0"/>
        <w:spacing w:line="240" w:lineRule="auto"/>
        <w:rPr>
          <w:rFonts w:ascii="Times New Roman" w:hAnsi="Times New Roman"/>
          <w:b/>
          <w:sz w:val="24"/>
          <w:szCs w:val="24"/>
          <w:lang w:val="en"/>
        </w:rPr>
      </w:pPr>
    </w:p>
    <w:p w14:paraId="39F3F255" w14:textId="77777777" w:rsidR="004D6EBA" w:rsidRPr="00583052" w:rsidRDefault="00401F0A" w:rsidP="00401F0A">
      <w:pPr>
        <w:pStyle w:val="Heading3"/>
        <w:rPr>
          <w:rFonts w:ascii="Times New Roman" w:hAnsi="Times New Roman"/>
          <w:b/>
          <w:sz w:val="32"/>
          <w:szCs w:val="32"/>
          <w:lang w:val="en"/>
        </w:rPr>
      </w:pPr>
      <w:r w:rsidRPr="00583052">
        <w:rPr>
          <w:rFonts w:ascii="Times New Roman" w:hAnsi="Times New Roman"/>
          <w:b/>
          <w:sz w:val="32"/>
          <w:szCs w:val="32"/>
          <w:lang w:val="en"/>
        </w:rPr>
        <w:lastRenderedPageBreak/>
        <w:t>3. CHAPTER-</w:t>
      </w:r>
      <w:r w:rsidR="004D6EBA" w:rsidRPr="00583052">
        <w:rPr>
          <w:rFonts w:ascii="Times New Roman" w:hAnsi="Times New Roman"/>
          <w:b/>
          <w:sz w:val="32"/>
          <w:szCs w:val="32"/>
          <w:lang w:val="en"/>
        </w:rPr>
        <w:t>Structure Of C++ Program</w:t>
      </w:r>
      <w:r w:rsidR="002A1C94" w:rsidRPr="00583052">
        <w:rPr>
          <w:rFonts w:ascii="Times New Roman" w:hAnsi="Times New Roman"/>
          <w:b/>
          <w:sz w:val="32"/>
          <w:szCs w:val="32"/>
          <w:lang w:val="en"/>
        </w:rPr>
        <w:t>:</w:t>
      </w:r>
    </w:p>
    <w:p w14:paraId="5EA46B5D" w14:textId="77777777" w:rsidR="00691F3B" w:rsidRPr="00583052" w:rsidRDefault="00691F3B" w:rsidP="00691F3B">
      <w:pPr>
        <w:rPr>
          <w:rFonts w:ascii="Times New Roman" w:hAnsi="Times New Roman"/>
          <w:lang w:val="en"/>
        </w:rPr>
      </w:pPr>
    </w:p>
    <w:tbl>
      <w:tblPr>
        <w:tblStyle w:val="LightGrid-Accent4"/>
        <w:tblW w:w="0" w:type="auto"/>
        <w:jc w:val="center"/>
        <w:tblLook w:val="0000" w:firstRow="0" w:lastRow="0" w:firstColumn="0" w:lastColumn="0" w:noHBand="0" w:noVBand="0"/>
      </w:tblPr>
      <w:tblGrid>
        <w:gridCol w:w="5699"/>
      </w:tblGrid>
      <w:tr w:rsidR="00C7272E" w:rsidRPr="00583052" w14:paraId="24A5F8EF" w14:textId="77777777" w:rsidTr="00ED2519">
        <w:trPr>
          <w:cnfStyle w:val="000000100000" w:firstRow="0" w:lastRow="0" w:firstColumn="0" w:lastColumn="0" w:oddVBand="0" w:evenVBand="0" w:oddHBand="1" w:evenHBand="0" w:firstRowFirstColumn="0" w:firstRowLastColumn="0" w:lastRowFirstColumn="0" w:lastRowLastColumn="0"/>
          <w:trHeight w:val="6950"/>
          <w:jc w:val="center"/>
        </w:trPr>
        <w:tc>
          <w:tcPr>
            <w:cnfStyle w:val="000010000000" w:firstRow="0" w:lastRow="0" w:firstColumn="0" w:lastColumn="0" w:oddVBand="1" w:evenVBand="0" w:oddHBand="0" w:evenHBand="0" w:firstRowFirstColumn="0" w:firstRowLastColumn="0" w:lastRowFirstColumn="0" w:lastRowLastColumn="0"/>
            <w:tcW w:w="5699" w:type="dxa"/>
          </w:tcPr>
          <w:p w14:paraId="64B7A95F" w14:textId="77777777" w:rsidR="00C7272E" w:rsidRPr="00583052" w:rsidRDefault="00C7272E" w:rsidP="008D625B">
            <w:pPr>
              <w:widowControl w:val="0"/>
              <w:autoSpaceDE w:val="0"/>
              <w:autoSpaceDN w:val="0"/>
              <w:adjustRightInd w:val="0"/>
              <w:ind w:left="480"/>
              <w:rPr>
                <w:rFonts w:ascii="Times New Roman" w:hAnsi="Times New Roman"/>
                <w:sz w:val="28"/>
                <w:szCs w:val="28"/>
                <w:lang w:val="en"/>
              </w:rPr>
            </w:pPr>
            <w:r w:rsidRPr="00583052">
              <w:rPr>
                <w:rFonts w:ascii="Times New Roman" w:hAnsi="Times New Roman"/>
                <w:sz w:val="28"/>
                <w:szCs w:val="28"/>
                <w:lang w:val="en"/>
              </w:rPr>
              <w:t>#include&lt;headerfilename.h</w:t>
            </w:r>
            <w:proofErr w:type="gramStart"/>
            <w:r w:rsidRPr="00583052">
              <w:rPr>
                <w:rFonts w:ascii="Times New Roman" w:hAnsi="Times New Roman"/>
                <w:sz w:val="28"/>
                <w:szCs w:val="28"/>
                <w:lang w:val="en"/>
              </w:rPr>
              <w:t>&gt;  --</w:t>
            </w:r>
            <w:proofErr w:type="gramEnd"/>
            <w:r w:rsidRPr="00583052">
              <w:rPr>
                <w:rFonts w:ascii="Times New Roman" w:hAnsi="Times New Roman"/>
                <w:sz w:val="28"/>
                <w:szCs w:val="28"/>
                <w:lang w:val="en"/>
              </w:rPr>
              <w:t>&gt; include section</w:t>
            </w:r>
          </w:p>
          <w:p w14:paraId="74E99280" w14:textId="77777777" w:rsidR="00C7272E" w:rsidRPr="00583052" w:rsidRDefault="00C7272E" w:rsidP="00C7272E">
            <w:pPr>
              <w:widowControl w:val="0"/>
              <w:autoSpaceDE w:val="0"/>
              <w:autoSpaceDN w:val="0"/>
              <w:adjustRightInd w:val="0"/>
              <w:ind w:left="480"/>
              <w:rPr>
                <w:rFonts w:ascii="Times New Roman" w:hAnsi="Times New Roman"/>
                <w:sz w:val="28"/>
                <w:szCs w:val="28"/>
                <w:lang w:val="en"/>
              </w:rPr>
            </w:pPr>
            <w:r w:rsidRPr="00583052">
              <w:rPr>
                <w:rFonts w:ascii="Times New Roman" w:hAnsi="Times New Roman"/>
                <w:sz w:val="28"/>
                <w:szCs w:val="28"/>
                <w:lang w:val="en"/>
              </w:rPr>
              <w:t xml:space="preserve">class </w:t>
            </w:r>
            <w:proofErr w:type="spellStart"/>
            <w:r w:rsidRPr="00583052">
              <w:rPr>
                <w:rFonts w:ascii="Times New Roman" w:hAnsi="Times New Roman"/>
                <w:sz w:val="28"/>
                <w:szCs w:val="28"/>
                <w:lang w:val="en"/>
              </w:rPr>
              <w:t>class_name</w:t>
            </w:r>
            <w:proofErr w:type="spellEnd"/>
          </w:p>
          <w:p w14:paraId="3FA63568" w14:textId="77777777" w:rsidR="00C7272E" w:rsidRPr="00583052" w:rsidRDefault="00C7272E" w:rsidP="00C7272E">
            <w:pPr>
              <w:widowControl w:val="0"/>
              <w:autoSpaceDE w:val="0"/>
              <w:autoSpaceDN w:val="0"/>
              <w:adjustRightInd w:val="0"/>
              <w:ind w:left="480"/>
              <w:rPr>
                <w:rFonts w:ascii="Times New Roman" w:hAnsi="Times New Roman"/>
                <w:sz w:val="28"/>
                <w:szCs w:val="28"/>
                <w:lang w:val="en"/>
              </w:rPr>
            </w:pPr>
            <w:r w:rsidRPr="00583052">
              <w:rPr>
                <w:rFonts w:ascii="Times New Roman" w:hAnsi="Times New Roman"/>
                <w:sz w:val="28"/>
                <w:szCs w:val="28"/>
                <w:lang w:val="en"/>
              </w:rPr>
              <w:t>{</w:t>
            </w:r>
          </w:p>
          <w:p w14:paraId="665BA8D3" w14:textId="77777777" w:rsidR="00C7272E" w:rsidRPr="00583052" w:rsidRDefault="00C7272E" w:rsidP="00C7272E">
            <w:pPr>
              <w:widowControl w:val="0"/>
              <w:autoSpaceDE w:val="0"/>
              <w:autoSpaceDN w:val="0"/>
              <w:adjustRightInd w:val="0"/>
              <w:ind w:left="480"/>
              <w:rPr>
                <w:rFonts w:ascii="Times New Roman" w:hAnsi="Times New Roman"/>
                <w:sz w:val="28"/>
                <w:szCs w:val="28"/>
                <w:lang w:val="en"/>
              </w:rPr>
            </w:pPr>
            <w:r w:rsidRPr="00583052">
              <w:rPr>
                <w:rFonts w:ascii="Times New Roman" w:hAnsi="Times New Roman"/>
                <w:sz w:val="28"/>
                <w:szCs w:val="28"/>
                <w:lang w:val="en"/>
              </w:rPr>
              <w:t>data members;</w:t>
            </w:r>
          </w:p>
          <w:p w14:paraId="6568A2E2" w14:textId="77777777" w:rsidR="00C7272E" w:rsidRPr="00583052" w:rsidRDefault="00C7272E" w:rsidP="00C7272E">
            <w:pPr>
              <w:widowControl w:val="0"/>
              <w:autoSpaceDE w:val="0"/>
              <w:autoSpaceDN w:val="0"/>
              <w:adjustRightInd w:val="0"/>
              <w:ind w:left="480"/>
              <w:rPr>
                <w:rFonts w:ascii="Times New Roman" w:hAnsi="Times New Roman"/>
                <w:sz w:val="28"/>
                <w:szCs w:val="28"/>
                <w:lang w:val="en"/>
              </w:rPr>
            </w:pPr>
            <w:r w:rsidRPr="00583052">
              <w:rPr>
                <w:rFonts w:ascii="Times New Roman" w:hAnsi="Times New Roman"/>
                <w:sz w:val="28"/>
                <w:szCs w:val="28"/>
                <w:lang w:val="en"/>
              </w:rPr>
              <w:t>user defined method;</w:t>
            </w:r>
          </w:p>
          <w:p w14:paraId="7A3D9815" w14:textId="77777777" w:rsidR="00C7272E" w:rsidRPr="00583052" w:rsidRDefault="00C7272E" w:rsidP="00C7272E">
            <w:pPr>
              <w:widowControl w:val="0"/>
              <w:autoSpaceDE w:val="0"/>
              <w:autoSpaceDN w:val="0"/>
              <w:adjustRightInd w:val="0"/>
              <w:ind w:left="480"/>
              <w:rPr>
                <w:rFonts w:ascii="Times New Roman" w:hAnsi="Times New Roman"/>
                <w:sz w:val="28"/>
                <w:szCs w:val="28"/>
                <w:lang w:val="en"/>
              </w:rPr>
            </w:pPr>
            <w:r w:rsidRPr="00583052">
              <w:rPr>
                <w:rFonts w:ascii="Times New Roman" w:hAnsi="Times New Roman"/>
                <w:sz w:val="28"/>
                <w:szCs w:val="28"/>
                <w:lang w:val="en"/>
              </w:rPr>
              <w:t>{</w:t>
            </w:r>
          </w:p>
          <w:p w14:paraId="2800519F" w14:textId="77777777" w:rsidR="00C7272E" w:rsidRPr="00583052" w:rsidRDefault="00C7272E" w:rsidP="00C7272E">
            <w:pPr>
              <w:widowControl w:val="0"/>
              <w:autoSpaceDE w:val="0"/>
              <w:autoSpaceDN w:val="0"/>
              <w:adjustRightInd w:val="0"/>
              <w:ind w:left="480"/>
              <w:rPr>
                <w:rFonts w:ascii="Times New Roman" w:hAnsi="Times New Roman"/>
                <w:sz w:val="28"/>
                <w:szCs w:val="28"/>
                <w:lang w:val="en"/>
              </w:rPr>
            </w:pPr>
            <w:r w:rsidRPr="00583052">
              <w:rPr>
                <w:rFonts w:ascii="Times New Roman" w:hAnsi="Times New Roman"/>
                <w:sz w:val="28"/>
                <w:szCs w:val="28"/>
                <w:lang w:val="en"/>
              </w:rPr>
              <w:t>..........</w:t>
            </w:r>
          </w:p>
          <w:p w14:paraId="2F47FB22" w14:textId="77777777" w:rsidR="00C7272E" w:rsidRPr="00583052" w:rsidRDefault="00C7272E" w:rsidP="00C7272E">
            <w:pPr>
              <w:widowControl w:val="0"/>
              <w:autoSpaceDE w:val="0"/>
              <w:autoSpaceDN w:val="0"/>
              <w:adjustRightInd w:val="0"/>
              <w:ind w:left="480"/>
              <w:rPr>
                <w:rFonts w:ascii="Times New Roman" w:hAnsi="Times New Roman"/>
                <w:sz w:val="28"/>
                <w:szCs w:val="28"/>
                <w:lang w:val="en"/>
              </w:rPr>
            </w:pPr>
            <w:r w:rsidRPr="00583052">
              <w:rPr>
                <w:rFonts w:ascii="Times New Roman" w:hAnsi="Times New Roman"/>
                <w:sz w:val="28"/>
                <w:szCs w:val="28"/>
                <w:lang w:val="en"/>
              </w:rPr>
              <w:t>..........</w:t>
            </w:r>
          </w:p>
          <w:p w14:paraId="777A0DEE" w14:textId="77777777" w:rsidR="00C7272E" w:rsidRPr="00583052" w:rsidRDefault="00C7272E" w:rsidP="00C7272E">
            <w:pPr>
              <w:widowControl w:val="0"/>
              <w:autoSpaceDE w:val="0"/>
              <w:autoSpaceDN w:val="0"/>
              <w:adjustRightInd w:val="0"/>
              <w:ind w:left="480"/>
              <w:rPr>
                <w:rFonts w:ascii="Times New Roman" w:hAnsi="Times New Roman"/>
                <w:sz w:val="28"/>
                <w:szCs w:val="28"/>
                <w:lang w:val="en"/>
              </w:rPr>
            </w:pPr>
            <w:r w:rsidRPr="00583052">
              <w:rPr>
                <w:rFonts w:ascii="Times New Roman" w:hAnsi="Times New Roman"/>
                <w:sz w:val="28"/>
                <w:szCs w:val="28"/>
                <w:lang w:val="en"/>
              </w:rPr>
              <w:t>}</w:t>
            </w:r>
          </w:p>
          <w:p w14:paraId="207567B6" w14:textId="77777777" w:rsidR="00C7272E" w:rsidRPr="00583052" w:rsidRDefault="00C7272E" w:rsidP="00C7272E">
            <w:pPr>
              <w:widowControl w:val="0"/>
              <w:autoSpaceDE w:val="0"/>
              <w:autoSpaceDN w:val="0"/>
              <w:adjustRightInd w:val="0"/>
              <w:ind w:left="480"/>
              <w:rPr>
                <w:rFonts w:ascii="Times New Roman" w:hAnsi="Times New Roman"/>
                <w:sz w:val="28"/>
                <w:szCs w:val="28"/>
                <w:lang w:val="en"/>
              </w:rPr>
            </w:pPr>
            <w:r w:rsidRPr="00583052">
              <w:rPr>
                <w:rFonts w:ascii="Times New Roman" w:hAnsi="Times New Roman"/>
                <w:sz w:val="28"/>
                <w:szCs w:val="28"/>
                <w:lang w:val="en"/>
              </w:rPr>
              <w:t>};</w:t>
            </w:r>
          </w:p>
          <w:p w14:paraId="53187B85" w14:textId="77777777" w:rsidR="00C7272E" w:rsidRPr="00583052" w:rsidRDefault="00C7272E" w:rsidP="00C7272E">
            <w:pPr>
              <w:widowControl w:val="0"/>
              <w:autoSpaceDE w:val="0"/>
              <w:autoSpaceDN w:val="0"/>
              <w:adjustRightInd w:val="0"/>
              <w:ind w:left="480"/>
              <w:rPr>
                <w:rFonts w:ascii="Times New Roman" w:hAnsi="Times New Roman"/>
                <w:sz w:val="28"/>
                <w:szCs w:val="28"/>
                <w:lang w:val="en"/>
              </w:rPr>
            </w:pPr>
            <w:proofErr w:type="spellStart"/>
            <w:r w:rsidRPr="00583052">
              <w:rPr>
                <w:rFonts w:ascii="Times New Roman" w:hAnsi="Times New Roman"/>
                <w:sz w:val="28"/>
                <w:szCs w:val="28"/>
                <w:lang w:val="en"/>
              </w:rPr>
              <w:t>returntype</w:t>
            </w:r>
            <w:proofErr w:type="spellEnd"/>
            <w:r w:rsidRPr="00583052">
              <w:rPr>
                <w:rFonts w:ascii="Times New Roman" w:hAnsi="Times New Roman"/>
                <w:sz w:val="28"/>
                <w:szCs w:val="28"/>
                <w:lang w:val="en"/>
              </w:rPr>
              <w:t xml:space="preserve"> </w:t>
            </w:r>
            <w:proofErr w:type="gramStart"/>
            <w:r w:rsidRPr="00583052">
              <w:rPr>
                <w:rFonts w:ascii="Times New Roman" w:hAnsi="Times New Roman"/>
                <w:sz w:val="28"/>
                <w:szCs w:val="28"/>
                <w:lang w:val="en"/>
              </w:rPr>
              <w:t>main()  --</w:t>
            </w:r>
            <w:proofErr w:type="gramEnd"/>
            <w:r w:rsidRPr="00583052">
              <w:rPr>
                <w:rFonts w:ascii="Times New Roman" w:hAnsi="Times New Roman"/>
                <w:sz w:val="28"/>
                <w:szCs w:val="28"/>
                <w:lang w:val="en"/>
              </w:rPr>
              <w:t>&gt; main method</w:t>
            </w:r>
          </w:p>
          <w:p w14:paraId="6D478550" w14:textId="77777777" w:rsidR="00C7272E" w:rsidRPr="00583052" w:rsidRDefault="00C7272E" w:rsidP="00C7272E">
            <w:pPr>
              <w:widowControl w:val="0"/>
              <w:autoSpaceDE w:val="0"/>
              <w:autoSpaceDN w:val="0"/>
              <w:adjustRightInd w:val="0"/>
              <w:ind w:left="480"/>
              <w:rPr>
                <w:rFonts w:ascii="Times New Roman" w:hAnsi="Times New Roman"/>
                <w:sz w:val="28"/>
                <w:szCs w:val="28"/>
                <w:lang w:val="en"/>
              </w:rPr>
            </w:pPr>
            <w:r w:rsidRPr="00583052">
              <w:rPr>
                <w:rFonts w:ascii="Times New Roman" w:hAnsi="Times New Roman"/>
                <w:sz w:val="28"/>
                <w:szCs w:val="28"/>
                <w:lang w:val="en"/>
              </w:rPr>
              <w:t>{</w:t>
            </w:r>
          </w:p>
          <w:p w14:paraId="6BD252C2" w14:textId="77777777" w:rsidR="00C7272E" w:rsidRPr="00583052" w:rsidRDefault="00C7272E" w:rsidP="00ED2519">
            <w:pPr>
              <w:widowControl w:val="0"/>
              <w:tabs>
                <w:tab w:val="right" w:pos="4974"/>
              </w:tabs>
              <w:autoSpaceDE w:val="0"/>
              <w:autoSpaceDN w:val="0"/>
              <w:adjustRightInd w:val="0"/>
              <w:ind w:left="480"/>
              <w:rPr>
                <w:rFonts w:ascii="Times New Roman" w:hAnsi="Times New Roman"/>
                <w:sz w:val="28"/>
                <w:szCs w:val="28"/>
                <w:lang w:val="en"/>
              </w:rPr>
            </w:pPr>
            <w:r w:rsidRPr="00583052">
              <w:rPr>
                <w:rFonts w:ascii="Times New Roman" w:hAnsi="Times New Roman"/>
                <w:sz w:val="28"/>
                <w:szCs w:val="28"/>
                <w:lang w:val="en"/>
              </w:rPr>
              <w:t>.........</w:t>
            </w:r>
            <w:r w:rsidR="00ED2519" w:rsidRPr="00583052">
              <w:rPr>
                <w:rFonts w:ascii="Times New Roman" w:hAnsi="Times New Roman"/>
                <w:sz w:val="28"/>
                <w:szCs w:val="28"/>
                <w:lang w:val="en"/>
              </w:rPr>
              <w:tab/>
            </w:r>
          </w:p>
          <w:p w14:paraId="7EBDD0B0" w14:textId="77777777" w:rsidR="00C7272E" w:rsidRPr="00583052" w:rsidRDefault="00C7272E" w:rsidP="00C7272E">
            <w:pPr>
              <w:widowControl w:val="0"/>
              <w:autoSpaceDE w:val="0"/>
              <w:autoSpaceDN w:val="0"/>
              <w:adjustRightInd w:val="0"/>
              <w:ind w:left="480"/>
              <w:rPr>
                <w:rFonts w:ascii="Times New Roman" w:hAnsi="Times New Roman"/>
                <w:sz w:val="28"/>
                <w:szCs w:val="28"/>
                <w:lang w:val="en"/>
              </w:rPr>
            </w:pPr>
            <w:r w:rsidRPr="00583052">
              <w:rPr>
                <w:rFonts w:ascii="Times New Roman" w:hAnsi="Times New Roman"/>
                <w:sz w:val="28"/>
                <w:szCs w:val="28"/>
                <w:lang w:val="en"/>
              </w:rPr>
              <w:t>.........</w:t>
            </w:r>
          </w:p>
          <w:p w14:paraId="52FBE5A6" w14:textId="77777777" w:rsidR="00C7272E" w:rsidRPr="00583052" w:rsidRDefault="00C7272E" w:rsidP="00C7272E">
            <w:pPr>
              <w:widowControl w:val="0"/>
              <w:autoSpaceDE w:val="0"/>
              <w:autoSpaceDN w:val="0"/>
              <w:adjustRightInd w:val="0"/>
              <w:ind w:left="480"/>
              <w:rPr>
                <w:rFonts w:ascii="Times New Roman" w:hAnsi="Times New Roman"/>
                <w:sz w:val="28"/>
                <w:szCs w:val="28"/>
                <w:lang w:val="en"/>
              </w:rPr>
            </w:pPr>
            <w:r w:rsidRPr="00583052">
              <w:rPr>
                <w:rFonts w:ascii="Times New Roman" w:hAnsi="Times New Roman"/>
                <w:sz w:val="28"/>
                <w:szCs w:val="28"/>
                <w:lang w:val="en"/>
              </w:rPr>
              <w:t>}</w:t>
            </w:r>
          </w:p>
        </w:tc>
      </w:tr>
    </w:tbl>
    <w:p w14:paraId="0E4BA452" w14:textId="77777777" w:rsidR="008D625B" w:rsidRPr="00583052" w:rsidRDefault="008D625B" w:rsidP="00540744">
      <w:pPr>
        <w:rPr>
          <w:rFonts w:ascii="Times New Roman" w:hAnsi="Times New Roman"/>
          <w:lang w:val="en"/>
        </w:rPr>
      </w:pPr>
      <w:r w:rsidRPr="00583052">
        <w:rPr>
          <w:rFonts w:ascii="Times New Roman" w:hAnsi="Times New Roman"/>
          <w:lang w:val="en"/>
        </w:rPr>
        <w:t xml:space="preserve">                  </w:t>
      </w:r>
      <w:r w:rsidR="00607A1F" w:rsidRPr="00583052">
        <w:rPr>
          <w:rFonts w:ascii="Times New Roman" w:hAnsi="Times New Roman"/>
          <w:lang w:val="en"/>
        </w:rPr>
        <w:t xml:space="preserve"> </w:t>
      </w:r>
    </w:p>
    <w:p w14:paraId="06EB99CF" w14:textId="77777777" w:rsidR="00401F0A" w:rsidRPr="00F92524" w:rsidRDefault="00401F0A" w:rsidP="00F92524">
      <w:pPr>
        <w:numPr>
          <w:ilvl w:val="0"/>
          <w:numId w:val="13"/>
        </w:numPr>
        <w:shd w:val="clear" w:color="auto" w:fill="FFFFFF"/>
        <w:spacing w:before="240" w:after="240" w:line="240" w:lineRule="auto"/>
        <w:jc w:val="both"/>
        <w:rPr>
          <w:rFonts w:ascii="Times New Roman" w:eastAsia="Times New Roman" w:hAnsi="Times New Roman"/>
          <w:color w:val="3D3D4E"/>
          <w:sz w:val="24"/>
          <w:szCs w:val="24"/>
          <w:lang w:val="en-IN" w:eastAsia="en-IN"/>
        </w:rPr>
      </w:pPr>
      <w:r w:rsidRPr="00F92524">
        <w:rPr>
          <w:rFonts w:ascii="Times New Roman" w:eastAsia="Times New Roman" w:hAnsi="Times New Roman"/>
          <w:color w:val="C7254E"/>
          <w:sz w:val="24"/>
          <w:szCs w:val="24"/>
          <w:shd w:val="clear" w:color="auto" w:fill="F9F2F4"/>
          <w:lang w:val="en-IN" w:eastAsia="en-IN"/>
        </w:rPr>
        <w:t>#include</w:t>
      </w:r>
      <w:r w:rsidRPr="00F92524">
        <w:rPr>
          <w:rFonts w:ascii="Times New Roman" w:eastAsia="Times New Roman" w:hAnsi="Times New Roman"/>
          <w:color w:val="3D3D4E"/>
          <w:sz w:val="24"/>
          <w:szCs w:val="24"/>
          <w:lang w:val="en-IN" w:eastAsia="en-IN"/>
        </w:rPr>
        <w:t xml:space="preserve"> is a specific </w:t>
      </w:r>
      <w:r w:rsidR="005865D4" w:rsidRPr="00F92524">
        <w:rPr>
          <w:rFonts w:ascii="Times New Roman" w:eastAsia="Times New Roman" w:hAnsi="Times New Roman"/>
          <w:color w:val="3D3D4E"/>
          <w:sz w:val="24"/>
          <w:szCs w:val="24"/>
          <w:lang w:val="en-IN" w:eastAsia="en-IN"/>
        </w:rPr>
        <w:t>pre-processor</w:t>
      </w:r>
      <w:r w:rsidRPr="00F92524">
        <w:rPr>
          <w:rFonts w:ascii="Times New Roman" w:eastAsia="Times New Roman" w:hAnsi="Times New Roman"/>
          <w:color w:val="3D3D4E"/>
          <w:sz w:val="24"/>
          <w:szCs w:val="24"/>
          <w:lang w:val="en-IN" w:eastAsia="en-IN"/>
        </w:rPr>
        <w:t xml:space="preserve"> command that effectively copies and pastes the entire text of the file, specified between the angle brackets, into the source code.</w:t>
      </w:r>
    </w:p>
    <w:p w14:paraId="177860A2" w14:textId="77777777" w:rsidR="00401F0A" w:rsidRPr="00F92524" w:rsidRDefault="00401F0A" w:rsidP="00F92524">
      <w:pPr>
        <w:numPr>
          <w:ilvl w:val="0"/>
          <w:numId w:val="13"/>
        </w:numPr>
        <w:shd w:val="clear" w:color="auto" w:fill="FFFFFF"/>
        <w:spacing w:before="240" w:after="240" w:line="240" w:lineRule="auto"/>
        <w:jc w:val="both"/>
        <w:rPr>
          <w:rFonts w:ascii="Times New Roman" w:eastAsia="Times New Roman" w:hAnsi="Times New Roman"/>
          <w:color w:val="3D3D4E"/>
          <w:sz w:val="24"/>
          <w:szCs w:val="24"/>
          <w:lang w:val="en-IN" w:eastAsia="en-IN"/>
        </w:rPr>
      </w:pPr>
      <w:r w:rsidRPr="00F92524">
        <w:rPr>
          <w:rFonts w:ascii="Times New Roman" w:eastAsia="Times New Roman" w:hAnsi="Times New Roman"/>
          <w:color w:val="3D3D4E"/>
          <w:sz w:val="24"/>
          <w:szCs w:val="24"/>
          <w:lang w:val="en-IN" w:eastAsia="en-IN"/>
        </w:rPr>
        <w:t>The file </w:t>
      </w:r>
      <w:r w:rsidRPr="00F92524">
        <w:rPr>
          <w:rFonts w:ascii="Times New Roman" w:eastAsia="Times New Roman" w:hAnsi="Times New Roman"/>
          <w:color w:val="C7254E"/>
          <w:sz w:val="24"/>
          <w:szCs w:val="24"/>
          <w:shd w:val="clear" w:color="auto" w:fill="F9F2F4"/>
          <w:lang w:val="en-IN" w:eastAsia="en-IN"/>
        </w:rPr>
        <w:t>&lt;iostream&gt;</w:t>
      </w:r>
      <w:r w:rsidRPr="00F92524">
        <w:rPr>
          <w:rFonts w:ascii="Times New Roman" w:eastAsia="Times New Roman" w:hAnsi="Times New Roman"/>
          <w:color w:val="3D3D4E"/>
          <w:sz w:val="24"/>
          <w:szCs w:val="24"/>
          <w:lang w:val="en-IN" w:eastAsia="en-IN"/>
        </w:rPr>
        <w:t>, which is a standard file that should come with the C++ compiler, is short for </w:t>
      </w:r>
      <w:r w:rsidRPr="00F92524">
        <w:rPr>
          <w:rFonts w:ascii="Times New Roman" w:eastAsia="Times New Roman" w:hAnsi="Times New Roman"/>
          <w:b/>
          <w:bCs/>
          <w:color w:val="3D3D4E"/>
          <w:sz w:val="24"/>
          <w:szCs w:val="24"/>
          <w:lang w:val="en-IN" w:eastAsia="en-IN"/>
        </w:rPr>
        <w:t>input-output streams</w:t>
      </w:r>
      <w:r w:rsidRPr="00F92524">
        <w:rPr>
          <w:rFonts w:ascii="Times New Roman" w:eastAsia="Times New Roman" w:hAnsi="Times New Roman"/>
          <w:color w:val="3D3D4E"/>
          <w:sz w:val="24"/>
          <w:szCs w:val="24"/>
          <w:lang w:val="en-IN" w:eastAsia="en-IN"/>
        </w:rPr>
        <w:t>. This command contains code for displaying and getting an input from the user.</w:t>
      </w:r>
    </w:p>
    <w:p w14:paraId="01E13AAF" w14:textId="16EB13C8" w:rsidR="00607A1F" w:rsidRPr="00F92524" w:rsidRDefault="00401F0A" w:rsidP="00607A1F">
      <w:pPr>
        <w:numPr>
          <w:ilvl w:val="0"/>
          <w:numId w:val="13"/>
        </w:numPr>
        <w:shd w:val="clear" w:color="auto" w:fill="FFFFFF"/>
        <w:spacing w:before="240" w:after="240" w:line="240" w:lineRule="auto"/>
        <w:jc w:val="both"/>
        <w:rPr>
          <w:rFonts w:ascii="Times New Roman" w:eastAsia="Times New Roman" w:hAnsi="Times New Roman"/>
          <w:color w:val="3D3D4E"/>
          <w:sz w:val="24"/>
          <w:szCs w:val="24"/>
          <w:lang w:val="en-IN" w:eastAsia="en-IN"/>
        </w:rPr>
      </w:pPr>
      <w:r w:rsidRPr="00F92524">
        <w:rPr>
          <w:rFonts w:ascii="Times New Roman" w:eastAsia="Times New Roman" w:hAnsi="Times New Roman"/>
          <w:color w:val="C7254E"/>
          <w:sz w:val="24"/>
          <w:szCs w:val="24"/>
          <w:shd w:val="clear" w:color="auto" w:fill="F9F2F4"/>
          <w:lang w:val="en-IN" w:eastAsia="en-IN"/>
        </w:rPr>
        <w:t>namespace</w:t>
      </w:r>
      <w:r w:rsidRPr="00F92524">
        <w:rPr>
          <w:rFonts w:ascii="Times New Roman" w:eastAsia="Times New Roman" w:hAnsi="Times New Roman"/>
          <w:color w:val="3D3D4E"/>
          <w:sz w:val="24"/>
          <w:szCs w:val="24"/>
          <w:lang w:val="en-IN" w:eastAsia="en-IN"/>
        </w:rPr>
        <w:t> is a prefix that is applied to all the names in a certain set. </w:t>
      </w:r>
      <w:r w:rsidRPr="00F92524">
        <w:rPr>
          <w:rFonts w:ascii="Times New Roman" w:eastAsia="Times New Roman" w:hAnsi="Times New Roman"/>
          <w:color w:val="C7254E"/>
          <w:sz w:val="24"/>
          <w:szCs w:val="24"/>
          <w:shd w:val="clear" w:color="auto" w:fill="F9F2F4"/>
          <w:lang w:val="en-IN" w:eastAsia="en-IN"/>
        </w:rPr>
        <w:t>iostream</w:t>
      </w:r>
      <w:r w:rsidRPr="00F92524">
        <w:rPr>
          <w:rFonts w:ascii="Times New Roman" w:eastAsia="Times New Roman" w:hAnsi="Times New Roman"/>
          <w:color w:val="3D3D4E"/>
          <w:sz w:val="24"/>
          <w:szCs w:val="24"/>
          <w:lang w:val="en-IN" w:eastAsia="en-IN"/>
        </w:rPr>
        <w:t> file defines two </w:t>
      </w:r>
      <w:r w:rsidRPr="00F92524">
        <w:rPr>
          <w:rFonts w:ascii="Times New Roman" w:eastAsia="Times New Roman" w:hAnsi="Times New Roman"/>
          <w:i/>
          <w:iCs/>
          <w:color w:val="3D3D4E"/>
          <w:sz w:val="24"/>
          <w:szCs w:val="24"/>
          <w:lang w:val="en-IN" w:eastAsia="en-IN"/>
        </w:rPr>
        <w:t>names</w:t>
      </w:r>
      <w:r w:rsidRPr="00F92524">
        <w:rPr>
          <w:rFonts w:ascii="Times New Roman" w:eastAsia="Times New Roman" w:hAnsi="Times New Roman"/>
          <w:color w:val="3D3D4E"/>
          <w:sz w:val="24"/>
          <w:szCs w:val="24"/>
          <w:lang w:val="en-IN" w:eastAsia="en-IN"/>
        </w:rPr>
        <w:t xml:space="preserve"> used in this program </w:t>
      </w:r>
      <w:proofErr w:type="spellStart"/>
      <w:r w:rsidRPr="00F92524">
        <w:rPr>
          <w:rFonts w:ascii="Times New Roman" w:eastAsia="Times New Roman" w:hAnsi="Times New Roman"/>
          <w:color w:val="FF0000"/>
          <w:sz w:val="24"/>
          <w:szCs w:val="24"/>
          <w:lang w:val="en-IN" w:eastAsia="en-IN"/>
        </w:rPr>
        <w:t>cout</w:t>
      </w:r>
      <w:proofErr w:type="spellEnd"/>
      <w:r w:rsidRPr="00F92524">
        <w:rPr>
          <w:rFonts w:ascii="Times New Roman" w:eastAsia="Times New Roman" w:hAnsi="Times New Roman"/>
          <w:color w:val="3D3D4E"/>
          <w:sz w:val="24"/>
          <w:szCs w:val="24"/>
          <w:lang w:val="en-IN" w:eastAsia="en-IN"/>
        </w:rPr>
        <w:t xml:space="preserve"> and </w:t>
      </w:r>
      <w:proofErr w:type="spellStart"/>
      <w:r w:rsidRPr="00F92524">
        <w:rPr>
          <w:rFonts w:ascii="Times New Roman" w:eastAsia="Times New Roman" w:hAnsi="Times New Roman"/>
          <w:color w:val="FF0000"/>
          <w:sz w:val="24"/>
          <w:szCs w:val="24"/>
          <w:lang w:val="en-IN" w:eastAsia="en-IN"/>
        </w:rPr>
        <w:t>cin</w:t>
      </w:r>
      <w:proofErr w:type="spellEnd"/>
      <w:r w:rsidRPr="00F92524">
        <w:rPr>
          <w:rFonts w:ascii="Times New Roman" w:eastAsia="Times New Roman" w:hAnsi="Times New Roman"/>
          <w:color w:val="3D3D4E"/>
          <w:sz w:val="24"/>
          <w:szCs w:val="24"/>
          <w:lang w:val="en-IN" w:eastAsia="en-IN"/>
        </w:rPr>
        <w:t> </w:t>
      </w:r>
      <w:proofErr w:type="spellStart"/>
      <w:r w:rsidRPr="00F92524">
        <w:rPr>
          <w:rFonts w:ascii="Times New Roman" w:eastAsia="Times New Roman" w:hAnsi="Times New Roman"/>
          <w:b/>
          <w:bCs/>
          <w:color w:val="3D3D4E"/>
          <w:sz w:val="24"/>
          <w:szCs w:val="24"/>
          <w:lang w:val="en-IN" w:eastAsia="en-IN"/>
        </w:rPr>
        <w:t>endl</w:t>
      </w:r>
      <w:proofErr w:type="spellEnd"/>
      <w:r w:rsidRPr="00F92524">
        <w:rPr>
          <w:rFonts w:ascii="Times New Roman" w:eastAsia="Times New Roman" w:hAnsi="Times New Roman"/>
          <w:color w:val="3D3D4E"/>
          <w:sz w:val="24"/>
          <w:szCs w:val="24"/>
          <w:lang w:val="en-IN" w:eastAsia="en-IN"/>
        </w:rPr>
        <w:t>.</w:t>
      </w:r>
    </w:p>
    <w:p w14:paraId="3894F0AA" w14:textId="77777777" w:rsidR="004D6EBA" w:rsidRPr="00583052" w:rsidRDefault="004D6EBA" w:rsidP="00607A1F">
      <w:pPr>
        <w:pStyle w:val="Heading1"/>
        <w:jc w:val="left"/>
        <w:rPr>
          <w:rFonts w:ascii="Times New Roman" w:hAnsi="Times New Roman"/>
          <w:b/>
          <w:color w:val="FF0000"/>
          <w:lang w:val="en"/>
        </w:rPr>
      </w:pPr>
      <w:r w:rsidRPr="00583052">
        <w:rPr>
          <w:rFonts w:ascii="Times New Roman" w:hAnsi="Times New Roman"/>
          <w:b/>
          <w:color w:val="FF0000"/>
          <w:lang w:val="en"/>
        </w:rPr>
        <w:t>cout and cin in C++</w:t>
      </w:r>
      <w:r w:rsidR="00A52FD2" w:rsidRPr="00583052">
        <w:rPr>
          <w:rFonts w:ascii="Times New Roman" w:hAnsi="Times New Roman"/>
          <w:b/>
          <w:color w:val="FF0000"/>
          <w:lang w:val="en"/>
        </w:rPr>
        <w:t>:</w:t>
      </w:r>
    </w:p>
    <w:p w14:paraId="44E1803A" w14:textId="77777777" w:rsidR="004D6EBA" w:rsidRPr="00F92524" w:rsidRDefault="004D6EBA">
      <w:pPr>
        <w:widowControl w:val="0"/>
        <w:autoSpaceDE w:val="0"/>
        <w:autoSpaceDN w:val="0"/>
        <w:adjustRightInd w:val="0"/>
        <w:spacing w:line="240" w:lineRule="auto"/>
        <w:rPr>
          <w:rFonts w:ascii="Times New Roman" w:hAnsi="Times New Roman"/>
          <w:sz w:val="24"/>
          <w:szCs w:val="24"/>
          <w:lang w:val="en"/>
        </w:rPr>
      </w:pPr>
      <w:proofErr w:type="spellStart"/>
      <w:r w:rsidRPr="00F92524">
        <w:rPr>
          <w:rFonts w:ascii="Times New Roman" w:hAnsi="Times New Roman"/>
          <w:b/>
          <w:sz w:val="24"/>
          <w:szCs w:val="24"/>
          <w:lang w:val="en"/>
        </w:rPr>
        <w:t>cout</w:t>
      </w:r>
      <w:proofErr w:type="spellEnd"/>
      <w:r w:rsidRPr="00F92524">
        <w:rPr>
          <w:rFonts w:ascii="Times New Roman" w:hAnsi="Times New Roman"/>
          <w:b/>
          <w:sz w:val="24"/>
          <w:szCs w:val="24"/>
          <w:lang w:val="en"/>
        </w:rPr>
        <w:t>&lt;</w:t>
      </w:r>
      <w:proofErr w:type="gramStart"/>
      <w:r w:rsidRPr="00F92524">
        <w:rPr>
          <w:rFonts w:ascii="Times New Roman" w:hAnsi="Times New Roman"/>
          <w:b/>
          <w:sz w:val="24"/>
          <w:szCs w:val="24"/>
          <w:lang w:val="en"/>
        </w:rPr>
        <w:t>&lt;</w:t>
      </w:r>
      <w:r w:rsidR="002A1C94" w:rsidRPr="00F92524">
        <w:rPr>
          <w:rFonts w:ascii="Times New Roman" w:hAnsi="Times New Roman"/>
          <w:b/>
          <w:sz w:val="24"/>
          <w:szCs w:val="24"/>
          <w:lang w:val="en"/>
        </w:rPr>
        <w:t xml:space="preserve"> </w:t>
      </w:r>
      <w:r w:rsidRPr="00F92524">
        <w:rPr>
          <w:rFonts w:ascii="Times New Roman" w:hAnsi="Times New Roman"/>
          <w:b/>
          <w:sz w:val="24"/>
          <w:szCs w:val="24"/>
          <w:lang w:val="en"/>
        </w:rPr>
        <w:t>:</w:t>
      </w:r>
      <w:proofErr w:type="gramEnd"/>
      <w:r w:rsidRPr="00F92524">
        <w:rPr>
          <w:rFonts w:ascii="Times New Roman" w:hAnsi="Times New Roman"/>
          <w:sz w:val="24"/>
          <w:szCs w:val="24"/>
          <w:lang w:val="en"/>
        </w:rPr>
        <w:t xml:space="preserve"> </w:t>
      </w:r>
      <w:proofErr w:type="spellStart"/>
      <w:r w:rsidRPr="00F92524">
        <w:rPr>
          <w:rFonts w:ascii="Times New Roman" w:hAnsi="Times New Roman"/>
          <w:sz w:val="24"/>
          <w:szCs w:val="24"/>
          <w:lang w:val="en"/>
        </w:rPr>
        <w:t>cout</w:t>
      </w:r>
      <w:proofErr w:type="spellEnd"/>
      <w:r w:rsidRPr="00F92524">
        <w:rPr>
          <w:rFonts w:ascii="Times New Roman" w:hAnsi="Times New Roman"/>
          <w:sz w:val="24"/>
          <w:szCs w:val="24"/>
          <w:lang w:val="en"/>
        </w:rPr>
        <w:t xml:space="preserve"> is used for print message on screen</w:t>
      </w:r>
    </w:p>
    <w:p w14:paraId="7B3EA718" w14:textId="77777777" w:rsidR="00F92524" w:rsidRDefault="00F92524">
      <w:pPr>
        <w:widowControl w:val="0"/>
        <w:autoSpaceDE w:val="0"/>
        <w:autoSpaceDN w:val="0"/>
        <w:adjustRightInd w:val="0"/>
        <w:spacing w:line="240" w:lineRule="auto"/>
        <w:rPr>
          <w:rFonts w:ascii="Times New Roman" w:hAnsi="Times New Roman"/>
          <w:sz w:val="28"/>
          <w:szCs w:val="28"/>
          <w:lang w:val="en"/>
        </w:rPr>
      </w:pPr>
    </w:p>
    <w:p w14:paraId="0499EE0A"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603D733F" w14:textId="77777777" w:rsidR="00F92524" w:rsidRDefault="00F92524">
      <w:pPr>
        <w:widowControl w:val="0"/>
        <w:autoSpaceDE w:val="0"/>
        <w:autoSpaceDN w:val="0"/>
        <w:adjustRightInd w:val="0"/>
        <w:spacing w:line="240" w:lineRule="auto"/>
        <w:rPr>
          <w:rFonts w:ascii="Times New Roman" w:hAnsi="Times New Roman"/>
          <w:sz w:val="24"/>
          <w:szCs w:val="24"/>
          <w:lang w:val="en"/>
        </w:rPr>
      </w:pPr>
    </w:p>
    <w:p w14:paraId="3645B039" w14:textId="204DB5A0" w:rsidR="004D6EBA" w:rsidRPr="00F92524" w:rsidRDefault="004D6EBA">
      <w:pPr>
        <w:widowControl w:val="0"/>
        <w:autoSpaceDE w:val="0"/>
        <w:autoSpaceDN w:val="0"/>
        <w:adjustRightInd w:val="0"/>
        <w:spacing w:line="240" w:lineRule="auto"/>
        <w:rPr>
          <w:rFonts w:ascii="Times New Roman" w:hAnsi="Times New Roman"/>
          <w:sz w:val="24"/>
          <w:szCs w:val="24"/>
          <w:lang w:val="en"/>
        </w:rPr>
      </w:pPr>
      <w:r w:rsidRPr="00F92524">
        <w:rPr>
          <w:rFonts w:ascii="Times New Roman" w:hAnsi="Times New Roman"/>
          <w:sz w:val="24"/>
          <w:szCs w:val="24"/>
          <w:lang w:val="en"/>
        </w:rPr>
        <w:lastRenderedPageBreak/>
        <w:t>Example</w:t>
      </w:r>
      <w:r w:rsidR="00F92524" w:rsidRPr="00F92524">
        <w:rPr>
          <w:rFonts w:ascii="Times New Roman" w:hAnsi="Times New Roman"/>
          <w:sz w:val="24"/>
          <w:szCs w:val="24"/>
          <w:lang w:val="en"/>
        </w:rPr>
        <w:t>:</w:t>
      </w:r>
      <w:r w:rsidRPr="00F92524">
        <w:rPr>
          <w:rFonts w:ascii="Times New Roman" w:hAnsi="Times New Roman"/>
          <w:sz w:val="24"/>
          <w:szCs w:val="24"/>
          <w:lang w:val="en"/>
        </w:rPr>
        <w:tab/>
      </w:r>
    </w:p>
    <w:tbl>
      <w:tblPr>
        <w:tblStyle w:val="TableGrid"/>
        <w:tblW w:w="0" w:type="auto"/>
        <w:tblLook w:val="04A0" w:firstRow="1" w:lastRow="0" w:firstColumn="1" w:lastColumn="0" w:noHBand="0" w:noVBand="1"/>
      </w:tblPr>
      <w:tblGrid>
        <w:gridCol w:w="7394"/>
      </w:tblGrid>
      <w:tr w:rsidR="008D625B" w:rsidRPr="00F92524" w14:paraId="161990FF" w14:textId="77777777" w:rsidTr="00F92524">
        <w:trPr>
          <w:trHeight w:val="2173"/>
        </w:trPr>
        <w:tc>
          <w:tcPr>
            <w:tcW w:w="7394" w:type="dxa"/>
          </w:tcPr>
          <w:p w14:paraId="2A8638E6" w14:textId="385FBE5D" w:rsidR="008D625B" w:rsidRPr="00F92524" w:rsidRDefault="008D625B" w:rsidP="008D625B">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#include&lt;iostream&gt;</w:t>
            </w:r>
          </w:p>
          <w:p w14:paraId="42ADA924" w14:textId="4DD4F383" w:rsidR="008D625B" w:rsidRPr="00F92524" w:rsidRDefault="00F92524" w:rsidP="008D625B">
            <w:pPr>
              <w:widowControl w:val="0"/>
              <w:autoSpaceDE w:val="0"/>
              <w:autoSpaceDN w:val="0"/>
              <w:adjustRightInd w:val="0"/>
              <w:rPr>
                <w:rFonts w:ascii="Times New Roman" w:hAnsi="Times New Roman"/>
                <w:sz w:val="24"/>
                <w:szCs w:val="24"/>
                <w:lang w:val="en"/>
              </w:rPr>
            </w:pPr>
            <w:r>
              <w:rPr>
                <w:rFonts w:ascii="Times New Roman" w:hAnsi="Times New Roman"/>
                <w:sz w:val="24"/>
                <w:szCs w:val="24"/>
                <w:lang w:val="en"/>
              </w:rPr>
              <w:t>int</w:t>
            </w:r>
            <w:r w:rsidR="008D625B" w:rsidRPr="00F92524">
              <w:rPr>
                <w:rFonts w:ascii="Times New Roman" w:hAnsi="Times New Roman"/>
                <w:sz w:val="24"/>
                <w:szCs w:val="24"/>
                <w:lang w:val="en"/>
              </w:rPr>
              <w:t xml:space="preserve"> </w:t>
            </w:r>
            <w:proofErr w:type="gramStart"/>
            <w:r w:rsidR="008D625B" w:rsidRPr="00F92524">
              <w:rPr>
                <w:rFonts w:ascii="Times New Roman" w:hAnsi="Times New Roman"/>
                <w:sz w:val="24"/>
                <w:szCs w:val="24"/>
                <w:lang w:val="en"/>
              </w:rPr>
              <w:t>main(</w:t>
            </w:r>
            <w:proofErr w:type="gramEnd"/>
            <w:r w:rsidR="008D625B" w:rsidRPr="00F92524">
              <w:rPr>
                <w:rFonts w:ascii="Times New Roman" w:hAnsi="Times New Roman"/>
                <w:sz w:val="24"/>
                <w:szCs w:val="24"/>
                <w:lang w:val="en"/>
              </w:rPr>
              <w:t xml:space="preserve">) </w:t>
            </w:r>
          </w:p>
          <w:p w14:paraId="1B3EA784" w14:textId="77777777" w:rsidR="008D625B" w:rsidRPr="00F92524" w:rsidRDefault="008D625B" w:rsidP="008D625B">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w:t>
            </w:r>
          </w:p>
          <w:p w14:paraId="4DAD39D6" w14:textId="77777777" w:rsidR="008D625B" w:rsidRPr="00F92524" w:rsidRDefault="008D625B" w:rsidP="008D625B">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int num;  </w:t>
            </w:r>
          </w:p>
          <w:p w14:paraId="09909A24" w14:textId="77777777" w:rsidR="008D625B" w:rsidRPr="00F92524" w:rsidRDefault="008D625B" w:rsidP="008D625B">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w:t>
            </w:r>
            <w:proofErr w:type="spellStart"/>
            <w:proofErr w:type="gramStart"/>
            <w:r w:rsidRPr="00F92524">
              <w:rPr>
                <w:rFonts w:ascii="Times New Roman" w:hAnsi="Times New Roman"/>
                <w:sz w:val="24"/>
                <w:szCs w:val="24"/>
                <w:lang w:val="en"/>
              </w:rPr>
              <w:t>clrscr</w:t>
            </w:r>
            <w:proofErr w:type="spellEnd"/>
            <w:r w:rsidRPr="00F92524">
              <w:rPr>
                <w:rFonts w:ascii="Times New Roman" w:hAnsi="Times New Roman"/>
                <w:sz w:val="24"/>
                <w:szCs w:val="24"/>
                <w:lang w:val="en"/>
              </w:rPr>
              <w:t>(</w:t>
            </w:r>
            <w:proofErr w:type="gramEnd"/>
            <w:r w:rsidRPr="00F92524">
              <w:rPr>
                <w:rFonts w:ascii="Times New Roman" w:hAnsi="Times New Roman"/>
                <w:sz w:val="24"/>
                <w:szCs w:val="24"/>
                <w:lang w:val="en"/>
              </w:rPr>
              <w:t xml:space="preserve">);  </w:t>
            </w:r>
          </w:p>
          <w:p w14:paraId="4B741044" w14:textId="47BA17A3" w:rsidR="008D625B" w:rsidRPr="00F92524" w:rsidRDefault="008D625B" w:rsidP="008D625B">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w:t>
            </w:r>
            <w:proofErr w:type="spellStart"/>
            <w:r w:rsidRPr="00F92524">
              <w:rPr>
                <w:rFonts w:ascii="Times New Roman" w:hAnsi="Times New Roman"/>
                <w:sz w:val="24"/>
                <w:szCs w:val="24"/>
                <w:lang w:val="en"/>
              </w:rPr>
              <w:t>cout</w:t>
            </w:r>
            <w:proofErr w:type="spellEnd"/>
            <w:r w:rsidRPr="00F92524">
              <w:rPr>
                <w:rFonts w:ascii="Times New Roman" w:hAnsi="Times New Roman"/>
                <w:sz w:val="24"/>
                <w:szCs w:val="24"/>
                <w:lang w:val="en"/>
              </w:rPr>
              <w:t xml:space="preserve">&lt;&lt;"Hello </w:t>
            </w:r>
            <w:proofErr w:type="gramStart"/>
            <w:r w:rsidRPr="00F92524">
              <w:rPr>
                <w:rFonts w:ascii="Times New Roman" w:hAnsi="Times New Roman"/>
                <w:sz w:val="24"/>
                <w:szCs w:val="24"/>
                <w:lang w:val="en"/>
              </w:rPr>
              <w:t>word !</w:t>
            </w:r>
            <w:proofErr w:type="gramEnd"/>
            <w:r w:rsidRPr="00F92524">
              <w:rPr>
                <w:rFonts w:ascii="Times New Roman" w:hAnsi="Times New Roman"/>
                <w:sz w:val="24"/>
                <w:szCs w:val="24"/>
                <w:lang w:val="en"/>
              </w:rPr>
              <w:t>"</w:t>
            </w:r>
            <w:proofErr w:type="gramStart"/>
            <w:r w:rsidRPr="00F92524">
              <w:rPr>
                <w:rFonts w:ascii="Times New Roman" w:hAnsi="Times New Roman"/>
                <w:sz w:val="24"/>
                <w:szCs w:val="24"/>
                <w:lang w:val="en"/>
              </w:rPr>
              <w:t>;  /</w:t>
            </w:r>
            <w:proofErr w:type="gramEnd"/>
            <w:r w:rsidRPr="00F92524">
              <w:rPr>
                <w:rFonts w:ascii="Times New Roman" w:hAnsi="Times New Roman"/>
                <w:sz w:val="24"/>
                <w:szCs w:val="24"/>
                <w:lang w:val="en"/>
              </w:rPr>
              <w:t>/ print message on screen</w:t>
            </w:r>
          </w:p>
          <w:p w14:paraId="3EA0D513" w14:textId="77777777" w:rsidR="008D625B" w:rsidRPr="00F92524" w:rsidRDefault="008D625B" w:rsidP="008D625B">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w:t>
            </w:r>
          </w:p>
          <w:p w14:paraId="3B1B019C" w14:textId="77777777" w:rsidR="008D625B" w:rsidRPr="00F92524" w:rsidRDefault="008D625B">
            <w:pPr>
              <w:widowControl w:val="0"/>
              <w:autoSpaceDE w:val="0"/>
              <w:autoSpaceDN w:val="0"/>
              <w:adjustRightInd w:val="0"/>
              <w:rPr>
                <w:rFonts w:ascii="Times New Roman" w:hAnsi="Times New Roman"/>
                <w:sz w:val="24"/>
                <w:szCs w:val="24"/>
                <w:lang w:val="en"/>
              </w:rPr>
            </w:pPr>
          </w:p>
        </w:tc>
      </w:tr>
    </w:tbl>
    <w:p w14:paraId="6DDC3983" w14:textId="77777777" w:rsidR="004D6EBA" w:rsidRPr="00583052" w:rsidRDefault="004D6EBA">
      <w:pPr>
        <w:widowControl w:val="0"/>
        <w:autoSpaceDE w:val="0"/>
        <w:autoSpaceDN w:val="0"/>
        <w:adjustRightInd w:val="0"/>
        <w:spacing w:line="240" w:lineRule="auto"/>
        <w:rPr>
          <w:rFonts w:ascii="Times New Roman" w:hAnsi="Times New Roman"/>
          <w:sz w:val="28"/>
          <w:szCs w:val="28"/>
          <w:lang w:val="en"/>
        </w:rPr>
      </w:pPr>
    </w:p>
    <w:p w14:paraId="34973D3E" w14:textId="77777777" w:rsidR="004D6EBA" w:rsidRPr="00F92524" w:rsidRDefault="004D6EBA">
      <w:pPr>
        <w:widowControl w:val="0"/>
        <w:autoSpaceDE w:val="0"/>
        <w:autoSpaceDN w:val="0"/>
        <w:adjustRightInd w:val="0"/>
        <w:spacing w:line="240" w:lineRule="auto"/>
        <w:rPr>
          <w:rFonts w:ascii="Times New Roman" w:hAnsi="Times New Roman"/>
          <w:b/>
          <w:bCs/>
          <w:sz w:val="24"/>
          <w:szCs w:val="24"/>
          <w:lang w:val="en"/>
        </w:rPr>
      </w:pPr>
      <w:r w:rsidRPr="00F92524">
        <w:rPr>
          <w:rFonts w:ascii="Times New Roman" w:hAnsi="Times New Roman"/>
          <w:b/>
          <w:bCs/>
          <w:sz w:val="24"/>
          <w:szCs w:val="24"/>
          <w:lang w:val="en"/>
        </w:rPr>
        <w:t>Output</w:t>
      </w:r>
      <w:r w:rsidR="00805DAC" w:rsidRPr="00F92524">
        <w:rPr>
          <w:rFonts w:ascii="Times New Roman" w:hAnsi="Times New Roman"/>
          <w:b/>
          <w:bCs/>
          <w:sz w:val="24"/>
          <w:szCs w:val="24"/>
          <w:lang w:val="en"/>
        </w:rPr>
        <w:t>:</w:t>
      </w:r>
      <w:r w:rsidRPr="00F92524">
        <w:rPr>
          <w:rFonts w:ascii="Times New Roman" w:hAnsi="Times New Roman"/>
          <w:b/>
          <w:bCs/>
          <w:sz w:val="24"/>
          <w:szCs w:val="24"/>
          <w:lang w:val="en"/>
        </w:rPr>
        <w:tab/>
      </w:r>
    </w:p>
    <w:p w14:paraId="291547AB" w14:textId="4E2AD0E6" w:rsidR="004D6EBA" w:rsidRPr="00F92524" w:rsidRDefault="004D6EBA">
      <w:pPr>
        <w:widowControl w:val="0"/>
        <w:autoSpaceDE w:val="0"/>
        <w:autoSpaceDN w:val="0"/>
        <w:adjustRightInd w:val="0"/>
        <w:spacing w:line="240" w:lineRule="auto"/>
        <w:rPr>
          <w:rFonts w:ascii="Times New Roman" w:hAnsi="Times New Roman"/>
          <w:sz w:val="24"/>
          <w:szCs w:val="24"/>
          <w:lang w:val="en"/>
        </w:rPr>
      </w:pPr>
      <w:r w:rsidRPr="00F92524">
        <w:rPr>
          <w:rFonts w:ascii="Times New Roman" w:hAnsi="Times New Roman"/>
          <w:sz w:val="24"/>
          <w:szCs w:val="24"/>
          <w:lang w:val="en"/>
        </w:rPr>
        <w:t>Hello word!</w:t>
      </w:r>
    </w:p>
    <w:p w14:paraId="306B4449" w14:textId="77777777" w:rsidR="004D6EBA" w:rsidRPr="00F92524" w:rsidRDefault="00805DAC">
      <w:pPr>
        <w:widowControl w:val="0"/>
        <w:autoSpaceDE w:val="0"/>
        <w:autoSpaceDN w:val="0"/>
        <w:adjustRightInd w:val="0"/>
        <w:spacing w:line="240" w:lineRule="auto"/>
        <w:rPr>
          <w:rFonts w:ascii="Times New Roman" w:hAnsi="Times New Roman"/>
          <w:sz w:val="28"/>
          <w:szCs w:val="28"/>
          <w:lang w:val="en"/>
        </w:rPr>
      </w:pPr>
      <w:r w:rsidRPr="00F92524">
        <w:rPr>
          <w:rFonts w:ascii="Times New Roman" w:hAnsi="Times New Roman"/>
          <w:b/>
          <w:bCs/>
          <w:sz w:val="28"/>
          <w:szCs w:val="28"/>
          <w:u w:val="single"/>
          <w:lang w:val="en"/>
        </w:rPr>
        <w:t>C</w:t>
      </w:r>
      <w:r w:rsidR="004D6EBA" w:rsidRPr="00F92524">
        <w:rPr>
          <w:rFonts w:ascii="Times New Roman" w:hAnsi="Times New Roman"/>
          <w:b/>
          <w:bCs/>
          <w:sz w:val="28"/>
          <w:szCs w:val="28"/>
          <w:u w:val="single"/>
          <w:lang w:val="en"/>
        </w:rPr>
        <w:t>in</w:t>
      </w:r>
      <w:r w:rsidRPr="00F92524">
        <w:rPr>
          <w:rFonts w:ascii="Times New Roman" w:hAnsi="Times New Roman"/>
          <w:b/>
          <w:bCs/>
          <w:sz w:val="28"/>
          <w:szCs w:val="28"/>
          <w:lang w:val="en"/>
        </w:rPr>
        <w:t>:</w:t>
      </w:r>
    </w:p>
    <w:p w14:paraId="1E278435" w14:textId="77777777" w:rsidR="004D6EBA" w:rsidRPr="00F92524" w:rsidRDefault="004D6EBA">
      <w:pPr>
        <w:widowControl w:val="0"/>
        <w:autoSpaceDE w:val="0"/>
        <w:autoSpaceDN w:val="0"/>
        <w:adjustRightInd w:val="0"/>
        <w:spacing w:line="240" w:lineRule="auto"/>
        <w:rPr>
          <w:rFonts w:ascii="Times New Roman" w:hAnsi="Times New Roman"/>
          <w:sz w:val="24"/>
          <w:szCs w:val="24"/>
          <w:lang w:val="en"/>
        </w:rPr>
      </w:pPr>
      <w:proofErr w:type="spellStart"/>
      <w:r w:rsidRPr="00F92524">
        <w:rPr>
          <w:rFonts w:ascii="Times New Roman" w:hAnsi="Times New Roman"/>
          <w:sz w:val="24"/>
          <w:szCs w:val="24"/>
          <w:lang w:val="en"/>
        </w:rPr>
        <w:t>cin</w:t>
      </w:r>
      <w:proofErr w:type="spellEnd"/>
      <w:r w:rsidRPr="00F92524">
        <w:rPr>
          <w:rFonts w:ascii="Times New Roman" w:hAnsi="Times New Roman"/>
          <w:sz w:val="24"/>
          <w:szCs w:val="24"/>
          <w:lang w:val="en"/>
        </w:rPr>
        <w:t>&gt;</w:t>
      </w:r>
      <w:proofErr w:type="gramStart"/>
      <w:r w:rsidRPr="00F92524">
        <w:rPr>
          <w:rFonts w:ascii="Times New Roman" w:hAnsi="Times New Roman"/>
          <w:sz w:val="24"/>
          <w:szCs w:val="24"/>
          <w:lang w:val="en"/>
        </w:rPr>
        <w:t>&gt;</w:t>
      </w:r>
      <w:r w:rsidR="002A1C94" w:rsidRPr="00F92524">
        <w:rPr>
          <w:rFonts w:ascii="Times New Roman" w:hAnsi="Times New Roman"/>
          <w:sz w:val="24"/>
          <w:szCs w:val="24"/>
          <w:lang w:val="en"/>
        </w:rPr>
        <w:t xml:space="preserve"> </w:t>
      </w:r>
      <w:r w:rsidRPr="00F92524">
        <w:rPr>
          <w:rFonts w:ascii="Times New Roman" w:hAnsi="Times New Roman"/>
          <w:sz w:val="24"/>
          <w:szCs w:val="24"/>
          <w:lang w:val="en"/>
        </w:rPr>
        <w:t>:</w:t>
      </w:r>
      <w:proofErr w:type="gramEnd"/>
      <w:r w:rsidRPr="00F92524">
        <w:rPr>
          <w:rFonts w:ascii="Times New Roman" w:hAnsi="Times New Roman"/>
          <w:sz w:val="24"/>
          <w:szCs w:val="24"/>
          <w:lang w:val="en"/>
        </w:rPr>
        <w:t xml:space="preserve"> </w:t>
      </w:r>
      <w:proofErr w:type="spellStart"/>
      <w:r w:rsidRPr="00F92524">
        <w:rPr>
          <w:rFonts w:ascii="Times New Roman" w:hAnsi="Times New Roman"/>
          <w:sz w:val="24"/>
          <w:szCs w:val="24"/>
          <w:lang w:val="en"/>
        </w:rPr>
        <w:t>cin</w:t>
      </w:r>
      <w:proofErr w:type="spellEnd"/>
      <w:r w:rsidRPr="00F92524">
        <w:rPr>
          <w:rFonts w:ascii="Times New Roman" w:hAnsi="Times New Roman"/>
          <w:sz w:val="24"/>
          <w:szCs w:val="24"/>
          <w:lang w:val="en"/>
        </w:rPr>
        <w:t xml:space="preserve"> is used for get or read value form keyboard.</w:t>
      </w:r>
    </w:p>
    <w:p w14:paraId="6D079701" w14:textId="5B9CF71F" w:rsidR="008D625B" w:rsidRPr="00F92524" w:rsidRDefault="004D6EBA">
      <w:pPr>
        <w:widowControl w:val="0"/>
        <w:autoSpaceDE w:val="0"/>
        <w:autoSpaceDN w:val="0"/>
        <w:adjustRightInd w:val="0"/>
        <w:spacing w:line="240" w:lineRule="auto"/>
        <w:rPr>
          <w:rFonts w:ascii="Times New Roman" w:hAnsi="Times New Roman"/>
          <w:b/>
          <w:bCs/>
          <w:sz w:val="24"/>
          <w:szCs w:val="24"/>
          <w:lang w:val="en"/>
        </w:rPr>
      </w:pPr>
      <w:r w:rsidRPr="00F92524">
        <w:rPr>
          <w:rFonts w:ascii="Times New Roman" w:hAnsi="Times New Roman"/>
          <w:b/>
          <w:bCs/>
          <w:sz w:val="24"/>
          <w:szCs w:val="24"/>
          <w:lang w:val="en"/>
        </w:rPr>
        <w:t>Example</w:t>
      </w:r>
      <w:r w:rsidR="00F92524">
        <w:rPr>
          <w:rFonts w:ascii="Times New Roman" w:hAnsi="Times New Roman"/>
          <w:b/>
          <w:bCs/>
          <w:sz w:val="24"/>
          <w:szCs w:val="24"/>
          <w:lang w:val="en"/>
        </w:rPr>
        <w:t>:</w:t>
      </w:r>
    </w:p>
    <w:tbl>
      <w:tblPr>
        <w:tblStyle w:val="TableGrid"/>
        <w:tblW w:w="0" w:type="auto"/>
        <w:tblLook w:val="04A0" w:firstRow="1" w:lastRow="0" w:firstColumn="1" w:lastColumn="0" w:noHBand="0" w:noVBand="1"/>
      </w:tblPr>
      <w:tblGrid>
        <w:gridCol w:w="9017"/>
      </w:tblGrid>
      <w:tr w:rsidR="008D625B" w:rsidRPr="00F92524" w14:paraId="33DDAE34" w14:textId="77777777" w:rsidTr="008D625B">
        <w:tc>
          <w:tcPr>
            <w:tcW w:w="9243" w:type="dxa"/>
          </w:tcPr>
          <w:p w14:paraId="5738F294" w14:textId="25880A78" w:rsidR="008D625B" w:rsidRPr="00F92524" w:rsidRDefault="008D625B" w:rsidP="008D625B">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#include&lt;iostream&gt;</w:t>
            </w:r>
          </w:p>
          <w:p w14:paraId="40EDFA76" w14:textId="1844A7C6" w:rsidR="008D625B" w:rsidRPr="00F92524" w:rsidRDefault="00F92524" w:rsidP="008D625B">
            <w:pPr>
              <w:widowControl w:val="0"/>
              <w:autoSpaceDE w:val="0"/>
              <w:autoSpaceDN w:val="0"/>
              <w:adjustRightInd w:val="0"/>
              <w:rPr>
                <w:rFonts w:ascii="Times New Roman" w:hAnsi="Times New Roman"/>
                <w:sz w:val="24"/>
                <w:szCs w:val="24"/>
                <w:lang w:val="en"/>
              </w:rPr>
            </w:pPr>
            <w:r>
              <w:rPr>
                <w:rFonts w:ascii="Times New Roman" w:hAnsi="Times New Roman"/>
                <w:sz w:val="24"/>
                <w:szCs w:val="24"/>
                <w:lang w:val="en"/>
              </w:rPr>
              <w:t>int</w:t>
            </w:r>
            <w:r w:rsidR="008D625B" w:rsidRPr="00F92524">
              <w:rPr>
                <w:rFonts w:ascii="Times New Roman" w:hAnsi="Times New Roman"/>
                <w:sz w:val="24"/>
                <w:szCs w:val="24"/>
                <w:lang w:val="en"/>
              </w:rPr>
              <w:t xml:space="preserve"> </w:t>
            </w:r>
            <w:proofErr w:type="gramStart"/>
            <w:r w:rsidR="008D625B" w:rsidRPr="00F92524">
              <w:rPr>
                <w:rFonts w:ascii="Times New Roman" w:hAnsi="Times New Roman"/>
                <w:sz w:val="24"/>
                <w:szCs w:val="24"/>
                <w:lang w:val="en"/>
              </w:rPr>
              <w:t>main(</w:t>
            </w:r>
            <w:proofErr w:type="gramEnd"/>
            <w:r w:rsidR="008D625B" w:rsidRPr="00F92524">
              <w:rPr>
                <w:rFonts w:ascii="Times New Roman" w:hAnsi="Times New Roman"/>
                <w:sz w:val="24"/>
                <w:szCs w:val="24"/>
                <w:lang w:val="en"/>
              </w:rPr>
              <w:t xml:space="preserve">) </w:t>
            </w:r>
          </w:p>
          <w:p w14:paraId="04AE4CC6" w14:textId="77777777" w:rsidR="008D625B" w:rsidRPr="00F92524" w:rsidRDefault="008D625B" w:rsidP="008D625B">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w:t>
            </w:r>
          </w:p>
          <w:p w14:paraId="52937653" w14:textId="6D41D43A" w:rsidR="008D625B" w:rsidRPr="00F92524" w:rsidRDefault="008D625B" w:rsidP="008D625B">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int num;  </w:t>
            </w:r>
          </w:p>
          <w:p w14:paraId="7E2F236B" w14:textId="77777777" w:rsidR="008D625B" w:rsidRPr="00F92524" w:rsidRDefault="008D625B" w:rsidP="008D625B">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w:t>
            </w:r>
            <w:proofErr w:type="spellStart"/>
            <w:r w:rsidRPr="00F92524">
              <w:rPr>
                <w:rFonts w:ascii="Times New Roman" w:hAnsi="Times New Roman"/>
                <w:sz w:val="24"/>
                <w:szCs w:val="24"/>
                <w:lang w:val="en"/>
              </w:rPr>
              <w:t>cout</w:t>
            </w:r>
            <w:proofErr w:type="spellEnd"/>
            <w:r w:rsidRPr="00F92524">
              <w:rPr>
                <w:rFonts w:ascii="Times New Roman" w:hAnsi="Times New Roman"/>
                <w:sz w:val="24"/>
                <w:szCs w:val="24"/>
                <w:lang w:val="en"/>
              </w:rPr>
              <w:t>&lt;&lt;"Enter any number:";</w:t>
            </w:r>
          </w:p>
          <w:p w14:paraId="716EB4D5" w14:textId="77777777" w:rsidR="008D625B" w:rsidRPr="00F92524" w:rsidRDefault="008D625B" w:rsidP="008D625B">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w:t>
            </w:r>
            <w:proofErr w:type="spellStart"/>
            <w:r w:rsidRPr="00F92524">
              <w:rPr>
                <w:rFonts w:ascii="Times New Roman" w:hAnsi="Times New Roman"/>
                <w:sz w:val="24"/>
                <w:szCs w:val="24"/>
                <w:lang w:val="en"/>
              </w:rPr>
              <w:t>cin</w:t>
            </w:r>
            <w:proofErr w:type="spellEnd"/>
            <w:r w:rsidRPr="00F92524">
              <w:rPr>
                <w:rFonts w:ascii="Times New Roman" w:hAnsi="Times New Roman"/>
                <w:sz w:val="24"/>
                <w:szCs w:val="24"/>
                <w:lang w:val="en"/>
              </w:rPr>
              <w:t>&gt;&gt;</w:t>
            </w:r>
            <w:proofErr w:type="gramStart"/>
            <w:r w:rsidRPr="00F92524">
              <w:rPr>
                <w:rFonts w:ascii="Times New Roman" w:hAnsi="Times New Roman"/>
                <w:sz w:val="24"/>
                <w:szCs w:val="24"/>
                <w:lang w:val="en"/>
              </w:rPr>
              <w:t>num;  /</w:t>
            </w:r>
            <w:proofErr w:type="gramEnd"/>
            <w:r w:rsidRPr="00F92524">
              <w:rPr>
                <w:rFonts w:ascii="Times New Roman" w:hAnsi="Times New Roman"/>
                <w:sz w:val="24"/>
                <w:szCs w:val="24"/>
                <w:lang w:val="en"/>
              </w:rPr>
              <w:t>/ accept one value form keyboard</w:t>
            </w:r>
          </w:p>
          <w:p w14:paraId="39853723" w14:textId="3059BC3A" w:rsidR="008D625B" w:rsidRPr="00F92524" w:rsidRDefault="008D625B" w:rsidP="008D625B">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w:t>
            </w:r>
            <w:proofErr w:type="spellStart"/>
            <w:r w:rsidRPr="00F92524">
              <w:rPr>
                <w:rFonts w:ascii="Times New Roman" w:hAnsi="Times New Roman"/>
                <w:sz w:val="24"/>
                <w:szCs w:val="24"/>
                <w:lang w:val="en"/>
              </w:rPr>
              <w:t>cout</w:t>
            </w:r>
            <w:proofErr w:type="spellEnd"/>
            <w:r w:rsidRPr="00F92524">
              <w:rPr>
                <w:rFonts w:ascii="Times New Roman" w:hAnsi="Times New Roman"/>
                <w:sz w:val="24"/>
                <w:szCs w:val="24"/>
                <w:lang w:val="en"/>
              </w:rPr>
              <w:t>&lt;&lt;"Number is: "&lt;&lt;num;</w:t>
            </w:r>
          </w:p>
          <w:p w14:paraId="46A11F51" w14:textId="77777777" w:rsidR="008D625B" w:rsidRPr="00F92524" w:rsidRDefault="008D625B" w:rsidP="008D625B">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w:t>
            </w:r>
          </w:p>
          <w:p w14:paraId="2E3B4BF4" w14:textId="77777777" w:rsidR="008D625B" w:rsidRPr="00F92524" w:rsidRDefault="008D625B">
            <w:pPr>
              <w:widowControl w:val="0"/>
              <w:autoSpaceDE w:val="0"/>
              <w:autoSpaceDN w:val="0"/>
              <w:adjustRightInd w:val="0"/>
              <w:rPr>
                <w:rFonts w:ascii="Times New Roman" w:hAnsi="Times New Roman"/>
                <w:sz w:val="24"/>
                <w:szCs w:val="24"/>
                <w:lang w:val="en"/>
              </w:rPr>
            </w:pPr>
          </w:p>
        </w:tc>
      </w:tr>
    </w:tbl>
    <w:p w14:paraId="5A70BD35" w14:textId="77777777" w:rsidR="004D6EBA" w:rsidRPr="00583052" w:rsidRDefault="004D6EBA">
      <w:pPr>
        <w:widowControl w:val="0"/>
        <w:autoSpaceDE w:val="0"/>
        <w:autoSpaceDN w:val="0"/>
        <w:adjustRightInd w:val="0"/>
        <w:spacing w:line="240" w:lineRule="auto"/>
        <w:rPr>
          <w:rFonts w:ascii="Times New Roman" w:hAnsi="Times New Roman"/>
          <w:sz w:val="28"/>
          <w:szCs w:val="28"/>
          <w:lang w:val="en"/>
        </w:rPr>
      </w:pPr>
      <w:r w:rsidRPr="00583052">
        <w:rPr>
          <w:rFonts w:ascii="Times New Roman" w:hAnsi="Times New Roman"/>
          <w:sz w:val="28"/>
          <w:szCs w:val="28"/>
          <w:lang w:val="en"/>
        </w:rPr>
        <w:tab/>
      </w:r>
    </w:p>
    <w:p w14:paraId="32177C90" w14:textId="514A46EB" w:rsidR="00F661A9" w:rsidRPr="00583052" w:rsidRDefault="00607A1F" w:rsidP="007D070F">
      <w:pPr>
        <w:rPr>
          <w:rFonts w:ascii="Times New Roman" w:hAnsi="Times New Roman"/>
        </w:rPr>
      </w:pPr>
      <w:r w:rsidRPr="00583052">
        <w:rPr>
          <w:rFonts w:ascii="Times New Roman" w:hAnsi="Times New Roman"/>
        </w:rPr>
        <w:tab/>
      </w:r>
      <w:r w:rsidR="007D070F" w:rsidRPr="00583052">
        <w:rPr>
          <w:rFonts w:ascii="Times New Roman" w:hAnsi="Times New Roman"/>
        </w:rPr>
        <w:tab/>
      </w:r>
    </w:p>
    <w:p w14:paraId="4A125FC7" w14:textId="77777777" w:rsidR="00F661A9" w:rsidRDefault="00F661A9" w:rsidP="007326F2">
      <w:pPr>
        <w:tabs>
          <w:tab w:val="left" w:pos="1458"/>
        </w:tabs>
        <w:spacing w:before="100" w:beforeAutospacing="1" w:afterLines="80" w:after="192" w:line="240" w:lineRule="auto"/>
        <w:ind w:left="1457" w:hanging="1457"/>
        <w:rPr>
          <w:rFonts w:ascii="Times New Roman" w:hAnsi="Times New Roman"/>
          <w:b/>
          <w:sz w:val="24"/>
          <w:szCs w:val="24"/>
        </w:rPr>
      </w:pPr>
    </w:p>
    <w:p w14:paraId="7CABBB01" w14:textId="77777777" w:rsidR="00F92524" w:rsidRDefault="00F92524" w:rsidP="007326F2">
      <w:pPr>
        <w:tabs>
          <w:tab w:val="left" w:pos="1458"/>
        </w:tabs>
        <w:spacing w:before="100" w:beforeAutospacing="1" w:afterLines="80" w:after="192" w:line="240" w:lineRule="auto"/>
        <w:ind w:left="1457" w:hanging="1457"/>
        <w:rPr>
          <w:rFonts w:ascii="Times New Roman" w:hAnsi="Times New Roman"/>
          <w:b/>
          <w:sz w:val="24"/>
          <w:szCs w:val="24"/>
        </w:rPr>
      </w:pPr>
    </w:p>
    <w:p w14:paraId="152FB974" w14:textId="77777777" w:rsidR="00F92524" w:rsidRDefault="00F92524" w:rsidP="007326F2">
      <w:pPr>
        <w:tabs>
          <w:tab w:val="left" w:pos="1458"/>
        </w:tabs>
        <w:spacing w:before="100" w:beforeAutospacing="1" w:afterLines="80" w:after="192" w:line="240" w:lineRule="auto"/>
        <w:ind w:left="1457" w:hanging="1457"/>
        <w:rPr>
          <w:rFonts w:ascii="Times New Roman" w:hAnsi="Times New Roman"/>
          <w:b/>
          <w:sz w:val="24"/>
          <w:szCs w:val="24"/>
        </w:rPr>
      </w:pPr>
    </w:p>
    <w:p w14:paraId="554552A4" w14:textId="77777777" w:rsidR="00F92524" w:rsidRDefault="00F92524" w:rsidP="007326F2">
      <w:pPr>
        <w:tabs>
          <w:tab w:val="left" w:pos="1458"/>
        </w:tabs>
        <w:spacing w:before="100" w:beforeAutospacing="1" w:afterLines="80" w:after="192" w:line="240" w:lineRule="auto"/>
        <w:ind w:left="1457" w:hanging="1457"/>
        <w:rPr>
          <w:rFonts w:ascii="Times New Roman" w:hAnsi="Times New Roman"/>
          <w:b/>
          <w:sz w:val="24"/>
          <w:szCs w:val="24"/>
        </w:rPr>
      </w:pPr>
    </w:p>
    <w:p w14:paraId="574A997A" w14:textId="77777777" w:rsidR="00F92524" w:rsidRDefault="00F92524" w:rsidP="007326F2">
      <w:pPr>
        <w:tabs>
          <w:tab w:val="left" w:pos="1458"/>
        </w:tabs>
        <w:spacing w:before="100" w:beforeAutospacing="1" w:afterLines="80" w:after="192" w:line="240" w:lineRule="auto"/>
        <w:ind w:left="1457" w:hanging="1457"/>
        <w:rPr>
          <w:rFonts w:ascii="Times New Roman" w:hAnsi="Times New Roman"/>
          <w:b/>
          <w:sz w:val="24"/>
          <w:szCs w:val="24"/>
        </w:rPr>
      </w:pPr>
    </w:p>
    <w:p w14:paraId="5BDAE4B0" w14:textId="77777777" w:rsidR="00F92524" w:rsidRDefault="00F92524" w:rsidP="007326F2">
      <w:pPr>
        <w:tabs>
          <w:tab w:val="left" w:pos="1458"/>
        </w:tabs>
        <w:spacing w:before="100" w:beforeAutospacing="1" w:afterLines="80" w:after="192" w:line="240" w:lineRule="auto"/>
        <w:ind w:left="1457" w:hanging="1457"/>
        <w:rPr>
          <w:rFonts w:ascii="Times New Roman" w:hAnsi="Times New Roman"/>
          <w:b/>
          <w:sz w:val="24"/>
          <w:szCs w:val="24"/>
        </w:rPr>
      </w:pPr>
    </w:p>
    <w:p w14:paraId="242A8DC3" w14:textId="77777777" w:rsidR="00F92524" w:rsidRDefault="00F92524" w:rsidP="007326F2">
      <w:pPr>
        <w:tabs>
          <w:tab w:val="left" w:pos="1458"/>
        </w:tabs>
        <w:spacing w:before="100" w:beforeAutospacing="1" w:afterLines="80" w:after="192" w:line="240" w:lineRule="auto"/>
        <w:ind w:left="1457" w:hanging="1457"/>
        <w:rPr>
          <w:rFonts w:ascii="Times New Roman" w:hAnsi="Times New Roman"/>
          <w:b/>
          <w:sz w:val="24"/>
          <w:szCs w:val="24"/>
        </w:rPr>
      </w:pPr>
    </w:p>
    <w:p w14:paraId="395B325E" w14:textId="77777777" w:rsidR="00F92524" w:rsidRDefault="00F92524" w:rsidP="007326F2">
      <w:pPr>
        <w:tabs>
          <w:tab w:val="left" w:pos="1458"/>
        </w:tabs>
        <w:spacing w:before="100" w:beforeAutospacing="1" w:afterLines="80" w:after="192" w:line="240" w:lineRule="auto"/>
        <w:ind w:left="1457" w:hanging="1457"/>
        <w:rPr>
          <w:rFonts w:ascii="Times New Roman" w:hAnsi="Times New Roman"/>
          <w:b/>
          <w:sz w:val="24"/>
          <w:szCs w:val="24"/>
        </w:rPr>
      </w:pPr>
    </w:p>
    <w:p w14:paraId="1E168F4B" w14:textId="77777777" w:rsidR="00F92524" w:rsidRDefault="00F92524" w:rsidP="007326F2">
      <w:pPr>
        <w:tabs>
          <w:tab w:val="left" w:pos="1458"/>
        </w:tabs>
        <w:spacing w:before="100" w:beforeAutospacing="1" w:afterLines="80" w:after="192" w:line="240" w:lineRule="auto"/>
        <w:ind w:left="1457" w:hanging="1457"/>
        <w:rPr>
          <w:rFonts w:ascii="Times New Roman" w:hAnsi="Times New Roman"/>
          <w:b/>
          <w:sz w:val="24"/>
          <w:szCs w:val="24"/>
        </w:rPr>
      </w:pPr>
    </w:p>
    <w:p w14:paraId="63B2C50D" w14:textId="3B1BC7F2" w:rsidR="00F92524" w:rsidRPr="00F92524" w:rsidRDefault="00F92524" w:rsidP="00F92524">
      <w:pPr>
        <w:tabs>
          <w:tab w:val="left" w:pos="1458"/>
        </w:tabs>
        <w:spacing w:before="100" w:beforeAutospacing="1" w:afterLines="80" w:after="192" w:line="240" w:lineRule="auto"/>
        <w:ind w:left="1457" w:hanging="1457"/>
        <w:jc w:val="both"/>
        <w:rPr>
          <w:rFonts w:ascii="Times New Roman" w:hAnsi="Times New Roman"/>
          <w:b/>
          <w:sz w:val="24"/>
          <w:szCs w:val="24"/>
        </w:rPr>
      </w:pPr>
      <w:r w:rsidRPr="00F92524">
        <w:rPr>
          <w:rFonts w:ascii="Times New Roman" w:hAnsi="Times New Roman"/>
          <w:noProof/>
          <w:sz w:val="24"/>
          <w:szCs w:val="24"/>
          <w:lang w:val="en-IN" w:eastAsia="en-IN"/>
        </w:rPr>
        <w:lastRenderedPageBreak/>
        <mc:AlternateContent>
          <mc:Choice Requires="wps">
            <w:drawing>
              <wp:anchor distT="91440" distB="137160" distL="114300" distR="114300" simplePos="0" relativeHeight="251665408" behindDoc="0" locked="0" layoutInCell="0" allowOverlap="1" wp14:anchorId="78F8AD5D" wp14:editId="390F7406">
                <wp:simplePos x="0" y="0"/>
                <wp:positionH relativeFrom="page">
                  <wp:align>right</wp:align>
                </wp:positionH>
                <wp:positionV relativeFrom="topMargin">
                  <wp:align>bottom</wp:align>
                </wp:positionV>
                <wp:extent cx="6537960" cy="447040"/>
                <wp:effectExtent l="1028700" t="457200" r="1905" b="0"/>
                <wp:wrapSquare wrapText="bothSides"/>
                <wp:docPr id="2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537960" cy="447040"/>
                        </a:xfrm>
                        <a:prstGeom prst="rect">
                          <a:avLst/>
                        </a:prstGeom>
                        <a:solidFill>
                          <a:srgbClr val="002060"/>
                        </a:solidFill>
                        <a:ln>
                          <a:noFill/>
                        </a:ln>
                        <a:effectLst>
                          <a:outerShdw dist="1114131" dir="12253665" algn="ctr" rotWithShape="0">
                            <a:schemeClr val="accent6">
                              <a:lumMod val="75000"/>
                              <a:lumOff val="0"/>
                            </a:schemeClr>
                          </a:outerShdw>
                        </a:effectLst>
                        <a:extLs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p w14:paraId="55E0D793" w14:textId="2DE0F97A" w:rsidR="00F92524" w:rsidRPr="007D070F" w:rsidRDefault="00F92524" w:rsidP="00F92524">
                            <w:pPr>
                              <w:shd w:val="clear" w:color="auto" w:fill="ED7D31" w:themeFill="accent2"/>
                              <w:jc w:val="center"/>
                              <w:rPr>
                                <w:rFonts w:ascii="Times New Roman" w:hAnsi="Times New Roman"/>
                                <w:b/>
                                <w:color w:val="FFFFFF" w:themeColor="background1"/>
                                <w:sz w:val="32"/>
                                <w:szCs w:val="32"/>
                              </w:rPr>
                            </w:pPr>
                            <w:r>
                              <w:rPr>
                                <w:rFonts w:ascii="Times New Roman" w:hAnsi="Times New Roman"/>
                                <w:b/>
                                <w:color w:val="FFFFFF" w:themeColor="background1"/>
                                <w:sz w:val="32"/>
                                <w:szCs w:val="32"/>
                              </w:rPr>
                              <w:t>Assignment 1</w:t>
                            </w:r>
                          </w:p>
                        </w:txbxContent>
                      </wps:txbx>
                      <wps:bodyPr rot="0" vert="horz" wrap="square" lIns="457200" tIns="0" rIns="137160" bIns="0" anchor="t" anchorCtr="0" upright="1">
                        <a:noAutofit/>
                      </wps:bodyPr>
                    </wps:wsp>
                  </a:graphicData>
                </a:graphic>
                <wp14:sizeRelH relativeFrom="page">
                  <wp14:pctWidth>100000</wp14:pctWidth>
                </wp14:sizeRelH>
                <wp14:sizeRelV relativeFrom="page">
                  <wp14:pctHeight>0</wp14:pctHeight>
                </wp14:sizeRelV>
              </wp:anchor>
            </w:drawing>
          </mc:Choice>
          <mc:Fallback>
            <w:pict>
              <v:rect w14:anchorId="78F8AD5D" id="Rectangle 6" o:spid="_x0000_s1029" style="position:absolute;left:0;text-align:left;margin-left:463.6pt;margin-top:0;width:514.8pt;height:35.2pt;flip:x;z-index:251665408;visibility:visible;mso-wrap-style:square;mso-width-percent:1000;mso-height-percent:0;mso-wrap-distance-left:9pt;mso-wrap-distance-top:7.2pt;mso-wrap-distance-right:9pt;mso-wrap-distance-bottom:10.8pt;mso-position-horizontal:right;mso-position-horizontal-relative:page;mso-position-vertical:bottom;mso-position-vertical-relative:top-margin-area;mso-width-percent:100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" o:allowincell="f" fillcolor="#002060" stroked="f" strokecolor="white [3212]" strokeweight="1.5pt">
                <v:shadow on="t" color="#538135 [2409]" offset="-80pt,-36pt"/>
                <v:textbox inset="36pt,0,10.8pt,0">
                  <w:txbxContent>
                    <w:p w14:paraId="55E0D793" w14:textId="2DE0F97A" w:rsidR="00F92524" w:rsidRPr="007D070F" w:rsidRDefault="00F92524" w:rsidP="00F92524">
                      <w:pPr>
                        <w:shd w:val="clear" w:color="auto" w:fill="ED7D31" w:themeFill="accent2"/>
                        <w:jc w:val="center"/>
                        <w:rPr>
                          <w:rFonts w:ascii="Times New Roman" w:hAnsi="Times New Roman"/>
                          <w:b/>
                          <w:color w:val="FFFFFF" w:themeColor="background1"/>
                          <w:sz w:val="32"/>
                          <w:szCs w:val="32"/>
                        </w:rPr>
                      </w:pPr>
                      <w:r>
                        <w:rPr>
                          <w:rFonts w:ascii="Times New Roman" w:hAnsi="Times New Roman"/>
                          <w:b/>
                          <w:color w:val="FFFFFF" w:themeColor="background1"/>
                          <w:sz w:val="32"/>
                          <w:szCs w:val="32"/>
                        </w:rPr>
                        <w:t>Assignment 1</w:t>
                      </w:r>
                    </w:p>
                  </w:txbxContent>
                </v:textbox>
                <w10:wrap type="square" anchorx="page" anchory="margin"/>
              </v:rect>
            </w:pict>
          </mc:Fallback>
        </mc:AlternateContent>
      </w:r>
      <w:r w:rsidRPr="00F92524">
        <w:rPr>
          <w:rFonts w:ascii="Times New Roman" w:hAnsi="Times New Roman"/>
          <w:b/>
          <w:sz w:val="24"/>
          <w:szCs w:val="24"/>
        </w:rPr>
        <w:t xml:space="preserve">Question 1 </w:t>
      </w:r>
      <w:r w:rsidRPr="00F92524">
        <w:rPr>
          <w:rFonts w:ascii="Times New Roman" w:hAnsi="Times New Roman"/>
          <w:b/>
          <w:sz w:val="24"/>
          <w:szCs w:val="24"/>
        </w:rPr>
        <w:tab/>
      </w:r>
      <w:r w:rsidRPr="00F92524">
        <w:rPr>
          <w:rFonts w:ascii="Times New Roman" w:hAnsi="Times New Roman"/>
          <w:sz w:val="24"/>
          <w:szCs w:val="24"/>
        </w:rPr>
        <w:t xml:space="preserve"> Write a program to print HELLO WORLD on screen.</w:t>
      </w:r>
    </w:p>
    <w:p w14:paraId="67CCA6FB" w14:textId="6D45D9EB" w:rsidR="007326F2" w:rsidRPr="00F92524" w:rsidRDefault="007326F2" w:rsidP="00F92524">
      <w:pPr>
        <w:pStyle w:val="NormalWeb"/>
        <w:spacing w:afterLines="80" w:after="192" w:afterAutospacing="0"/>
        <w:jc w:val="both"/>
      </w:pPr>
      <w:r w:rsidRPr="00F92524">
        <w:rPr>
          <w:b/>
        </w:rPr>
        <w:t xml:space="preserve">Question 2 </w:t>
      </w:r>
      <w:r w:rsidRPr="00F92524">
        <w:rPr>
          <w:rFonts w:eastAsia="Times New Roman"/>
          <w:b/>
        </w:rPr>
        <w:tab/>
      </w:r>
      <w:r w:rsidRPr="00F92524">
        <w:t xml:space="preserve"> Write a program to display the following output using a single </w:t>
      </w:r>
      <w:proofErr w:type="spellStart"/>
      <w:r w:rsidRPr="00F92524">
        <w:t>cout</w:t>
      </w:r>
      <w:proofErr w:type="spellEnd"/>
      <w:r w:rsidRPr="00F92524">
        <w:t xml:space="preserve"> statement.</w:t>
      </w:r>
      <w:r w:rsidRPr="00F92524">
        <w:br/>
      </w:r>
      <w:r w:rsidRPr="00F92524">
        <w:br/>
        <w:t>Subject</w:t>
      </w:r>
      <w:r w:rsidRPr="00F92524">
        <w:tab/>
        <w:t>Marks</w:t>
      </w:r>
      <w:r w:rsidRPr="00F92524">
        <w:br/>
        <w:t>Mathematics</w:t>
      </w:r>
      <w:r w:rsidRPr="00F92524">
        <w:tab/>
        <w:t>90 </w:t>
      </w:r>
      <w:r w:rsidRPr="00F92524">
        <w:br/>
        <w:t>Computer</w:t>
      </w:r>
      <w:r w:rsidRPr="00F92524">
        <w:tab/>
        <w:t>77 </w:t>
      </w:r>
      <w:r w:rsidRPr="00F92524">
        <w:br/>
        <w:t>Chemistry</w:t>
      </w:r>
      <w:r w:rsidRPr="00F92524">
        <w:tab/>
        <w:t>69</w:t>
      </w:r>
    </w:p>
    <w:p w14:paraId="312ECEFD" w14:textId="77777777" w:rsidR="007326F2" w:rsidRPr="00F92524" w:rsidRDefault="007326F2" w:rsidP="00F92524">
      <w:pPr>
        <w:tabs>
          <w:tab w:val="left" w:pos="1458"/>
        </w:tabs>
        <w:spacing w:before="100" w:beforeAutospacing="1" w:afterLines="80" w:after="192" w:line="240" w:lineRule="auto"/>
        <w:ind w:left="1457" w:hanging="1457"/>
        <w:jc w:val="both"/>
        <w:rPr>
          <w:rFonts w:ascii="Times New Roman" w:hAnsi="Times New Roman"/>
          <w:sz w:val="24"/>
          <w:szCs w:val="24"/>
        </w:rPr>
      </w:pPr>
      <w:r w:rsidRPr="00F92524">
        <w:rPr>
          <w:rFonts w:ascii="Times New Roman" w:hAnsi="Times New Roman"/>
          <w:b/>
          <w:sz w:val="24"/>
          <w:szCs w:val="24"/>
        </w:rPr>
        <w:t xml:space="preserve">Question 3 </w:t>
      </w:r>
      <w:r w:rsidRPr="00F92524">
        <w:rPr>
          <w:rFonts w:ascii="Times New Roman" w:hAnsi="Times New Roman"/>
          <w:b/>
          <w:sz w:val="24"/>
          <w:szCs w:val="24"/>
        </w:rPr>
        <w:tab/>
      </w:r>
      <w:r w:rsidRPr="00F92524">
        <w:rPr>
          <w:rFonts w:ascii="Times New Roman" w:hAnsi="Times New Roman"/>
          <w:sz w:val="24"/>
          <w:szCs w:val="24"/>
        </w:rPr>
        <w:t xml:space="preserve"> Write a program which accept two numbers and print their sum.</w:t>
      </w:r>
    </w:p>
    <w:p w14:paraId="6BC797A6" w14:textId="77777777" w:rsidR="007326F2" w:rsidRPr="00F92524" w:rsidRDefault="007326F2" w:rsidP="00F92524">
      <w:pPr>
        <w:tabs>
          <w:tab w:val="left" w:pos="1458"/>
        </w:tabs>
        <w:spacing w:before="100" w:beforeAutospacing="1" w:afterLines="80" w:after="192" w:line="240" w:lineRule="auto"/>
        <w:ind w:left="1457" w:hanging="1457"/>
        <w:jc w:val="both"/>
        <w:rPr>
          <w:rFonts w:ascii="Times New Roman" w:hAnsi="Times New Roman"/>
          <w:sz w:val="24"/>
          <w:szCs w:val="24"/>
        </w:rPr>
      </w:pPr>
      <w:r w:rsidRPr="00F92524">
        <w:rPr>
          <w:rFonts w:ascii="Times New Roman" w:hAnsi="Times New Roman"/>
          <w:b/>
          <w:sz w:val="24"/>
          <w:szCs w:val="24"/>
        </w:rPr>
        <w:t xml:space="preserve">Question 4 </w:t>
      </w:r>
      <w:r w:rsidRPr="00F92524">
        <w:rPr>
          <w:rFonts w:ascii="Times New Roman" w:hAnsi="Times New Roman"/>
          <w:b/>
          <w:sz w:val="24"/>
          <w:szCs w:val="24"/>
        </w:rPr>
        <w:tab/>
      </w:r>
      <w:r w:rsidRPr="00F92524">
        <w:rPr>
          <w:rFonts w:ascii="Times New Roman" w:hAnsi="Times New Roman"/>
          <w:sz w:val="24"/>
          <w:szCs w:val="24"/>
        </w:rPr>
        <w:t xml:space="preserve"> Write a program which accept temperature in </w:t>
      </w:r>
      <w:hyperlink r:id="rId16" w:history="1">
        <w:r w:rsidRPr="00F92524">
          <w:rPr>
            <w:rFonts w:ascii="Times New Roman" w:hAnsi="Times New Roman"/>
            <w:sz w:val="24"/>
            <w:szCs w:val="24"/>
          </w:rPr>
          <w:t>Fahrenheit</w:t>
        </w:r>
      </w:hyperlink>
      <w:r w:rsidRPr="00F92524">
        <w:rPr>
          <w:rFonts w:ascii="Times New Roman" w:hAnsi="Times New Roman"/>
          <w:sz w:val="24"/>
          <w:szCs w:val="24"/>
        </w:rPr>
        <w:t xml:space="preserve"> and print it in centigrade.</w:t>
      </w:r>
    </w:p>
    <w:p w14:paraId="6311B00B" w14:textId="77777777" w:rsidR="007326F2" w:rsidRPr="00F92524" w:rsidRDefault="007326F2" w:rsidP="00F92524">
      <w:pPr>
        <w:tabs>
          <w:tab w:val="left" w:pos="1458"/>
        </w:tabs>
        <w:spacing w:before="100" w:beforeAutospacing="1" w:afterLines="80" w:after="192" w:line="240" w:lineRule="auto"/>
        <w:ind w:left="1457" w:hanging="1457"/>
        <w:jc w:val="both"/>
        <w:rPr>
          <w:rFonts w:ascii="Times New Roman" w:hAnsi="Times New Roman"/>
          <w:sz w:val="24"/>
          <w:szCs w:val="24"/>
        </w:rPr>
      </w:pPr>
      <w:r w:rsidRPr="00F92524">
        <w:rPr>
          <w:rFonts w:ascii="Times New Roman" w:hAnsi="Times New Roman"/>
          <w:b/>
          <w:sz w:val="24"/>
          <w:szCs w:val="24"/>
        </w:rPr>
        <w:t xml:space="preserve">Question 5 </w:t>
      </w:r>
      <w:r w:rsidRPr="00F92524">
        <w:rPr>
          <w:rFonts w:ascii="Times New Roman" w:hAnsi="Times New Roman"/>
          <w:b/>
          <w:sz w:val="24"/>
          <w:szCs w:val="24"/>
        </w:rPr>
        <w:tab/>
      </w:r>
      <w:r w:rsidRPr="00F92524">
        <w:rPr>
          <w:rFonts w:ascii="Times New Roman" w:hAnsi="Times New Roman"/>
          <w:sz w:val="24"/>
          <w:szCs w:val="24"/>
        </w:rPr>
        <w:t xml:space="preserve"> Write a program which accept principle, rate and time from user and print the simple interest.</w:t>
      </w:r>
    </w:p>
    <w:p w14:paraId="389B6FD6" w14:textId="77777777" w:rsidR="007326F2" w:rsidRPr="00F92524" w:rsidRDefault="007326F2" w:rsidP="00F92524">
      <w:pPr>
        <w:tabs>
          <w:tab w:val="left" w:pos="1458"/>
        </w:tabs>
        <w:spacing w:before="100" w:beforeAutospacing="1" w:afterLines="80" w:after="192" w:line="240" w:lineRule="auto"/>
        <w:ind w:left="1457" w:hanging="1457"/>
        <w:jc w:val="both"/>
        <w:rPr>
          <w:rFonts w:ascii="Times New Roman" w:hAnsi="Times New Roman"/>
          <w:sz w:val="24"/>
          <w:szCs w:val="24"/>
        </w:rPr>
      </w:pPr>
      <w:r w:rsidRPr="00F92524">
        <w:rPr>
          <w:rFonts w:ascii="Times New Roman" w:hAnsi="Times New Roman"/>
          <w:b/>
          <w:sz w:val="24"/>
          <w:szCs w:val="24"/>
        </w:rPr>
        <w:t xml:space="preserve">Question 6 </w:t>
      </w:r>
      <w:r w:rsidRPr="00F92524">
        <w:rPr>
          <w:rFonts w:ascii="Times New Roman" w:hAnsi="Times New Roman"/>
          <w:b/>
          <w:sz w:val="24"/>
          <w:szCs w:val="24"/>
        </w:rPr>
        <w:tab/>
      </w:r>
      <w:r w:rsidRPr="00F92524">
        <w:rPr>
          <w:rFonts w:ascii="Times New Roman" w:hAnsi="Times New Roman"/>
          <w:sz w:val="24"/>
          <w:szCs w:val="24"/>
        </w:rPr>
        <w:t xml:space="preserve"> Write a program which accepts a character and display its ASCII value.</w:t>
      </w:r>
    </w:p>
    <w:p w14:paraId="3E1E366A" w14:textId="77777777" w:rsidR="007326F2" w:rsidRPr="00F92524" w:rsidRDefault="007326F2" w:rsidP="00F92524">
      <w:pPr>
        <w:tabs>
          <w:tab w:val="left" w:pos="1458"/>
        </w:tabs>
        <w:spacing w:before="100" w:beforeAutospacing="1" w:afterLines="80" w:after="192" w:line="240" w:lineRule="auto"/>
        <w:ind w:left="1457" w:hanging="1457"/>
        <w:jc w:val="both"/>
        <w:rPr>
          <w:rFonts w:ascii="Times New Roman" w:hAnsi="Times New Roman"/>
          <w:sz w:val="24"/>
          <w:szCs w:val="24"/>
        </w:rPr>
      </w:pPr>
      <w:r w:rsidRPr="00F92524">
        <w:rPr>
          <w:rFonts w:ascii="Times New Roman" w:hAnsi="Times New Roman"/>
          <w:b/>
          <w:sz w:val="24"/>
          <w:szCs w:val="24"/>
        </w:rPr>
        <w:t xml:space="preserve">Question 7 </w:t>
      </w:r>
      <w:r w:rsidRPr="00F92524">
        <w:rPr>
          <w:rFonts w:ascii="Times New Roman" w:hAnsi="Times New Roman"/>
          <w:b/>
          <w:sz w:val="24"/>
          <w:szCs w:val="24"/>
        </w:rPr>
        <w:tab/>
      </w:r>
      <w:r w:rsidRPr="00F92524">
        <w:rPr>
          <w:rFonts w:ascii="Times New Roman" w:hAnsi="Times New Roman"/>
          <w:sz w:val="24"/>
          <w:szCs w:val="24"/>
        </w:rPr>
        <w:t xml:space="preserve"> Write a program to swap the values of two variables.</w:t>
      </w:r>
    </w:p>
    <w:p w14:paraId="281A59E6" w14:textId="77777777" w:rsidR="007326F2" w:rsidRPr="00F92524" w:rsidRDefault="007326F2" w:rsidP="00F92524">
      <w:pPr>
        <w:tabs>
          <w:tab w:val="left" w:pos="1458"/>
        </w:tabs>
        <w:spacing w:before="100" w:beforeAutospacing="1" w:afterLines="80" w:after="192" w:line="240" w:lineRule="auto"/>
        <w:ind w:left="1457" w:hanging="1457"/>
        <w:jc w:val="both"/>
        <w:rPr>
          <w:rFonts w:ascii="Times New Roman" w:hAnsi="Times New Roman"/>
          <w:sz w:val="24"/>
          <w:szCs w:val="24"/>
        </w:rPr>
      </w:pPr>
      <w:r w:rsidRPr="00F92524">
        <w:rPr>
          <w:rFonts w:ascii="Times New Roman" w:hAnsi="Times New Roman"/>
          <w:b/>
          <w:sz w:val="24"/>
          <w:szCs w:val="24"/>
        </w:rPr>
        <w:t xml:space="preserve">Question 8 </w:t>
      </w:r>
      <w:r w:rsidRPr="00F92524">
        <w:rPr>
          <w:rFonts w:ascii="Times New Roman" w:hAnsi="Times New Roman"/>
          <w:b/>
          <w:sz w:val="24"/>
          <w:szCs w:val="24"/>
        </w:rPr>
        <w:tab/>
      </w:r>
      <w:r w:rsidRPr="00F92524">
        <w:rPr>
          <w:rFonts w:ascii="Times New Roman" w:hAnsi="Times New Roman"/>
          <w:sz w:val="24"/>
          <w:szCs w:val="24"/>
        </w:rPr>
        <w:t xml:space="preserve"> Write a program to calculate area of circle.</w:t>
      </w:r>
    </w:p>
    <w:p w14:paraId="15F79AC8" w14:textId="77777777" w:rsidR="007326F2" w:rsidRPr="00F92524" w:rsidRDefault="007326F2" w:rsidP="00F92524">
      <w:pPr>
        <w:jc w:val="both"/>
        <w:rPr>
          <w:rFonts w:ascii="Times New Roman" w:hAnsi="Times New Roman"/>
          <w:b/>
          <w:sz w:val="24"/>
          <w:szCs w:val="24"/>
        </w:rPr>
      </w:pPr>
    </w:p>
    <w:p w14:paraId="56F9B668" w14:textId="77777777" w:rsidR="003B02E3" w:rsidRPr="00F92524" w:rsidRDefault="003B02E3" w:rsidP="00F92524">
      <w:pPr>
        <w:widowControl w:val="0"/>
        <w:autoSpaceDE w:val="0"/>
        <w:autoSpaceDN w:val="0"/>
        <w:adjustRightInd w:val="0"/>
        <w:spacing w:line="240" w:lineRule="auto"/>
        <w:jc w:val="both"/>
        <w:rPr>
          <w:rFonts w:ascii="Times New Roman" w:hAnsi="Times New Roman"/>
          <w:sz w:val="24"/>
          <w:szCs w:val="24"/>
          <w:cs/>
          <w:lang w:val="en" w:bidi="mr-IN"/>
        </w:rPr>
      </w:pPr>
    </w:p>
    <w:p w14:paraId="44D7A61F" w14:textId="77777777" w:rsidR="003B02E3" w:rsidRPr="00F92524" w:rsidRDefault="003B02E3" w:rsidP="00F92524">
      <w:pPr>
        <w:widowControl w:val="0"/>
        <w:autoSpaceDE w:val="0"/>
        <w:autoSpaceDN w:val="0"/>
        <w:adjustRightInd w:val="0"/>
        <w:spacing w:line="240" w:lineRule="auto"/>
        <w:jc w:val="both"/>
        <w:rPr>
          <w:rFonts w:ascii="Times New Roman" w:hAnsi="Times New Roman"/>
          <w:sz w:val="24"/>
          <w:szCs w:val="24"/>
          <w:lang w:val="en"/>
        </w:rPr>
      </w:pPr>
    </w:p>
    <w:p w14:paraId="200CD425" w14:textId="77777777" w:rsidR="003B02E3" w:rsidRPr="00F92524" w:rsidRDefault="003B02E3" w:rsidP="00F92524">
      <w:pPr>
        <w:widowControl w:val="0"/>
        <w:autoSpaceDE w:val="0"/>
        <w:autoSpaceDN w:val="0"/>
        <w:adjustRightInd w:val="0"/>
        <w:spacing w:line="240" w:lineRule="auto"/>
        <w:jc w:val="both"/>
        <w:rPr>
          <w:rFonts w:ascii="Times New Roman" w:hAnsi="Times New Roman"/>
          <w:sz w:val="24"/>
          <w:szCs w:val="24"/>
          <w:lang w:val="en"/>
        </w:rPr>
      </w:pPr>
    </w:p>
    <w:p w14:paraId="273363F6" w14:textId="77777777" w:rsidR="003B02E3" w:rsidRPr="00583052" w:rsidRDefault="003B02E3">
      <w:pPr>
        <w:widowControl w:val="0"/>
        <w:autoSpaceDE w:val="0"/>
        <w:autoSpaceDN w:val="0"/>
        <w:adjustRightInd w:val="0"/>
        <w:spacing w:line="240" w:lineRule="auto"/>
        <w:rPr>
          <w:rFonts w:ascii="Times New Roman" w:hAnsi="Times New Roman"/>
          <w:sz w:val="28"/>
          <w:szCs w:val="28"/>
          <w:lang w:val="en"/>
        </w:rPr>
      </w:pPr>
    </w:p>
    <w:p w14:paraId="798EAA02" w14:textId="77777777" w:rsidR="003B02E3" w:rsidRPr="00583052" w:rsidRDefault="003B02E3">
      <w:pPr>
        <w:widowControl w:val="0"/>
        <w:autoSpaceDE w:val="0"/>
        <w:autoSpaceDN w:val="0"/>
        <w:adjustRightInd w:val="0"/>
        <w:spacing w:line="240" w:lineRule="auto"/>
        <w:rPr>
          <w:rFonts w:ascii="Times New Roman" w:hAnsi="Times New Roman"/>
          <w:sz w:val="28"/>
          <w:szCs w:val="28"/>
          <w:lang w:val="en"/>
        </w:rPr>
      </w:pPr>
    </w:p>
    <w:p w14:paraId="711D002A" w14:textId="77777777" w:rsidR="003B02E3" w:rsidRPr="00583052" w:rsidRDefault="003B02E3">
      <w:pPr>
        <w:widowControl w:val="0"/>
        <w:autoSpaceDE w:val="0"/>
        <w:autoSpaceDN w:val="0"/>
        <w:adjustRightInd w:val="0"/>
        <w:spacing w:line="240" w:lineRule="auto"/>
        <w:rPr>
          <w:rFonts w:ascii="Times New Roman" w:hAnsi="Times New Roman"/>
          <w:sz w:val="28"/>
          <w:szCs w:val="28"/>
          <w:lang w:val="en"/>
        </w:rPr>
      </w:pPr>
    </w:p>
    <w:p w14:paraId="009C4BC4" w14:textId="77777777" w:rsidR="003B02E3" w:rsidRPr="00583052" w:rsidRDefault="003B02E3">
      <w:pPr>
        <w:widowControl w:val="0"/>
        <w:autoSpaceDE w:val="0"/>
        <w:autoSpaceDN w:val="0"/>
        <w:adjustRightInd w:val="0"/>
        <w:spacing w:line="240" w:lineRule="auto"/>
        <w:rPr>
          <w:rFonts w:ascii="Times New Roman" w:hAnsi="Times New Roman"/>
          <w:sz w:val="28"/>
          <w:szCs w:val="28"/>
          <w:lang w:val="en"/>
        </w:rPr>
      </w:pPr>
    </w:p>
    <w:p w14:paraId="07133F1A" w14:textId="77777777" w:rsidR="003B02E3" w:rsidRPr="00583052" w:rsidRDefault="003B02E3">
      <w:pPr>
        <w:widowControl w:val="0"/>
        <w:autoSpaceDE w:val="0"/>
        <w:autoSpaceDN w:val="0"/>
        <w:adjustRightInd w:val="0"/>
        <w:spacing w:line="240" w:lineRule="auto"/>
        <w:rPr>
          <w:rFonts w:ascii="Times New Roman" w:hAnsi="Times New Roman"/>
          <w:sz w:val="28"/>
          <w:szCs w:val="28"/>
          <w:lang w:val="en"/>
        </w:rPr>
      </w:pPr>
    </w:p>
    <w:p w14:paraId="086871F6" w14:textId="77777777" w:rsidR="003B02E3" w:rsidRDefault="003B02E3">
      <w:pPr>
        <w:widowControl w:val="0"/>
        <w:autoSpaceDE w:val="0"/>
        <w:autoSpaceDN w:val="0"/>
        <w:adjustRightInd w:val="0"/>
        <w:spacing w:line="240" w:lineRule="auto"/>
        <w:rPr>
          <w:rFonts w:ascii="Times New Roman" w:hAnsi="Times New Roman"/>
          <w:sz w:val="28"/>
          <w:szCs w:val="28"/>
          <w:lang w:val="en"/>
        </w:rPr>
      </w:pPr>
    </w:p>
    <w:p w14:paraId="0BE36182" w14:textId="77777777" w:rsidR="00F92524" w:rsidRDefault="00F92524">
      <w:pPr>
        <w:widowControl w:val="0"/>
        <w:autoSpaceDE w:val="0"/>
        <w:autoSpaceDN w:val="0"/>
        <w:adjustRightInd w:val="0"/>
        <w:spacing w:line="240" w:lineRule="auto"/>
        <w:rPr>
          <w:rFonts w:ascii="Times New Roman" w:hAnsi="Times New Roman"/>
          <w:sz w:val="28"/>
          <w:szCs w:val="28"/>
          <w:lang w:val="en"/>
        </w:rPr>
      </w:pPr>
    </w:p>
    <w:p w14:paraId="4EA2D7A4" w14:textId="77777777" w:rsidR="00F92524" w:rsidRDefault="00F92524">
      <w:pPr>
        <w:widowControl w:val="0"/>
        <w:autoSpaceDE w:val="0"/>
        <w:autoSpaceDN w:val="0"/>
        <w:adjustRightInd w:val="0"/>
        <w:spacing w:line="240" w:lineRule="auto"/>
        <w:rPr>
          <w:rFonts w:ascii="Times New Roman" w:hAnsi="Times New Roman"/>
          <w:sz w:val="28"/>
          <w:szCs w:val="28"/>
          <w:lang w:val="en"/>
        </w:rPr>
      </w:pPr>
    </w:p>
    <w:p w14:paraId="670310D3" w14:textId="77777777" w:rsidR="00F92524" w:rsidRDefault="00F92524">
      <w:pPr>
        <w:widowControl w:val="0"/>
        <w:autoSpaceDE w:val="0"/>
        <w:autoSpaceDN w:val="0"/>
        <w:adjustRightInd w:val="0"/>
        <w:spacing w:line="240" w:lineRule="auto"/>
        <w:rPr>
          <w:rFonts w:ascii="Times New Roman" w:hAnsi="Times New Roman"/>
          <w:sz w:val="28"/>
          <w:szCs w:val="28"/>
          <w:lang w:val="en"/>
        </w:rPr>
      </w:pPr>
    </w:p>
    <w:p w14:paraId="29DE6978" w14:textId="77777777" w:rsidR="00F92524" w:rsidRPr="00583052" w:rsidRDefault="00F92524">
      <w:pPr>
        <w:widowControl w:val="0"/>
        <w:autoSpaceDE w:val="0"/>
        <w:autoSpaceDN w:val="0"/>
        <w:adjustRightInd w:val="0"/>
        <w:spacing w:line="240" w:lineRule="auto"/>
        <w:rPr>
          <w:rFonts w:ascii="Times New Roman" w:hAnsi="Times New Roman"/>
          <w:sz w:val="28"/>
          <w:szCs w:val="28"/>
          <w:lang w:val="en"/>
        </w:rPr>
      </w:pPr>
    </w:p>
    <w:p w14:paraId="29E89B1C" w14:textId="77777777" w:rsidR="00546EEE" w:rsidRPr="00583052" w:rsidRDefault="00546EEE" w:rsidP="00F92524">
      <w:pPr>
        <w:pStyle w:val="Title"/>
        <w:rPr>
          <w:rFonts w:ascii="Times New Roman" w:hAnsi="Times New Roman"/>
          <w:b/>
          <w:sz w:val="32"/>
        </w:rPr>
      </w:pPr>
      <w:r w:rsidRPr="00583052">
        <w:rPr>
          <w:rFonts w:ascii="Times New Roman" w:hAnsi="Times New Roman"/>
          <w:b/>
          <w:sz w:val="32"/>
        </w:rPr>
        <w:lastRenderedPageBreak/>
        <w:t>4. Chapter – Decision &amp; Loop Statement</w:t>
      </w:r>
    </w:p>
    <w:p w14:paraId="5B934DDC" w14:textId="77777777" w:rsidR="007F4DBF" w:rsidRPr="00F92524" w:rsidRDefault="007F4DBF" w:rsidP="007F4DBF">
      <w:pPr>
        <w:widowControl w:val="0"/>
        <w:autoSpaceDE w:val="0"/>
        <w:autoSpaceDN w:val="0"/>
        <w:adjustRightInd w:val="0"/>
        <w:rPr>
          <w:rFonts w:ascii="Times New Roman" w:hAnsi="Times New Roman"/>
          <w:sz w:val="28"/>
          <w:szCs w:val="28"/>
          <w:lang w:val="en"/>
        </w:rPr>
      </w:pPr>
      <w:r w:rsidRPr="00F92524">
        <w:rPr>
          <w:rFonts w:ascii="Times New Roman" w:hAnsi="Times New Roman"/>
          <w:b/>
          <w:bCs/>
          <w:sz w:val="28"/>
          <w:szCs w:val="28"/>
          <w:lang w:val="en"/>
        </w:rPr>
        <w:t>Decision making statement:</w:t>
      </w:r>
    </w:p>
    <w:p w14:paraId="3D1EDA75" w14:textId="77777777" w:rsidR="007F4DBF" w:rsidRPr="00F92524" w:rsidRDefault="007F4DBF" w:rsidP="00F92524">
      <w:pPr>
        <w:widowControl w:val="0"/>
        <w:autoSpaceDE w:val="0"/>
        <w:autoSpaceDN w:val="0"/>
        <w:adjustRightInd w:val="0"/>
        <w:jc w:val="both"/>
        <w:rPr>
          <w:rFonts w:ascii="Times New Roman" w:hAnsi="Times New Roman"/>
          <w:sz w:val="24"/>
          <w:szCs w:val="24"/>
          <w:lang w:val="en"/>
        </w:rPr>
      </w:pPr>
      <w:r w:rsidRPr="00F92524">
        <w:rPr>
          <w:rFonts w:ascii="Times New Roman" w:hAnsi="Times New Roman"/>
          <w:sz w:val="24"/>
          <w:szCs w:val="24"/>
          <w:lang w:val="en"/>
        </w:rPr>
        <w:t>Decision making is about deciding the order of execution of statements based on certain conditions or repeat a group of statements until certain specified conditions are met. C++ handles decision-making by supporting the following statements,</w:t>
      </w:r>
    </w:p>
    <w:p w14:paraId="63AFA174" w14:textId="77777777" w:rsidR="007F4DBF" w:rsidRPr="00F92524" w:rsidRDefault="007D070F" w:rsidP="007F4DBF">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1. if</w:t>
      </w:r>
    </w:p>
    <w:p w14:paraId="63D1CF02" w14:textId="77777777" w:rsidR="007F4DBF" w:rsidRPr="00F92524" w:rsidRDefault="007D070F" w:rsidP="007F4DBF">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2. if</w:t>
      </w:r>
      <w:proofErr w:type="gramStart"/>
      <w:r w:rsidR="007F4DBF" w:rsidRPr="00F92524">
        <w:rPr>
          <w:rFonts w:ascii="Times New Roman" w:hAnsi="Times New Roman"/>
          <w:sz w:val="24"/>
          <w:szCs w:val="24"/>
          <w:lang w:val="en"/>
        </w:rPr>
        <w:t>.....</w:t>
      </w:r>
      <w:proofErr w:type="gramEnd"/>
      <w:r w:rsidR="007F4DBF" w:rsidRPr="00F92524">
        <w:rPr>
          <w:rFonts w:ascii="Times New Roman" w:hAnsi="Times New Roman"/>
          <w:sz w:val="24"/>
          <w:szCs w:val="24"/>
          <w:lang w:val="en"/>
        </w:rPr>
        <w:t>else</w:t>
      </w:r>
    </w:p>
    <w:p w14:paraId="02FF60D6" w14:textId="77777777" w:rsidR="007F4DBF" w:rsidRPr="00F92524" w:rsidRDefault="007D070F" w:rsidP="007F4DBF">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3. nested</w:t>
      </w:r>
      <w:r w:rsidR="007F4DBF" w:rsidRPr="00F92524">
        <w:rPr>
          <w:rFonts w:ascii="Times New Roman" w:hAnsi="Times New Roman"/>
          <w:sz w:val="24"/>
          <w:szCs w:val="24"/>
          <w:lang w:val="en"/>
        </w:rPr>
        <w:t xml:space="preserve"> if.</w:t>
      </w:r>
    </w:p>
    <w:p w14:paraId="1A32B4CE" w14:textId="77777777" w:rsidR="007F4DBF" w:rsidRPr="00583052" w:rsidRDefault="00AF72DC" w:rsidP="007F4DBF">
      <w:pPr>
        <w:widowControl w:val="0"/>
        <w:autoSpaceDE w:val="0"/>
        <w:autoSpaceDN w:val="0"/>
        <w:adjustRightInd w:val="0"/>
        <w:rPr>
          <w:rFonts w:ascii="Times New Roman" w:hAnsi="Times New Roman"/>
          <w:b/>
          <w:bCs/>
          <w:color w:val="FF0000"/>
          <w:sz w:val="28"/>
          <w:szCs w:val="28"/>
          <w:lang w:val="en"/>
        </w:rPr>
      </w:pPr>
      <w:r w:rsidRPr="00583052">
        <w:rPr>
          <w:rFonts w:ascii="Times New Roman" w:hAnsi="Times New Roman"/>
          <w:b/>
          <w:bCs/>
          <w:color w:val="FF0000"/>
          <w:sz w:val="28"/>
          <w:szCs w:val="28"/>
          <w:lang w:val="en"/>
        </w:rPr>
        <w:t>1.</w:t>
      </w:r>
      <w:r w:rsidR="007F4DBF" w:rsidRPr="00583052">
        <w:rPr>
          <w:rFonts w:ascii="Times New Roman" w:hAnsi="Times New Roman"/>
          <w:b/>
          <w:bCs/>
          <w:color w:val="FF0000"/>
          <w:sz w:val="28"/>
          <w:szCs w:val="28"/>
          <w:lang w:val="en"/>
        </w:rPr>
        <w:t xml:space="preserve"> if statement:</w:t>
      </w:r>
    </w:p>
    <w:p w14:paraId="264F0C1F" w14:textId="77777777" w:rsidR="007F4DBF" w:rsidRPr="00F92524" w:rsidRDefault="007F4DBF" w:rsidP="00F92524">
      <w:pPr>
        <w:widowControl w:val="0"/>
        <w:autoSpaceDE w:val="0"/>
        <w:autoSpaceDN w:val="0"/>
        <w:adjustRightInd w:val="0"/>
        <w:jc w:val="both"/>
        <w:rPr>
          <w:rFonts w:ascii="Times New Roman" w:hAnsi="Times New Roman"/>
          <w:sz w:val="24"/>
          <w:szCs w:val="24"/>
          <w:lang w:val="en"/>
        </w:rPr>
      </w:pPr>
      <w:r w:rsidRPr="00F92524">
        <w:rPr>
          <w:rFonts w:ascii="Times New Roman" w:hAnsi="Times New Roman"/>
          <w:sz w:val="24"/>
          <w:szCs w:val="24"/>
          <w:lang w:val="en"/>
        </w:rPr>
        <w:t>The general form of a simple if statement 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55"/>
      </w:tblGrid>
      <w:tr w:rsidR="00C7272E" w:rsidRPr="00F92524" w14:paraId="0472BF49" w14:textId="77777777" w:rsidTr="00F92524">
        <w:trPr>
          <w:trHeight w:val="2565"/>
          <w:jc w:val="center"/>
        </w:trPr>
        <w:tc>
          <w:tcPr>
            <w:tcW w:w="3555" w:type="dxa"/>
          </w:tcPr>
          <w:p w14:paraId="4190BE1B" w14:textId="77777777" w:rsidR="00C7272E" w:rsidRPr="00F92524" w:rsidRDefault="00C7272E" w:rsidP="00F92524">
            <w:pPr>
              <w:widowControl w:val="0"/>
              <w:autoSpaceDE w:val="0"/>
              <w:autoSpaceDN w:val="0"/>
              <w:adjustRightInd w:val="0"/>
              <w:ind w:left="75"/>
              <w:jc w:val="both"/>
              <w:rPr>
                <w:rFonts w:ascii="Times New Roman" w:hAnsi="Times New Roman"/>
                <w:b/>
                <w:bCs/>
                <w:sz w:val="24"/>
                <w:szCs w:val="24"/>
                <w:lang w:val="en"/>
              </w:rPr>
            </w:pPr>
            <w:proofErr w:type="gramStart"/>
            <w:r w:rsidRPr="00F92524">
              <w:rPr>
                <w:rFonts w:ascii="Times New Roman" w:hAnsi="Times New Roman"/>
                <w:b/>
                <w:bCs/>
                <w:sz w:val="24"/>
                <w:szCs w:val="24"/>
                <w:lang w:val="en"/>
              </w:rPr>
              <w:t>if( expression</w:t>
            </w:r>
            <w:proofErr w:type="gramEnd"/>
            <w:r w:rsidRPr="00F92524">
              <w:rPr>
                <w:rFonts w:ascii="Times New Roman" w:hAnsi="Times New Roman"/>
                <w:b/>
                <w:bCs/>
                <w:sz w:val="24"/>
                <w:szCs w:val="24"/>
                <w:lang w:val="en"/>
              </w:rPr>
              <w:t xml:space="preserve"> )</w:t>
            </w:r>
          </w:p>
          <w:p w14:paraId="68D9D82A" w14:textId="77777777" w:rsidR="00C7272E" w:rsidRPr="00F92524" w:rsidRDefault="00C7272E" w:rsidP="00F92524">
            <w:pPr>
              <w:widowControl w:val="0"/>
              <w:autoSpaceDE w:val="0"/>
              <w:autoSpaceDN w:val="0"/>
              <w:adjustRightInd w:val="0"/>
              <w:ind w:left="75"/>
              <w:jc w:val="both"/>
              <w:rPr>
                <w:rFonts w:ascii="Times New Roman" w:hAnsi="Times New Roman"/>
                <w:b/>
                <w:bCs/>
                <w:sz w:val="24"/>
                <w:szCs w:val="24"/>
                <w:lang w:val="en"/>
              </w:rPr>
            </w:pPr>
            <w:r w:rsidRPr="00F92524">
              <w:rPr>
                <w:rFonts w:ascii="Times New Roman" w:hAnsi="Times New Roman"/>
                <w:b/>
                <w:bCs/>
                <w:sz w:val="24"/>
                <w:szCs w:val="24"/>
                <w:lang w:val="en"/>
              </w:rPr>
              <w:t>{</w:t>
            </w:r>
          </w:p>
          <w:p w14:paraId="0846B29B" w14:textId="77777777" w:rsidR="00C7272E" w:rsidRPr="00F92524" w:rsidRDefault="00C7272E" w:rsidP="00F92524">
            <w:pPr>
              <w:widowControl w:val="0"/>
              <w:autoSpaceDE w:val="0"/>
              <w:autoSpaceDN w:val="0"/>
              <w:adjustRightInd w:val="0"/>
              <w:ind w:left="75"/>
              <w:jc w:val="both"/>
              <w:rPr>
                <w:rFonts w:ascii="Times New Roman" w:hAnsi="Times New Roman"/>
                <w:b/>
                <w:bCs/>
                <w:sz w:val="24"/>
                <w:szCs w:val="24"/>
                <w:lang w:val="en"/>
              </w:rPr>
            </w:pPr>
            <w:r w:rsidRPr="00F92524">
              <w:rPr>
                <w:rFonts w:ascii="Times New Roman" w:hAnsi="Times New Roman"/>
                <w:b/>
                <w:bCs/>
                <w:sz w:val="24"/>
                <w:szCs w:val="24"/>
                <w:lang w:val="en"/>
              </w:rPr>
              <w:t xml:space="preserve"> statement-inside;</w:t>
            </w:r>
          </w:p>
          <w:p w14:paraId="1B3E94A4" w14:textId="77777777" w:rsidR="00C7272E" w:rsidRPr="00F92524" w:rsidRDefault="00C7272E" w:rsidP="00F92524">
            <w:pPr>
              <w:widowControl w:val="0"/>
              <w:autoSpaceDE w:val="0"/>
              <w:autoSpaceDN w:val="0"/>
              <w:adjustRightInd w:val="0"/>
              <w:ind w:left="75"/>
              <w:jc w:val="both"/>
              <w:rPr>
                <w:rFonts w:ascii="Times New Roman" w:hAnsi="Times New Roman"/>
                <w:b/>
                <w:bCs/>
                <w:sz w:val="24"/>
                <w:szCs w:val="24"/>
                <w:lang w:val="en"/>
              </w:rPr>
            </w:pPr>
            <w:r w:rsidRPr="00F92524">
              <w:rPr>
                <w:rFonts w:ascii="Times New Roman" w:hAnsi="Times New Roman"/>
                <w:b/>
                <w:bCs/>
                <w:sz w:val="24"/>
                <w:szCs w:val="24"/>
                <w:lang w:val="en"/>
              </w:rPr>
              <w:t>}</w:t>
            </w:r>
          </w:p>
          <w:p w14:paraId="4AD9111F" w14:textId="77777777" w:rsidR="00C7272E" w:rsidRPr="00F92524" w:rsidRDefault="00C7272E" w:rsidP="00F92524">
            <w:pPr>
              <w:widowControl w:val="0"/>
              <w:autoSpaceDE w:val="0"/>
              <w:autoSpaceDN w:val="0"/>
              <w:adjustRightInd w:val="0"/>
              <w:ind w:left="75"/>
              <w:jc w:val="both"/>
              <w:rPr>
                <w:rFonts w:ascii="Times New Roman" w:hAnsi="Times New Roman"/>
                <w:b/>
                <w:bCs/>
                <w:sz w:val="24"/>
                <w:szCs w:val="24"/>
                <w:lang w:val="en"/>
              </w:rPr>
            </w:pPr>
            <w:r w:rsidRPr="00F92524">
              <w:rPr>
                <w:rFonts w:ascii="Times New Roman" w:hAnsi="Times New Roman"/>
                <w:sz w:val="24"/>
                <w:szCs w:val="24"/>
                <w:lang w:val="en"/>
              </w:rPr>
              <w:t xml:space="preserve"> </w:t>
            </w:r>
            <w:r w:rsidRPr="00F92524">
              <w:rPr>
                <w:rFonts w:ascii="Times New Roman" w:hAnsi="Times New Roman"/>
                <w:b/>
                <w:bCs/>
                <w:sz w:val="24"/>
                <w:szCs w:val="24"/>
                <w:lang w:val="en"/>
              </w:rPr>
              <w:t>statement-outside;</w:t>
            </w:r>
          </w:p>
        </w:tc>
      </w:tr>
    </w:tbl>
    <w:p w14:paraId="41211203" w14:textId="77777777" w:rsidR="007F4DBF" w:rsidRPr="00F92524" w:rsidRDefault="007F4DBF" w:rsidP="00F92524">
      <w:pPr>
        <w:widowControl w:val="0"/>
        <w:autoSpaceDE w:val="0"/>
        <w:autoSpaceDN w:val="0"/>
        <w:adjustRightInd w:val="0"/>
        <w:jc w:val="both"/>
        <w:rPr>
          <w:rFonts w:ascii="Times New Roman" w:hAnsi="Times New Roman"/>
          <w:sz w:val="24"/>
          <w:szCs w:val="24"/>
          <w:lang w:val="en"/>
        </w:rPr>
      </w:pPr>
      <w:r w:rsidRPr="00F92524">
        <w:rPr>
          <w:rFonts w:ascii="Times New Roman" w:hAnsi="Times New Roman"/>
          <w:sz w:val="24"/>
          <w:szCs w:val="24"/>
          <w:lang w:val="en"/>
        </w:rPr>
        <w:t>If the expression is true, then 'statement-inside' it will be executed, otherwise 'statement-inside' is skipped and only 'statement-outside' is executed.</w:t>
      </w:r>
    </w:p>
    <w:p w14:paraId="2CBCC34D" w14:textId="77777777" w:rsidR="007F4DBF" w:rsidRPr="00F92524" w:rsidRDefault="007F4DBF" w:rsidP="00F92524">
      <w:pPr>
        <w:widowControl w:val="0"/>
        <w:autoSpaceDE w:val="0"/>
        <w:autoSpaceDN w:val="0"/>
        <w:adjustRightInd w:val="0"/>
        <w:jc w:val="both"/>
        <w:rPr>
          <w:rFonts w:ascii="Times New Roman" w:hAnsi="Times New Roman"/>
          <w:sz w:val="24"/>
          <w:szCs w:val="24"/>
          <w:lang w:val="en"/>
        </w:rPr>
      </w:pPr>
      <w:proofErr w:type="gramStart"/>
      <w:r w:rsidRPr="00F92524">
        <w:rPr>
          <w:rFonts w:ascii="Times New Roman" w:hAnsi="Times New Roman"/>
          <w:sz w:val="24"/>
          <w:szCs w:val="24"/>
          <w:lang w:val="en"/>
        </w:rPr>
        <w:t>Example :</w:t>
      </w:r>
      <w:proofErr w:type="gramEnd"/>
    </w:p>
    <w:tbl>
      <w:tblPr>
        <w:tblStyle w:val="TableGrid"/>
        <w:tblW w:w="0" w:type="auto"/>
        <w:tblLook w:val="04A0" w:firstRow="1" w:lastRow="0" w:firstColumn="1" w:lastColumn="0" w:noHBand="0" w:noVBand="1"/>
      </w:tblPr>
      <w:tblGrid>
        <w:gridCol w:w="3539"/>
      </w:tblGrid>
      <w:tr w:rsidR="002B2622" w:rsidRPr="00F92524" w14:paraId="7E3EEE4F" w14:textId="77777777" w:rsidTr="00F92524">
        <w:tc>
          <w:tcPr>
            <w:tcW w:w="3539" w:type="dxa"/>
          </w:tcPr>
          <w:p w14:paraId="609D1C04" w14:textId="7363071C" w:rsidR="002B2622" w:rsidRPr="00F92524" w:rsidRDefault="002B2622" w:rsidP="00F92524">
            <w:pPr>
              <w:widowControl w:val="0"/>
              <w:autoSpaceDE w:val="0"/>
              <w:autoSpaceDN w:val="0"/>
              <w:adjustRightInd w:val="0"/>
              <w:jc w:val="both"/>
              <w:rPr>
                <w:rFonts w:ascii="Times New Roman" w:hAnsi="Times New Roman"/>
                <w:sz w:val="24"/>
                <w:szCs w:val="24"/>
                <w:lang w:val="en"/>
              </w:rPr>
            </w:pPr>
            <w:r w:rsidRPr="00F92524">
              <w:rPr>
                <w:rFonts w:ascii="Times New Roman" w:hAnsi="Times New Roman"/>
                <w:sz w:val="24"/>
                <w:szCs w:val="24"/>
                <w:lang w:val="en"/>
              </w:rPr>
              <w:t>#include&lt; iostream&gt;</w:t>
            </w:r>
          </w:p>
          <w:p w14:paraId="0648A464" w14:textId="6AC9082B" w:rsidR="002B2622" w:rsidRPr="00F92524" w:rsidRDefault="002B2622" w:rsidP="00F92524">
            <w:pPr>
              <w:widowControl w:val="0"/>
              <w:autoSpaceDE w:val="0"/>
              <w:autoSpaceDN w:val="0"/>
              <w:adjustRightInd w:val="0"/>
              <w:jc w:val="both"/>
              <w:rPr>
                <w:rFonts w:ascii="Times New Roman" w:hAnsi="Times New Roman"/>
                <w:sz w:val="24"/>
                <w:szCs w:val="24"/>
                <w:lang w:val="en"/>
              </w:rPr>
            </w:pPr>
            <w:r w:rsidRPr="00F92524">
              <w:rPr>
                <w:rFonts w:ascii="Times New Roman" w:hAnsi="Times New Roman"/>
                <w:sz w:val="24"/>
                <w:szCs w:val="24"/>
                <w:lang w:val="en"/>
              </w:rPr>
              <w:t xml:space="preserve">int </w:t>
            </w:r>
            <w:proofErr w:type="gramStart"/>
            <w:r w:rsidR="00F92524" w:rsidRPr="00F92524">
              <w:rPr>
                <w:rFonts w:ascii="Times New Roman" w:hAnsi="Times New Roman"/>
                <w:sz w:val="24"/>
                <w:szCs w:val="24"/>
                <w:lang w:val="en"/>
              </w:rPr>
              <w:t>main(</w:t>
            </w:r>
            <w:proofErr w:type="gramEnd"/>
            <w:r w:rsidR="00F92524" w:rsidRPr="00F92524">
              <w:rPr>
                <w:rFonts w:ascii="Times New Roman" w:hAnsi="Times New Roman"/>
                <w:sz w:val="24"/>
                <w:szCs w:val="24"/>
                <w:lang w:val="en"/>
              </w:rPr>
              <w:t>)</w:t>
            </w:r>
          </w:p>
          <w:p w14:paraId="2BD74920" w14:textId="77777777" w:rsidR="002B2622" w:rsidRPr="00F92524" w:rsidRDefault="002B2622" w:rsidP="00F92524">
            <w:pPr>
              <w:widowControl w:val="0"/>
              <w:autoSpaceDE w:val="0"/>
              <w:autoSpaceDN w:val="0"/>
              <w:adjustRightInd w:val="0"/>
              <w:jc w:val="both"/>
              <w:rPr>
                <w:rFonts w:ascii="Times New Roman" w:hAnsi="Times New Roman"/>
                <w:sz w:val="24"/>
                <w:szCs w:val="24"/>
                <w:lang w:val="en"/>
              </w:rPr>
            </w:pPr>
            <w:r w:rsidRPr="00F92524">
              <w:rPr>
                <w:rFonts w:ascii="Times New Roman" w:hAnsi="Times New Roman"/>
                <w:sz w:val="24"/>
                <w:szCs w:val="24"/>
                <w:lang w:val="en"/>
              </w:rPr>
              <w:t>{</w:t>
            </w:r>
          </w:p>
          <w:p w14:paraId="7D1D1E52" w14:textId="77777777" w:rsidR="002B2622" w:rsidRPr="00F92524" w:rsidRDefault="002B2622" w:rsidP="00F92524">
            <w:pPr>
              <w:widowControl w:val="0"/>
              <w:autoSpaceDE w:val="0"/>
              <w:autoSpaceDN w:val="0"/>
              <w:adjustRightInd w:val="0"/>
              <w:jc w:val="both"/>
              <w:rPr>
                <w:rFonts w:ascii="Times New Roman" w:hAnsi="Times New Roman"/>
                <w:sz w:val="24"/>
                <w:szCs w:val="24"/>
                <w:lang w:val="en"/>
              </w:rPr>
            </w:pPr>
            <w:r w:rsidRPr="00F92524">
              <w:rPr>
                <w:rFonts w:ascii="Times New Roman" w:hAnsi="Times New Roman"/>
                <w:sz w:val="24"/>
                <w:szCs w:val="24"/>
                <w:lang w:val="en"/>
              </w:rPr>
              <w:t xml:space="preserve"> int </w:t>
            </w:r>
            <w:proofErr w:type="spellStart"/>
            <w:proofErr w:type="gramStart"/>
            <w:r w:rsidRPr="00F92524">
              <w:rPr>
                <w:rFonts w:ascii="Times New Roman" w:hAnsi="Times New Roman"/>
                <w:sz w:val="24"/>
                <w:szCs w:val="24"/>
                <w:lang w:val="en"/>
              </w:rPr>
              <w:t>x,y</w:t>
            </w:r>
            <w:proofErr w:type="spellEnd"/>
            <w:proofErr w:type="gramEnd"/>
            <w:r w:rsidRPr="00F92524">
              <w:rPr>
                <w:rFonts w:ascii="Times New Roman" w:hAnsi="Times New Roman"/>
                <w:sz w:val="24"/>
                <w:szCs w:val="24"/>
                <w:lang w:val="en"/>
              </w:rPr>
              <w:t>;</w:t>
            </w:r>
          </w:p>
          <w:p w14:paraId="61213DDA" w14:textId="77777777" w:rsidR="002B2622" w:rsidRPr="00F92524" w:rsidRDefault="002B2622" w:rsidP="00F92524">
            <w:pPr>
              <w:widowControl w:val="0"/>
              <w:autoSpaceDE w:val="0"/>
              <w:autoSpaceDN w:val="0"/>
              <w:adjustRightInd w:val="0"/>
              <w:jc w:val="both"/>
              <w:rPr>
                <w:rFonts w:ascii="Times New Roman" w:hAnsi="Times New Roman"/>
                <w:sz w:val="24"/>
                <w:szCs w:val="24"/>
                <w:lang w:val="en"/>
              </w:rPr>
            </w:pPr>
            <w:r w:rsidRPr="00F92524">
              <w:rPr>
                <w:rFonts w:ascii="Times New Roman" w:hAnsi="Times New Roman"/>
                <w:sz w:val="24"/>
                <w:szCs w:val="24"/>
                <w:lang w:val="en"/>
              </w:rPr>
              <w:t xml:space="preserve"> x=15;</w:t>
            </w:r>
          </w:p>
          <w:p w14:paraId="534EBD05" w14:textId="77777777" w:rsidR="002B2622" w:rsidRPr="00F92524" w:rsidRDefault="002B2622" w:rsidP="00F92524">
            <w:pPr>
              <w:widowControl w:val="0"/>
              <w:autoSpaceDE w:val="0"/>
              <w:autoSpaceDN w:val="0"/>
              <w:adjustRightInd w:val="0"/>
              <w:jc w:val="both"/>
              <w:rPr>
                <w:rFonts w:ascii="Times New Roman" w:hAnsi="Times New Roman"/>
                <w:sz w:val="24"/>
                <w:szCs w:val="24"/>
                <w:lang w:val="en"/>
              </w:rPr>
            </w:pPr>
            <w:r w:rsidRPr="00F92524">
              <w:rPr>
                <w:rFonts w:ascii="Times New Roman" w:hAnsi="Times New Roman"/>
                <w:sz w:val="24"/>
                <w:szCs w:val="24"/>
                <w:lang w:val="en"/>
              </w:rPr>
              <w:t xml:space="preserve"> y=13;</w:t>
            </w:r>
          </w:p>
          <w:p w14:paraId="0EB64714" w14:textId="77777777" w:rsidR="002B2622" w:rsidRPr="00F92524" w:rsidRDefault="002B2622" w:rsidP="00F92524">
            <w:pPr>
              <w:widowControl w:val="0"/>
              <w:autoSpaceDE w:val="0"/>
              <w:autoSpaceDN w:val="0"/>
              <w:adjustRightInd w:val="0"/>
              <w:jc w:val="both"/>
              <w:rPr>
                <w:rFonts w:ascii="Times New Roman" w:hAnsi="Times New Roman"/>
                <w:sz w:val="24"/>
                <w:szCs w:val="24"/>
                <w:lang w:val="en"/>
              </w:rPr>
            </w:pPr>
            <w:r w:rsidRPr="00F92524">
              <w:rPr>
                <w:rFonts w:ascii="Times New Roman" w:hAnsi="Times New Roman"/>
                <w:sz w:val="24"/>
                <w:szCs w:val="24"/>
                <w:lang w:val="en"/>
              </w:rPr>
              <w:t xml:space="preserve"> if (x &gt; </w:t>
            </w:r>
            <w:proofErr w:type="gramStart"/>
            <w:r w:rsidRPr="00F92524">
              <w:rPr>
                <w:rFonts w:ascii="Times New Roman" w:hAnsi="Times New Roman"/>
                <w:sz w:val="24"/>
                <w:szCs w:val="24"/>
                <w:lang w:val="en"/>
              </w:rPr>
              <w:t>y )</w:t>
            </w:r>
            <w:proofErr w:type="gramEnd"/>
          </w:p>
          <w:p w14:paraId="01D19114" w14:textId="77777777" w:rsidR="002B2622" w:rsidRPr="00F92524" w:rsidRDefault="002B2622" w:rsidP="00F92524">
            <w:pPr>
              <w:widowControl w:val="0"/>
              <w:autoSpaceDE w:val="0"/>
              <w:autoSpaceDN w:val="0"/>
              <w:adjustRightInd w:val="0"/>
              <w:jc w:val="both"/>
              <w:rPr>
                <w:rFonts w:ascii="Times New Roman" w:hAnsi="Times New Roman"/>
                <w:sz w:val="24"/>
                <w:szCs w:val="24"/>
                <w:lang w:val="en"/>
              </w:rPr>
            </w:pPr>
            <w:r w:rsidRPr="00F92524">
              <w:rPr>
                <w:rFonts w:ascii="Times New Roman" w:hAnsi="Times New Roman"/>
                <w:sz w:val="24"/>
                <w:szCs w:val="24"/>
                <w:lang w:val="en"/>
              </w:rPr>
              <w:t xml:space="preserve"> {</w:t>
            </w:r>
          </w:p>
          <w:p w14:paraId="5FB75254" w14:textId="77777777" w:rsidR="002B2622" w:rsidRPr="00F92524" w:rsidRDefault="002B2622" w:rsidP="00F92524">
            <w:pPr>
              <w:widowControl w:val="0"/>
              <w:autoSpaceDE w:val="0"/>
              <w:autoSpaceDN w:val="0"/>
              <w:adjustRightInd w:val="0"/>
              <w:jc w:val="both"/>
              <w:rPr>
                <w:rFonts w:ascii="Times New Roman" w:hAnsi="Times New Roman"/>
                <w:sz w:val="24"/>
                <w:szCs w:val="24"/>
                <w:lang w:val="en"/>
              </w:rPr>
            </w:pPr>
            <w:r w:rsidRPr="00F92524">
              <w:rPr>
                <w:rFonts w:ascii="Times New Roman" w:hAnsi="Times New Roman"/>
                <w:sz w:val="24"/>
                <w:szCs w:val="24"/>
                <w:lang w:val="en"/>
              </w:rPr>
              <w:t xml:space="preserve">  </w:t>
            </w:r>
            <w:proofErr w:type="spellStart"/>
            <w:r w:rsidRPr="00F92524">
              <w:rPr>
                <w:rFonts w:ascii="Times New Roman" w:hAnsi="Times New Roman"/>
                <w:sz w:val="24"/>
                <w:szCs w:val="24"/>
                <w:lang w:val="en"/>
              </w:rPr>
              <w:t>cout</w:t>
            </w:r>
            <w:proofErr w:type="spellEnd"/>
            <w:r w:rsidRPr="00F92524">
              <w:rPr>
                <w:rFonts w:ascii="Times New Roman" w:hAnsi="Times New Roman"/>
                <w:sz w:val="24"/>
                <w:szCs w:val="24"/>
                <w:lang w:val="en"/>
              </w:rPr>
              <w:t xml:space="preserve"> &lt;&lt; "x is greater than y";</w:t>
            </w:r>
          </w:p>
          <w:p w14:paraId="16DE44DA" w14:textId="77777777" w:rsidR="002B2622" w:rsidRPr="00F92524" w:rsidRDefault="002B2622" w:rsidP="00F92524">
            <w:pPr>
              <w:widowControl w:val="0"/>
              <w:autoSpaceDE w:val="0"/>
              <w:autoSpaceDN w:val="0"/>
              <w:adjustRightInd w:val="0"/>
              <w:jc w:val="both"/>
              <w:rPr>
                <w:rFonts w:ascii="Times New Roman" w:hAnsi="Times New Roman"/>
                <w:sz w:val="24"/>
                <w:szCs w:val="24"/>
                <w:lang w:val="en"/>
              </w:rPr>
            </w:pPr>
            <w:r w:rsidRPr="00F92524">
              <w:rPr>
                <w:rFonts w:ascii="Times New Roman" w:hAnsi="Times New Roman"/>
                <w:sz w:val="24"/>
                <w:szCs w:val="24"/>
                <w:lang w:val="en"/>
              </w:rPr>
              <w:t xml:space="preserve"> }</w:t>
            </w:r>
          </w:p>
          <w:p w14:paraId="68040BA0" w14:textId="77777777" w:rsidR="002B2622" w:rsidRPr="00F92524" w:rsidRDefault="002B2622" w:rsidP="00F92524">
            <w:pPr>
              <w:widowControl w:val="0"/>
              <w:autoSpaceDE w:val="0"/>
              <w:autoSpaceDN w:val="0"/>
              <w:adjustRightInd w:val="0"/>
              <w:jc w:val="both"/>
              <w:rPr>
                <w:rFonts w:ascii="Times New Roman" w:hAnsi="Times New Roman"/>
                <w:sz w:val="24"/>
                <w:szCs w:val="24"/>
                <w:lang w:val="en"/>
              </w:rPr>
            </w:pPr>
            <w:r w:rsidRPr="00F92524">
              <w:rPr>
                <w:rFonts w:ascii="Times New Roman" w:hAnsi="Times New Roman"/>
                <w:sz w:val="24"/>
                <w:szCs w:val="24"/>
                <w:lang w:val="en"/>
              </w:rPr>
              <w:t>}</w:t>
            </w:r>
          </w:p>
        </w:tc>
      </w:tr>
    </w:tbl>
    <w:p w14:paraId="055D5EFF" w14:textId="77777777" w:rsidR="00F92524" w:rsidRDefault="00F92524" w:rsidP="00F92524">
      <w:pPr>
        <w:widowControl w:val="0"/>
        <w:autoSpaceDE w:val="0"/>
        <w:autoSpaceDN w:val="0"/>
        <w:adjustRightInd w:val="0"/>
        <w:jc w:val="both"/>
        <w:rPr>
          <w:rFonts w:ascii="Times New Roman" w:hAnsi="Times New Roman"/>
          <w:b/>
          <w:bCs/>
          <w:sz w:val="24"/>
          <w:szCs w:val="24"/>
          <w:lang w:val="en"/>
        </w:rPr>
      </w:pPr>
    </w:p>
    <w:p w14:paraId="4F495033" w14:textId="2ED3908E" w:rsidR="007F4DBF" w:rsidRPr="00F92524" w:rsidRDefault="007F4DBF" w:rsidP="00F92524">
      <w:pPr>
        <w:widowControl w:val="0"/>
        <w:autoSpaceDE w:val="0"/>
        <w:autoSpaceDN w:val="0"/>
        <w:adjustRightInd w:val="0"/>
        <w:jc w:val="both"/>
        <w:rPr>
          <w:rFonts w:ascii="Times New Roman" w:hAnsi="Times New Roman"/>
          <w:b/>
          <w:bCs/>
          <w:sz w:val="24"/>
          <w:szCs w:val="24"/>
          <w:lang w:val="en"/>
        </w:rPr>
      </w:pPr>
      <w:proofErr w:type="gramStart"/>
      <w:r w:rsidRPr="00F92524">
        <w:rPr>
          <w:rFonts w:ascii="Times New Roman" w:hAnsi="Times New Roman"/>
          <w:b/>
          <w:bCs/>
          <w:sz w:val="24"/>
          <w:szCs w:val="24"/>
          <w:lang w:val="en"/>
        </w:rPr>
        <w:t>Output :</w:t>
      </w:r>
      <w:proofErr w:type="gramEnd"/>
    </w:p>
    <w:p w14:paraId="6E06E902" w14:textId="77777777" w:rsidR="00F92524" w:rsidRDefault="007F4DBF" w:rsidP="00F92524">
      <w:pPr>
        <w:widowControl w:val="0"/>
        <w:autoSpaceDE w:val="0"/>
        <w:autoSpaceDN w:val="0"/>
        <w:adjustRightInd w:val="0"/>
        <w:jc w:val="both"/>
        <w:rPr>
          <w:rFonts w:ascii="Times New Roman" w:hAnsi="Times New Roman"/>
          <w:sz w:val="24"/>
          <w:szCs w:val="24"/>
          <w:lang w:val="en"/>
        </w:rPr>
      </w:pPr>
      <w:r w:rsidRPr="00F92524">
        <w:rPr>
          <w:rFonts w:ascii="Times New Roman" w:hAnsi="Times New Roman"/>
          <w:sz w:val="24"/>
          <w:szCs w:val="24"/>
          <w:lang w:val="en"/>
        </w:rPr>
        <w:t>x is greater than y.</w:t>
      </w:r>
    </w:p>
    <w:p w14:paraId="0B9E8C4F" w14:textId="59F38374" w:rsidR="007F4DBF" w:rsidRPr="00F92524" w:rsidRDefault="007D070F" w:rsidP="00F92524">
      <w:pPr>
        <w:widowControl w:val="0"/>
        <w:autoSpaceDE w:val="0"/>
        <w:autoSpaceDN w:val="0"/>
        <w:adjustRightInd w:val="0"/>
        <w:jc w:val="both"/>
        <w:rPr>
          <w:rFonts w:ascii="Times New Roman" w:hAnsi="Times New Roman"/>
          <w:sz w:val="24"/>
          <w:szCs w:val="24"/>
          <w:lang w:val="en"/>
        </w:rPr>
      </w:pPr>
      <w:r w:rsidRPr="00583052">
        <w:rPr>
          <w:rFonts w:ascii="Times New Roman" w:hAnsi="Times New Roman"/>
          <w:b/>
          <w:bCs/>
          <w:color w:val="FF0000"/>
          <w:sz w:val="28"/>
          <w:szCs w:val="28"/>
          <w:lang w:val="en"/>
        </w:rPr>
        <w:lastRenderedPageBreak/>
        <w:t>2. if</w:t>
      </w:r>
      <w:r w:rsidR="007F4DBF" w:rsidRPr="00583052">
        <w:rPr>
          <w:rFonts w:ascii="Times New Roman" w:hAnsi="Times New Roman"/>
          <w:b/>
          <w:bCs/>
          <w:color w:val="FF0000"/>
          <w:sz w:val="28"/>
          <w:szCs w:val="28"/>
          <w:lang w:val="en"/>
        </w:rPr>
        <w:t>...else statement</w:t>
      </w:r>
      <w:r w:rsidR="00C7272E" w:rsidRPr="00583052">
        <w:rPr>
          <w:rFonts w:ascii="Times New Roman" w:hAnsi="Times New Roman"/>
          <w:b/>
          <w:bCs/>
          <w:color w:val="FF0000"/>
          <w:sz w:val="28"/>
          <w:szCs w:val="28"/>
          <w:lang w:val="en"/>
        </w:rPr>
        <w:t>:</w:t>
      </w:r>
    </w:p>
    <w:p w14:paraId="5C7966EC" w14:textId="77777777" w:rsidR="007F4DBF" w:rsidRPr="00F92524" w:rsidRDefault="00C7272E" w:rsidP="007F4DBF">
      <w:pPr>
        <w:widowControl w:val="0"/>
        <w:autoSpaceDE w:val="0"/>
        <w:autoSpaceDN w:val="0"/>
        <w:adjustRightInd w:val="0"/>
        <w:rPr>
          <w:rFonts w:ascii="Times New Roman" w:hAnsi="Times New Roman"/>
          <w:sz w:val="24"/>
          <w:szCs w:val="24"/>
          <w:lang w:val="en"/>
        </w:rPr>
      </w:pPr>
      <w:r w:rsidRPr="00583052">
        <w:rPr>
          <w:rFonts w:ascii="Times New Roman" w:hAnsi="Times New Roman"/>
          <w:sz w:val="28"/>
          <w:szCs w:val="28"/>
          <w:lang w:val="en"/>
        </w:rPr>
        <w:t xml:space="preserve">       </w:t>
      </w:r>
      <w:r w:rsidR="007F4DBF" w:rsidRPr="00F92524">
        <w:rPr>
          <w:rFonts w:ascii="Times New Roman" w:hAnsi="Times New Roman"/>
          <w:sz w:val="24"/>
          <w:szCs w:val="24"/>
          <w:lang w:val="en"/>
        </w:rPr>
        <w:t>The general form of a simple if...else statement 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30"/>
      </w:tblGrid>
      <w:tr w:rsidR="00EC7B0F" w:rsidRPr="00F92524" w14:paraId="72C52A74" w14:textId="77777777" w:rsidTr="00F92524">
        <w:trPr>
          <w:trHeight w:val="4155"/>
          <w:jc w:val="center"/>
        </w:trPr>
        <w:tc>
          <w:tcPr>
            <w:tcW w:w="3630" w:type="dxa"/>
          </w:tcPr>
          <w:p w14:paraId="386E5CBA" w14:textId="77777777" w:rsidR="00EC7B0F" w:rsidRPr="00F92524" w:rsidRDefault="00EC7B0F" w:rsidP="00EC7B0F">
            <w:pPr>
              <w:widowControl w:val="0"/>
              <w:autoSpaceDE w:val="0"/>
              <w:autoSpaceDN w:val="0"/>
              <w:adjustRightInd w:val="0"/>
              <w:ind w:left="345"/>
              <w:rPr>
                <w:rFonts w:ascii="Times New Roman" w:hAnsi="Times New Roman"/>
                <w:b/>
                <w:bCs/>
                <w:sz w:val="24"/>
                <w:szCs w:val="24"/>
                <w:lang w:val="en"/>
              </w:rPr>
            </w:pPr>
            <w:proofErr w:type="gramStart"/>
            <w:r w:rsidRPr="00F92524">
              <w:rPr>
                <w:rFonts w:ascii="Times New Roman" w:hAnsi="Times New Roman"/>
                <w:b/>
                <w:bCs/>
                <w:sz w:val="24"/>
                <w:szCs w:val="24"/>
                <w:lang w:val="en"/>
              </w:rPr>
              <w:t>if( expression</w:t>
            </w:r>
            <w:proofErr w:type="gramEnd"/>
            <w:r w:rsidRPr="00F92524">
              <w:rPr>
                <w:rFonts w:ascii="Times New Roman" w:hAnsi="Times New Roman"/>
                <w:b/>
                <w:bCs/>
                <w:sz w:val="24"/>
                <w:szCs w:val="24"/>
                <w:lang w:val="en"/>
              </w:rPr>
              <w:t xml:space="preserve"> )</w:t>
            </w:r>
          </w:p>
          <w:p w14:paraId="7CE8221C" w14:textId="77777777" w:rsidR="00EC7B0F" w:rsidRPr="00F92524" w:rsidRDefault="00EC7B0F" w:rsidP="00EC7B0F">
            <w:pPr>
              <w:widowControl w:val="0"/>
              <w:autoSpaceDE w:val="0"/>
              <w:autoSpaceDN w:val="0"/>
              <w:adjustRightInd w:val="0"/>
              <w:ind w:left="345"/>
              <w:rPr>
                <w:rFonts w:ascii="Times New Roman" w:hAnsi="Times New Roman"/>
                <w:b/>
                <w:bCs/>
                <w:sz w:val="24"/>
                <w:szCs w:val="24"/>
                <w:lang w:val="en"/>
              </w:rPr>
            </w:pPr>
            <w:r w:rsidRPr="00F92524">
              <w:rPr>
                <w:rFonts w:ascii="Times New Roman" w:hAnsi="Times New Roman"/>
                <w:b/>
                <w:bCs/>
                <w:sz w:val="24"/>
                <w:szCs w:val="24"/>
                <w:lang w:val="en"/>
              </w:rPr>
              <w:t>{</w:t>
            </w:r>
          </w:p>
          <w:p w14:paraId="70718481" w14:textId="77777777" w:rsidR="00EC7B0F" w:rsidRPr="00F92524" w:rsidRDefault="00EC7B0F" w:rsidP="00EC7B0F">
            <w:pPr>
              <w:widowControl w:val="0"/>
              <w:autoSpaceDE w:val="0"/>
              <w:autoSpaceDN w:val="0"/>
              <w:adjustRightInd w:val="0"/>
              <w:ind w:left="345"/>
              <w:rPr>
                <w:rFonts w:ascii="Times New Roman" w:hAnsi="Times New Roman"/>
                <w:b/>
                <w:bCs/>
                <w:sz w:val="24"/>
                <w:szCs w:val="24"/>
                <w:lang w:val="en"/>
              </w:rPr>
            </w:pPr>
            <w:r w:rsidRPr="00F92524">
              <w:rPr>
                <w:rFonts w:ascii="Times New Roman" w:hAnsi="Times New Roman"/>
                <w:b/>
                <w:bCs/>
                <w:sz w:val="24"/>
                <w:szCs w:val="24"/>
                <w:lang w:val="en"/>
              </w:rPr>
              <w:t xml:space="preserve"> statement-block1;</w:t>
            </w:r>
          </w:p>
          <w:p w14:paraId="4DF53E47" w14:textId="77777777" w:rsidR="00EC7B0F" w:rsidRPr="00F92524" w:rsidRDefault="00EC7B0F" w:rsidP="00EC7B0F">
            <w:pPr>
              <w:widowControl w:val="0"/>
              <w:autoSpaceDE w:val="0"/>
              <w:autoSpaceDN w:val="0"/>
              <w:adjustRightInd w:val="0"/>
              <w:ind w:left="345"/>
              <w:rPr>
                <w:rFonts w:ascii="Times New Roman" w:hAnsi="Times New Roman"/>
                <w:b/>
                <w:bCs/>
                <w:sz w:val="24"/>
                <w:szCs w:val="24"/>
                <w:lang w:val="en"/>
              </w:rPr>
            </w:pPr>
            <w:r w:rsidRPr="00F92524">
              <w:rPr>
                <w:rFonts w:ascii="Times New Roman" w:hAnsi="Times New Roman"/>
                <w:b/>
                <w:bCs/>
                <w:sz w:val="24"/>
                <w:szCs w:val="24"/>
                <w:lang w:val="en"/>
              </w:rPr>
              <w:t>}</w:t>
            </w:r>
          </w:p>
          <w:p w14:paraId="5462F58B" w14:textId="77777777" w:rsidR="00EC7B0F" w:rsidRPr="00F92524" w:rsidRDefault="00EC7B0F" w:rsidP="00EC7B0F">
            <w:pPr>
              <w:widowControl w:val="0"/>
              <w:autoSpaceDE w:val="0"/>
              <w:autoSpaceDN w:val="0"/>
              <w:adjustRightInd w:val="0"/>
              <w:ind w:left="345"/>
              <w:rPr>
                <w:rFonts w:ascii="Times New Roman" w:hAnsi="Times New Roman"/>
                <w:b/>
                <w:bCs/>
                <w:sz w:val="24"/>
                <w:szCs w:val="24"/>
                <w:lang w:val="en"/>
              </w:rPr>
            </w:pPr>
            <w:r w:rsidRPr="00F92524">
              <w:rPr>
                <w:rFonts w:ascii="Times New Roman" w:hAnsi="Times New Roman"/>
                <w:b/>
                <w:bCs/>
                <w:sz w:val="24"/>
                <w:szCs w:val="24"/>
                <w:lang w:val="en"/>
              </w:rPr>
              <w:t>else</w:t>
            </w:r>
          </w:p>
          <w:p w14:paraId="7372C7D5" w14:textId="77777777" w:rsidR="00EC7B0F" w:rsidRPr="00F92524" w:rsidRDefault="00EC7B0F" w:rsidP="00EC7B0F">
            <w:pPr>
              <w:widowControl w:val="0"/>
              <w:autoSpaceDE w:val="0"/>
              <w:autoSpaceDN w:val="0"/>
              <w:adjustRightInd w:val="0"/>
              <w:ind w:left="345"/>
              <w:rPr>
                <w:rFonts w:ascii="Times New Roman" w:hAnsi="Times New Roman"/>
                <w:b/>
                <w:bCs/>
                <w:sz w:val="24"/>
                <w:szCs w:val="24"/>
                <w:lang w:val="en"/>
              </w:rPr>
            </w:pPr>
            <w:r w:rsidRPr="00F92524">
              <w:rPr>
                <w:rFonts w:ascii="Times New Roman" w:hAnsi="Times New Roman"/>
                <w:b/>
                <w:bCs/>
                <w:sz w:val="24"/>
                <w:szCs w:val="24"/>
                <w:lang w:val="en"/>
              </w:rPr>
              <w:t>{</w:t>
            </w:r>
          </w:p>
          <w:p w14:paraId="15693DA1" w14:textId="77777777" w:rsidR="00EC7B0F" w:rsidRPr="00F92524" w:rsidRDefault="00EC7B0F" w:rsidP="00EC7B0F">
            <w:pPr>
              <w:widowControl w:val="0"/>
              <w:autoSpaceDE w:val="0"/>
              <w:autoSpaceDN w:val="0"/>
              <w:adjustRightInd w:val="0"/>
              <w:ind w:left="345"/>
              <w:rPr>
                <w:rFonts w:ascii="Times New Roman" w:hAnsi="Times New Roman"/>
                <w:b/>
                <w:bCs/>
                <w:sz w:val="24"/>
                <w:szCs w:val="24"/>
                <w:lang w:val="en"/>
              </w:rPr>
            </w:pPr>
            <w:r w:rsidRPr="00F92524">
              <w:rPr>
                <w:rFonts w:ascii="Times New Roman" w:hAnsi="Times New Roman"/>
                <w:b/>
                <w:bCs/>
                <w:sz w:val="24"/>
                <w:szCs w:val="24"/>
                <w:lang w:val="en"/>
              </w:rPr>
              <w:t xml:space="preserve"> statement-block2;</w:t>
            </w:r>
          </w:p>
          <w:p w14:paraId="016DF7B9" w14:textId="77777777" w:rsidR="00EC7B0F" w:rsidRPr="00F92524" w:rsidRDefault="00EC7B0F" w:rsidP="00EC7B0F">
            <w:pPr>
              <w:widowControl w:val="0"/>
              <w:autoSpaceDE w:val="0"/>
              <w:autoSpaceDN w:val="0"/>
              <w:adjustRightInd w:val="0"/>
              <w:ind w:left="345"/>
              <w:rPr>
                <w:rFonts w:ascii="Times New Roman" w:hAnsi="Times New Roman"/>
                <w:b/>
                <w:bCs/>
                <w:sz w:val="24"/>
                <w:szCs w:val="24"/>
                <w:lang w:val="en"/>
              </w:rPr>
            </w:pPr>
            <w:r w:rsidRPr="00F92524">
              <w:rPr>
                <w:rFonts w:ascii="Times New Roman" w:hAnsi="Times New Roman"/>
                <w:b/>
                <w:bCs/>
                <w:sz w:val="24"/>
                <w:szCs w:val="24"/>
                <w:lang w:val="en"/>
              </w:rPr>
              <w:t>}</w:t>
            </w:r>
          </w:p>
        </w:tc>
      </w:tr>
    </w:tbl>
    <w:p w14:paraId="10FA9177" w14:textId="77777777" w:rsidR="007F4DBF" w:rsidRPr="00F92524" w:rsidRDefault="007F4DBF" w:rsidP="007F4DBF">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If the 'expression' is true, the 'statement-block1' is executed, else 'statement-block1' is skipped and 'statement-block2' is executed.</w:t>
      </w:r>
    </w:p>
    <w:p w14:paraId="77AB41D7" w14:textId="77777777" w:rsidR="007F4DBF" w:rsidRPr="00F92524" w:rsidRDefault="007F4DBF" w:rsidP="007F4DBF">
      <w:pPr>
        <w:widowControl w:val="0"/>
        <w:autoSpaceDE w:val="0"/>
        <w:autoSpaceDN w:val="0"/>
        <w:adjustRightInd w:val="0"/>
        <w:rPr>
          <w:rFonts w:ascii="Times New Roman" w:hAnsi="Times New Roman"/>
          <w:sz w:val="24"/>
          <w:szCs w:val="24"/>
          <w:lang w:val="en"/>
        </w:rPr>
      </w:pPr>
      <w:proofErr w:type="gramStart"/>
      <w:r w:rsidRPr="00F92524">
        <w:rPr>
          <w:rFonts w:ascii="Times New Roman" w:hAnsi="Times New Roman"/>
          <w:sz w:val="24"/>
          <w:szCs w:val="24"/>
          <w:lang w:val="en"/>
        </w:rPr>
        <w:t>Example :</w:t>
      </w:r>
      <w:proofErr w:type="gramEnd"/>
    </w:p>
    <w:tbl>
      <w:tblPr>
        <w:tblStyle w:val="TableGrid"/>
        <w:tblW w:w="0" w:type="auto"/>
        <w:tblLook w:val="04A0" w:firstRow="1" w:lastRow="0" w:firstColumn="1" w:lastColumn="0" w:noHBand="0" w:noVBand="1"/>
      </w:tblPr>
      <w:tblGrid>
        <w:gridCol w:w="4390"/>
      </w:tblGrid>
      <w:tr w:rsidR="002B2622" w:rsidRPr="00F92524" w14:paraId="0666D98B" w14:textId="77777777" w:rsidTr="00F92524">
        <w:tc>
          <w:tcPr>
            <w:tcW w:w="4390" w:type="dxa"/>
          </w:tcPr>
          <w:p w14:paraId="0009DD7B" w14:textId="6CAD0524" w:rsidR="002B2622" w:rsidRPr="00F92524" w:rsidRDefault="00F92524" w:rsidP="002B2622">
            <w:pPr>
              <w:widowControl w:val="0"/>
              <w:autoSpaceDE w:val="0"/>
              <w:autoSpaceDN w:val="0"/>
              <w:adjustRightInd w:val="0"/>
              <w:rPr>
                <w:rFonts w:ascii="Times New Roman" w:hAnsi="Times New Roman"/>
                <w:sz w:val="24"/>
                <w:szCs w:val="24"/>
                <w:lang w:val="en"/>
              </w:rPr>
            </w:pPr>
            <w:proofErr w:type="spellStart"/>
            <w:proofErr w:type="gramStart"/>
            <w:r>
              <w:rPr>
                <w:rFonts w:ascii="Times New Roman" w:hAnsi="Times New Roman"/>
                <w:sz w:val="24"/>
                <w:szCs w:val="24"/>
                <w:lang w:val="en"/>
              </w:rPr>
              <w:t>int</w:t>
            </w:r>
            <w:r w:rsidR="002B2622" w:rsidRPr="00F92524">
              <w:rPr>
                <w:rFonts w:ascii="Times New Roman" w:hAnsi="Times New Roman"/>
                <w:sz w:val="24"/>
                <w:szCs w:val="24"/>
                <w:lang w:val="en"/>
              </w:rPr>
              <w:t>main</w:t>
            </w:r>
            <w:proofErr w:type="spellEnd"/>
            <w:r w:rsidR="002B2622" w:rsidRPr="00F92524">
              <w:rPr>
                <w:rFonts w:ascii="Times New Roman" w:hAnsi="Times New Roman"/>
                <w:sz w:val="24"/>
                <w:szCs w:val="24"/>
                <w:lang w:val="en"/>
              </w:rPr>
              <w:t>( )</w:t>
            </w:r>
            <w:proofErr w:type="gramEnd"/>
          </w:p>
          <w:p w14:paraId="15825B47" w14:textId="77777777" w:rsidR="002B2622" w:rsidRPr="00F92524" w:rsidRDefault="002B2622" w:rsidP="002B2622">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w:t>
            </w:r>
          </w:p>
          <w:p w14:paraId="44F470FC" w14:textId="77777777" w:rsidR="002B2622" w:rsidRPr="00F92524" w:rsidRDefault="002B2622" w:rsidP="002B2622">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int </w:t>
            </w:r>
            <w:proofErr w:type="spellStart"/>
            <w:proofErr w:type="gramStart"/>
            <w:r w:rsidRPr="00F92524">
              <w:rPr>
                <w:rFonts w:ascii="Times New Roman" w:hAnsi="Times New Roman"/>
                <w:sz w:val="24"/>
                <w:szCs w:val="24"/>
                <w:lang w:val="en"/>
              </w:rPr>
              <w:t>x,y</w:t>
            </w:r>
            <w:proofErr w:type="spellEnd"/>
            <w:proofErr w:type="gramEnd"/>
            <w:r w:rsidRPr="00F92524">
              <w:rPr>
                <w:rFonts w:ascii="Times New Roman" w:hAnsi="Times New Roman"/>
                <w:sz w:val="24"/>
                <w:szCs w:val="24"/>
                <w:lang w:val="en"/>
              </w:rPr>
              <w:t>;</w:t>
            </w:r>
          </w:p>
          <w:p w14:paraId="709F51E6" w14:textId="77777777" w:rsidR="002B2622" w:rsidRPr="00F92524" w:rsidRDefault="002B2622" w:rsidP="002B2622">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x=15;</w:t>
            </w:r>
          </w:p>
          <w:p w14:paraId="2B15D0D4" w14:textId="77777777" w:rsidR="002B2622" w:rsidRPr="00F92524" w:rsidRDefault="002B2622" w:rsidP="002B2622">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y=18;</w:t>
            </w:r>
          </w:p>
          <w:p w14:paraId="7EF91A9F" w14:textId="77777777" w:rsidR="002B2622" w:rsidRPr="00F92524" w:rsidRDefault="002B2622" w:rsidP="002B2622">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if (x &gt; </w:t>
            </w:r>
            <w:proofErr w:type="gramStart"/>
            <w:r w:rsidRPr="00F92524">
              <w:rPr>
                <w:rFonts w:ascii="Times New Roman" w:hAnsi="Times New Roman"/>
                <w:sz w:val="24"/>
                <w:szCs w:val="24"/>
                <w:lang w:val="en"/>
              </w:rPr>
              <w:t>y )</w:t>
            </w:r>
            <w:proofErr w:type="gramEnd"/>
          </w:p>
          <w:p w14:paraId="357F3C26" w14:textId="77777777" w:rsidR="002B2622" w:rsidRPr="00F92524" w:rsidRDefault="002B2622" w:rsidP="002B2622">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w:t>
            </w:r>
          </w:p>
          <w:p w14:paraId="6D335757" w14:textId="77777777" w:rsidR="002B2622" w:rsidRPr="00F92524" w:rsidRDefault="002B2622" w:rsidP="002B2622">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w:t>
            </w:r>
            <w:proofErr w:type="spellStart"/>
            <w:r w:rsidRPr="00F92524">
              <w:rPr>
                <w:rFonts w:ascii="Times New Roman" w:hAnsi="Times New Roman"/>
                <w:sz w:val="24"/>
                <w:szCs w:val="24"/>
                <w:lang w:val="en"/>
              </w:rPr>
              <w:t>cout</w:t>
            </w:r>
            <w:proofErr w:type="spellEnd"/>
            <w:r w:rsidRPr="00F92524">
              <w:rPr>
                <w:rFonts w:ascii="Times New Roman" w:hAnsi="Times New Roman"/>
                <w:sz w:val="24"/>
                <w:szCs w:val="24"/>
                <w:lang w:val="en"/>
              </w:rPr>
              <w:t xml:space="preserve"> &lt;&lt; "x is greater than y";</w:t>
            </w:r>
          </w:p>
          <w:p w14:paraId="65AAA721" w14:textId="77777777" w:rsidR="002B2622" w:rsidRPr="00F92524" w:rsidRDefault="002B2622" w:rsidP="002B2622">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w:t>
            </w:r>
          </w:p>
          <w:p w14:paraId="5EDA8703" w14:textId="77777777" w:rsidR="002B2622" w:rsidRPr="00F92524" w:rsidRDefault="002B2622" w:rsidP="002B2622">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else</w:t>
            </w:r>
          </w:p>
          <w:p w14:paraId="007A58C2" w14:textId="77777777" w:rsidR="002B2622" w:rsidRPr="00F92524" w:rsidRDefault="002B2622" w:rsidP="002B2622">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w:t>
            </w:r>
          </w:p>
          <w:p w14:paraId="70ABB5B5" w14:textId="77777777" w:rsidR="002B2622" w:rsidRPr="00F92524" w:rsidRDefault="002B2622" w:rsidP="006D6FFD">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  </w:t>
            </w:r>
            <w:proofErr w:type="spellStart"/>
            <w:r w:rsidRPr="00F92524">
              <w:rPr>
                <w:rFonts w:ascii="Times New Roman" w:hAnsi="Times New Roman"/>
                <w:sz w:val="24"/>
                <w:szCs w:val="24"/>
                <w:lang w:val="en"/>
              </w:rPr>
              <w:t>cout</w:t>
            </w:r>
            <w:proofErr w:type="spellEnd"/>
            <w:r w:rsidRPr="00F92524">
              <w:rPr>
                <w:rFonts w:ascii="Times New Roman" w:hAnsi="Times New Roman"/>
                <w:sz w:val="24"/>
                <w:szCs w:val="24"/>
                <w:lang w:val="en"/>
              </w:rPr>
              <w:t xml:space="preserve"> &lt;&lt; "y is greater than x";}}</w:t>
            </w:r>
          </w:p>
        </w:tc>
      </w:tr>
    </w:tbl>
    <w:p w14:paraId="32B46105" w14:textId="77777777" w:rsidR="002B2622" w:rsidRPr="00F92524" w:rsidRDefault="002B2622" w:rsidP="007F4DBF">
      <w:pPr>
        <w:widowControl w:val="0"/>
        <w:autoSpaceDE w:val="0"/>
        <w:autoSpaceDN w:val="0"/>
        <w:adjustRightInd w:val="0"/>
        <w:rPr>
          <w:rFonts w:ascii="Times New Roman" w:hAnsi="Times New Roman"/>
          <w:sz w:val="24"/>
          <w:szCs w:val="24"/>
          <w:lang w:val="en"/>
        </w:rPr>
      </w:pPr>
    </w:p>
    <w:p w14:paraId="4CFAC725" w14:textId="77777777" w:rsidR="00AB0A3F" w:rsidRPr="00F92524" w:rsidRDefault="00AB0A3F" w:rsidP="007F4DBF">
      <w:pPr>
        <w:widowControl w:val="0"/>
        <w:autoSpaceDE w:val="0"/>
        <w:autoSpaceDN w:val="0"/>
        <w:adjustRightInd w:val="0"/>
        <w:rPr>
          <w:rFonts w:ascii="Times New Roman" w:hAnsi="Times New Roman"/>
          <w:sz w:val="24"/>
          <w:szCs w:val="24"/>
          <w:lang w:val="en"/>
        </w:rPr>
      </w:pPr>
    </w:p>
    <w:p w14:paraId="4BB6B779" w14:textId="77777777" w:rsidR="00AB0A3F" w:rsidRPr="00F92524" w:rsidRDefault="00AB0A3F" w:rsidP="007F4DBF">
      <w:pPr>
        <w:widowControl w:val="0"/>
        <w:autoSpaceDE w:val="0"/>
        <w:autoSpaceDN w:val="0"/>
        <w:adjustRightInd w:val="0"/>
        <w:rPr>
          <w:rFonts w:ascii="Times New Roman" w:hAnsi="Times New Roman"/>
          <w:sz w:val="24"/>
          <w:szCs w:val="24"/>
          <w:lang w:val="en"/>
        </w:rPr>
      </w:pPr>
    </w:p>
    <w:p w14:paraId="3BA97F6A" w14:textId="17314126" w:rsidR="00AB0A3F" w:rsidRPr="00F92524" w:rsidRDefault="00AB0A3F" w:rsidP="007F4DBF">
      <w:pPr>
        <w:widowControl w:val="0"/>
        <w:autoSpaceDE w:val="0"/>
        <w:autoSpaceDN w:val="0"/>
        <w:adjustRightInd w:val="0"/>
        <w:rPr>
          <w:rFonts w:ascii="Times New Roman" w:hAnsi="Times New Roman"/>
          <w:sz w:val="24"/>
          <w:szCs w:val="24"/>
          <w:lang w:val="en"/>
        </w:rPr>
      </w:pPr>
    </w:p>
    <w:p w14:paraId="7089D2E8" w14:textId="77777777" w:rsidR="00DC7808" w:rsidRDefault="00DC7808" w:rsidP="007F4DBF">
      <w:pPr>
        <w:widowControl w:val="0"/>
        <w:autoSpaceDE w:val="0"/>
        <w:autoSpaceDN w:val="0"/>
        <w:adjustRightInd w:val="0"/>
        <w:rPr>
          <w:rFonts w:ascii="Times New Roman" w:hAnsi="Times New Roman"/>
          <w:sz w:val="24"/>
          <w:szCs w:val="24"/>
          <w:lang w:val="en" w:bidi="mr-IN"/>
        </w:rPr>
      </w:pPr>
    </w:p>
    <w:p w14:paraId="38161ECE" w14:textId="77777777" w:rsidR="00F92524" w:rsidRDefault="00F92524" w:rsidP="007F4DBF">
      <w:pPr>
        <w:widowControl w:val="0"/>
        <w:autoSpaceDE w:val="0"/>
        <w:autoSpaceDN w:val="0"/>
        <w:adjustRightInd w:val="0"/>
        <w:rPr>
          <w:rFonts w:ascii="Times New Roman" w:hAnsi="Times New Roman"/>
          <w:sz w:val="24"/>
          <w:szCs w:val="24"/>
          <w:lang w:val="en" w:bidi="mr-IN"/>
        </w:rPr>
      </w:pPr>
    </w:p>
    <w:p w14:paraId="3460E11A" w14:textId="77777777" w:rsidR="00F92524" w:rsidRDefault="00F92524" w:rsidP="007F4DBF">
      <w:pPr>
        <w:widowControl w:val="0"/>
        <w:autoSpaceDE w:val="0"/>
        <w:autoSpaceDN w:val="0"/>
        <w:adjustRightInd w:val="0"/>
        <w:rPr>
          <w:rFonts w:ascii="Times New Roman" w:hAnsi="Times New Roman"/>
          <w:sz w:val="24"/>
          <w:szCs w:val="24"/>
          <w:lang w:val="en" w:bidi="mr-IN"/>
        </w:rPr>
      </w:pPr>
    </w:p>
    <w:p w14:paraId="0F0F61FC" w14:textId="77777777" w:rsidR="00F92524" w:rsidRDefault="00F92524" w:rsidP="007F4DBF">
      <w:pPr>
        <w:widowControl w:val="0"/>
        <w:autoSpaceDE w:val="0"/>
        <w:autoSpaceDN w:val="0"/>
        <w:adjustRightInd w:val="0"/>
        <w:rPr>
          <w:rFonts w:ascii="Times New Roman" w:hAnsi="Times New Roman"/>
          <w:sz w:val="24"/>
          <w:szCs w:val="24"/>
          <w:lang w:val="en" w:bidi="mr-IN"/>
        </w:rPr>
      </w:pPr>
    </w:p>
    <w:p w14:paraId="7025402A" w14:textId="11AE0C5A" w:rsidR="00F92524" w:rsidRPr="00F92524" w:rsidRDefault="00F92524" w:rsidP="007F4DBF">
      <w:pPr>
        <w:widowControl w:val="0"/>
        <w:autoSpaceDE w:val="0"/>
        <w:autoSpaceDN w:val="0"/>
        <w:adjustRightInd w:val="0"/>
        <w:rPr>
          <w:rFonts w:ascii="Times New Roman" w:hAnsi="Times New Roman"/>
          <w:sz w:val="24"/>
          <w:szCs w:val="24"/>
          <w:cs/>
          <w:lang w:val="en" w:bidi="mr-IN"/>
        </w:rPr>
      </w:pPr>
      <w:r w:rsidRPr="00583052">
        <w:rPr>
          <w:rFonts w:ascii="Times New Roman" w:hAnsi="Times New Roman"/>
          <w:noProof/>
          <w:lang w:val="en-IN" w:eastAsia="en-IN"/>
        </w:rPr>
        <w:lastRenderedPageBreak/>
        <mc:AlternateContent>
          <mc:Choice Requires="wps">
            <w:drawing>
              <wp:anchor distT="91440" distB="137160" distL="114300" distR="114300" simplePos="0" relativeHeight="251667456" behindDoc="0" locked="0" layoutInCell="0" allowOverlap="1" wp14:anchorId="3BC607D6" wp14:editId="1512EA2A">
                <wp:simplePos x="0" y="0"/>
                <wp:positionH relativeFrom="page">
                  <wp:posOffset>-302895</wp:posOffset>
                </wp:positionH>
                <wp:positionV relativeFrom="page">
                  <wp:posOffset>463550</wp:posOffset>
                </wp:positionV>
                <wp:extent cx="6541770" cy="511810"/>
                <wp:effectExtent l="1019175" t="457200" r="1905" b="2540"/>
                <wp:wrapSquare wrapText="bothSides"/>
                <wp:docPr id="2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541770" cy="511810"/>
                        </a:xfrm>
                        <a:prstGeom prst="rect">
                          <a:avLst/>
                        </a:prstGeom>
                        <a:solidFill>
                          <a:srgbClr val="002060"/>
                        </a:solidFill>
                        <a:ln>
                          <a:noFill/>
                        </a:ln>
                        <a:effectLst>
                          <a:outerShdw dist="1114131" dir="12253665" algn="ctr" rotWithShape="0">
                            <a:schemeClr val="accent6">
                              <a:lumMod val="75000"/>
                              <a:lumOff val="0"/>
                            </a:schemeClr>
                          </a:outerShdw>
                        </a:effectLst>
                        <a:extLs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p w14:paraId="216BE055" w14:textId="77777777" w:rsidR="00F92524" w:rsidRPr="00F92524" w:rsidRDefault="00F92524" w:rsidP="00F92524">
                            <w:pPr>
                              <w:pBdr>
                                <w:top w:val="single" w:sz="18" w:space="5" w:color="FFFFFF" w:themeColor="background1"/>
                                <w:left w:val="single" w:sz="18" w:space="10" w:color="FFFFFF" w:themeColor="background1"/>
                                <w:right w:val="single" w:sz="48" w:space="30" w:color="A5A5A5" w:themeColor="accent3"/>
                              </w:pBdr>
                              <w:jc w:val="center"/>
                              <w:rPr>
                                <w:rFonts w:ascii="Times New Roman" w:hAnsi="Times New Roman"/>
                                <w:b/>
                                <w:iCs/>
                                <w:color w:val="FFFFFF" w:themeColor="background1"/>
                                <w:sz w:val="36"/>
                                <w:szCs w:val="36"/>
                              </w:rPr>
                            </w:pPr>
                            <w:r w:rsidRPr="00F92524">
                              <w:rPr>
                                <w:rFonts w:ascii="Times New Roman" w:hAnsi="Times New Roman"/>
                                <w:b/>
                                <w:iCs/>
                                <w:color w:val="FFFFFF" w:themeColor="background1"/>
                                <w:sz w:val="36"/>
                                <w:szCs w:val="36"/>
                              </w:rPr>
                              <w:t>Assignment no 2</w:t>
                            </w:r>
                          </w:p>
                        </w:txbxContent>
                      </wps:txbx>
                      <wps:bodyPr rot="0" vert="horz" wrap="square" lIns="457200" tIns="0" rIns="137160" bIns="0" anchor="t" anchorCtr="0" upright="1">
                        <a:spAutoFit/>
                      </wps:bodyPr>
                    </wps:wsp>
                  </a:graphicData>
                </a:graphic>
                <wp14:sizeRelH relativeFrom="page">
                  <wp14:pctWidth>100000</wp14:pctWidth>
                </wp14:sizeRelH>
                <wp14:sizeRelV relativeFrom="page">
                  <wp14:pctHeight>0</wp14:pctHeight>
                </wp14:sizeRelV>
              </wp:anchor>
            </w:drawing>
          </mc:Choice>
          <mc:Fallback>
            <w:pict>
              <v:rect w14:anchorId="3BC607D6" id="Rectangle 7" o:spid="_x0000_s1030" style="position:absolute;margin-left:-23.85pt;margin-top:36.5pt;width:515.1pt;height:40.3pt;flip:x;z-index:251667456;visibility:visible;mso-wrap-style:square;mso-width-percent:1000;mso-height-percent:0;mso-wrap-distance-left:9pt;mso-wrap-distance-top:7.2pt;mso-wrap-distance-right:9pt;mso-wrap-distance-bottom:10.8pt;mso-position-horizontal:absolute;mso-position-horizontal-relative:page;mso-position-vertical:absolute;mso-position-vertical-relative:page;mso-width-percent:100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" o:allowincell="f" fillcolor="#002060" stroked="f" strokecolor="white [3212]" strokeweight="1.5pt">
                <v:shadow on="t" color="#538135 [2409]" offset="-80pt,-36pt"/>
                <v:textbox style="mso-fit-shape-to-text:t" inset="36pt,0,10.8pt,0">
                  <w:txbxContent>
                    <w:p w14:paraId="216BE055" w14:textId="77777777" w:rsidR="00F92524" w:rsidRPr="00F92524" w:rsidRDefault="00F92524" w:rsidP="00F92524">
                      <w:pPr>
                        <w:pBdr>
                          <w:top w:val="single" w:sz="18" w:space="5" w:color="FFFFFF" w:themeColor="background1"/>
                          <w:left w:val="single" w:sz="18" w:space="10" w:color="FFFFFF" w:themeColor="background1"/>
                          <w:right w:val="single" w:sz="48" w:space="30" w:color="A5A5A5" w:themeColor="accent3"/>
                        </w:pBdr>
                        <w:jc w:val="center"/>
                        <w:rPr>
                          <w:rFonts w:ascii="Times New Roman" w:hAnsi="Times New Roman"/>
                          <w:b/>
                          <w:iCs/>
                          <w:color w:val="FFFFFF" w:themeColor="background1"/>
                          <w:sz w:val="36"/>
                          <w:szCs w:val="36"/>
                        </w:rPr>
                      </w:pPr>
                      <w:r w:rsidRPr="00F92524">
                        <w:rPr>
                          <w:rFonts w:ascii="Times New Roman" w:hAnsi="Times New Roman"/>
                          <w:b/>
                          <w:iCs/>
                          <w:color w:val="FFFFFF" w:themeColor="background1"/>
                          <w:sz w:val="36"/>
                          <w:szCs w:val="36"/>
                        </w:rPr>
                        <w:t>Assignment no 2</w:t>
                      </w:r>
                    </w:p>
                  </w:txbxContent>
                </v:textbox>
                <w10:wrap type="square" anchorx="page" anchory="page"/>
              </v:rect>
            </w:pict>
          </mc:Fallback>
        </mc:AlternateContent>
      </w:r>
    </w:p>
    <w:tbl>
      <w:tblPr>
        <w:tblW w:w="5000" w:type="pct"/>
        <w:tblLook w:val="04A0" w:firstRow="1" w:lastRow="0" w:firstColumn="1" w:lastColumn="0" w:noHBand="0" w:noVBand="1"/>
      </w:tblPr>
      <w:tblGrid>
        <w:gridCol w:w="1437"/>
        <w:gridCol w:w="7590"/>
      </w:tblGrid>
      <w:tr w:rsidR="00DC7808" w:rsidRPr="00583052" w14:paraId="5E3B1EC1" w14:textId="77777777" w:rsidTr="00F92524">
        <w:tc>
          <w:tcPr>
            <w:tcW w:w="796" w:type="pct"/>
          </w:tcPr>
          <w:p w14:paraId="726D0078" w14:textId="77777777" w:rsidR="00DC7808" w:rsidRPr="00583052" w:rsidRDefault="00DC7808" w:rsidP="006A2B66">
            <w:pPr>
              <w:spacing w:before="100" w:beforeAutospacing="1" w:after="120" w:line="240" w:lineRule="auto"/>
              <w:rPr>
                <w:rFonts w:ascii="Times New Roman" w:hAnsi="Times New Roman"/>
                <w:sz w:val="24"/>
                <w:szCs w:val="24"/>
                <w:lang w:val="en-IN" w:eastAsia="en-IN"/>
              </w:rPr>
            </w:pPr>
            <w:r w:rsidRPr="00583052">
              <w:rPr>
                <w:rFonts w:ascii="Times New Roman" w:hAnsi="Times New Roman"/>
                <w:b/>
                <w:bCs/>
                <w:sz w:val="24"/>
                <w:szCs w:val="24"/>
                <w:lang w:val="en-IN" w:eastAsia="en-IN"/>
              </w:rPr>
              <w:t xml:space="preserve">Question 1 </w:t>
            </w:r>
          </w:p>
        </w:tc>
        <w:tc>
          <w:tcPr>
            <w:tcW w:w="4204" w:type="pct"/>
          </w:tcPr>
          <w:p w14:paraId="5AB7F4E7" w14:textId="77777777" w:rsidR="00DC7808" w:rsidRPr="00583052" w:rsidRDefault="00DC7808" w:rsidP="006A2B66">
            <w:pPr>
              <w:spacing w:before="100" w:beforeAutospacing="1" w:after="120" w:line="240" w:lineRule="auto"/>
              <w:rPr>
                <w:rFonts w:ascii="Times New Roman" w:hAnsi="Times New Roman"/>
                <w:sz w:val="24"/>
                <w:szCs w:val="24"/>
                <w:lang w:val="en-IN" w:eastAsia="en-IN"/>
              </w:rPr>
            </w:pPr>
            <w:r w:rsidRPr="00583052">
              <w:rPr>
                <w:rFonts w:ascii="Times New Roman" w:hAnsi="Times New Roman"/>
                <w:sz w:val="24"/>
                <w:szCs w:val="24"/>
                <w:lang w:val="en-IN" w:eastAsia="en-IN"/>
              </w:rPr>
              <w:t>Any integer is input by the user. Write a program to find out whether it is an odd number or even number.</w:t>
            </w:r>
          </w:p>
        </w:tc>
      </w:tr>
      <w:tr w:rsidR="00DC7808" w:rsidRPr="00583052" w14:paraId="57D6DE80" w14:textId="77777777" w:rsidTr="00F92524">
        <w:tc>
          <w:tcPr>
            <w:tcW w:w="796" w:type="pct"/>
          </w:tcPr>
          <w:p w14:paraId="1D17ADFA" w14:textId="77777777" w:rsidR="00DC7808" w:rsidRPr="00583052" w:rsidRDefault="00DC7808" w:rsidP="006A2B66">
            <w:pPr>
              <w:spacing w:before="100" w:beforeAutospacing="1" w:after="120" w:line="240" w:lineRule="auto"/>
              <w:rPr>
                <w:rFonts w:ascii="Times New Roman" w:hAnsi="Times New Roman"/>
                <w:sz w:val="24"/>
                <w:szCs w:val="24"/>
                <w:lang w:val="en-IN" w:eastAsia="en-IN"/>
              </w:rPr>
            </w:pPr>
            <w:r w:rsidRPr="00583052">
              <w:rPr>
                <w:rFonts w:ascii="Times New Roman" w:hAnsi="Times New Roman"/>
                <w:b/>
                <w:bCs/>
                <w:sz w:val="24"/>
                <w:szCs w:val="24"/>
                <w:lang w:val="en-IN" w:eastAsia="en-IN"/>
              </w:rPr>
              <w:t xml:space="preserve">Question 2 </w:t>
            </w:r>
          </w:p>
        </w:tc>
        <w:tc>
          <w:tcPr>
            <w:tcW w:w="4204" w:type="pct"/>
          </w:tcPr>
          <w:p w14:paraId="307A1DD2" w14:textId="77777777" w:rsidR="00DC7808" w:rsidRPr="00583052" w:rsidRDefault="00DC7808" w:rsidP="006A2B66">
            <w:pPr>
              <w:spacing w:before="100" w:beforeAutospacing="1" w:after="120" w:line="240" w:lineRule="auto"/>
              <w:rPr>
                <w:rFonts w:ascii="Times New Roman" w:hAnsi="Times New Roman"/>
                <w:sz w:val="24"/>
                <w:szCs w:val="24"/>
                <w:lang w:val="en-IN" w:eastAsia="en-IN"/>
              </w:rPr>
            </w:pPr>
            <w:r w:rsidRPr="00583052">
              <w:rPr>
                <w:rFonts w:ascii="Times New Roman" w:hAnsi="Times New Roman"/>
                <w:sz w:val="24"/>
                <w:szCs w:val="24"/>
                <w:lang w:val="en-IN" w:eastAsia="en-IN"/>
              </w:rPr>
              <w:t>Find the absolute value of a number entered by the user.</w:t>
            </w:r>
          </w:p>
        </w:tc>
      </w:tr>
      <w:tr w:rsidR="00DC7808" w:rsidRPr="00583052" w14:paraId="252E645F" w14:textId="77777777" w:rsidTr="00F92524">
        <w:tc>
          <w:tcPr>
            <w:tcW w:w="796" w:type="pct"/>
          </w:tcPr>
          <w:p w14:paraId="6922ACD7" w14:textId="77777777" w:rsidR="00DC7808" w:rsidRPr="00583052" w:rsidRDefault="00DC7808" w:rsidP="006A2B66">
            <w:pPr>
              <w:spacing w:before="100" w:beforeAutospacing="1" w:after="120" w:line="240" w:lineRule="auto"/>
              <w:rPr>
                <w:rFonts w:ascii="Times New Roman" w:hAnsi="Times New Roman"/>
                <w:sz w:val="24"/>
                <w:szCs w:val="24"/>
                <w:lang w:val="en-IN" w:eastAsia="en-IN"/>
              </w:rPr>
            </w:pPr>
            <w:r w:rsidRPr="00583052">
              <w:rPr>
                <w:rFonts w:ascii="Times New Roman" w:hAnsi="Times New Roman"/>
                <w:b/>
                <w:bCs/>
                <w:sz w:val="24"/>
                <w:szCs w:val="24"/>
                <w:lang w:val="en-IN" w:eastAsia="en-IN"/>
              </w:rPr>
              <w:t xml:space="preserve">Question 3 </w:t>
            </w:r>
          </w:p>
        </w:tc>
        <w:tc>
          <w:tcPr>
            <w:tcW w:w="4204" w:type="pct"/>
          </w:tcPr>
          <w:p w14:paraId="724D93DC" w14:textId="77777777" w:rsidR="00DC7808" w:rsidRPr="00583052" w:rsidRDefault="00DC7808" w:rsidP="006A2B66">
            <w:pPr>
              <w:spacing w:before="100" w:beforeAutospacing="1" w:after="120" w:line="240" w:lineRule="auto"/>
              <w:rPr>
                <w:rFonts w:ascii="Times New Roman" w:hAnsi="Times New Roman"/>
                <w:sz w:val="24"/>
                <w:szCs w:val="24"/>
                <w:lang w:val="en-IN" w:eastAsia="en-IN"/>
              </w:rPr>
            </w:pPr>
            <w:r w:rsidRPr="00583052">
              <w:rPr>
                <w:rFonts w:ascii="Times New Roman" w:hAnsi="Times New Roman"/>
                <w:sz w:val="24"/>
                <w:szCs w:val="24"/>
                <w:lang w:val="en-IN" w:eastAsia="en-IN"/>
              </w:rPr>
              <w:t>Write a program to calculate the total expenses. Quantity and price per item are input by the user and discount of 10% is offered if the expense is more than 5000.</w:t>
            </w:r>
          </w:p>
        </w:tc>
      </w:tr>
      <w:tr w:rsidR="00DC7808" w:rsidRPr="00583052" w14:paraId="06EA6F50" w14:textId="77777777" w:rsidTr="00F92524">
        <w:tc>
          <w:tcPr>
            <w:tcW w:w="796" w:type="pct"/>
          </w:tcPr>
          <w:p w14:paraId="7FCD5751" w14:textId="77777777" w:rsidR="00DC7808" w:rsidRPr="00583052" w:rsidRDefault="00DC7808" w:rsidP="006A2B66">
            <w:pPr>
              <w:spacing w:before="100" w:beforeAutospacing="1" w:after="120" w:line="240" w:lineRule="auto"/>
              <w:rPr>
                <w:rFonts w:ascii="Times New Roman" w:hAnsi="Times New Roman"/>
                <w:sz w:val="24"/>
                <w:szCs w:val="24"/>
                <w:lang w:val="en-IN" w:eastAsia="en-IN"/>
              </w:rPr>
            </w:pPr>
          </w:p>
        </w:tc>
        <w:tc>
          <w:tcPr>
            <w:tcW w:w="4204" w:type="pct"/>
          </w:tcPr>
          <w:p w14:paraId="039BB138" w14:textId="77777777" w:rsidR="00DC7808" w:rsidRPr="00583052" w:rsidRDefault="00DC7808" w:rsidP="006A2B66">
            <w:pPr>
              <w:spacing w:before="100" w:beforeAutospacing="1" w:after="120" w:line="240" w:lineRule="auto"/>
              <w:rPr>
                <w:rFonts w:ascii="Times New Roman" w:hAnsi="Times New Roman"/>
                <w:sz w:val="24"/>
                <w:szCs w:val="24"/>
                <w:lang w:val="en-IN" w:eastAsia="en-IN"/>
              </w:rPr>
            </w:pPr>
          </w:p>
        </w:tc>
      </w:tr>
      <w:tr w:rsidR="00DC7808" w:rsidRPr="00583052" w14:paraId="56572017" w14:textId="77777777" w:rsidTr="00F92524">
        <w:tc>
          <w:tcPr>
            <w:tcW w:w="796" w:type="pct"/>
          </w:tcPr>
          <w:p w14:paraId="6ABD0BDA" w14:textId="77777777" w:rsidR="00DC7808" w:rsidRPr="00583052" w:rsidRDefault="00DC7808" w:rsidP="00DC7808">
            <w:pPr>
              <w:spacing w:before="100" w:beforeAutospacing="1" w:after="120" w:line="240" w:lineRule="auto"/>
              <w:rPr>
                <w:rFonts w:ascii="Times New Roman" w:hAnsi="Times New Roman"/>
                <w:sz w:val="24"/>
                <w:szCs w:val="24"/>
                <w:lang w:val="en-IN" w:eastAsia="en-IN"/>
              </w:rPr>
            </w:pPr>
            <w:r w:rsidRPr="00583052">
              <w:rPr>
                <w:rFonts w:ascii="Times New Roman" w:hAnsi="Times New Roman"/>
                <w:b/>
                <w:bCs/>
                <w:sz w:val="24"/>
                <w:szCs w:val="24"/>
                <w:lang w:val="en-IN" w:eastAsia="en-IN"/>
              </w:rPr>
              <w:t xml:space="preserve">Question 4 </w:t>
            </w:r>
          </w:p>
        </w:tc>
        <w:tc>
          <w:tcPr>
            <w:tcW w:w="4204" w:type="pct"/>
          </w:tcPr>
          <w:p w14:paraId="717CA872" w14:textId="77777777" w:rsidR="00DC7808" w:rsidRPr="00583052" w:rsidRDefault="00DC7808" w:rsidP="006A2B66">
            <w:pPr>
              <w:spacing w:before="100" w:beforeAutospacing="1" w:after="120" w:line="240" w:lineRule="auto"/>
              <w:rPr>
                <w:rFonts w:ascii="Times New Roman" w:hAnsi="Times New Roman"/>
                <w:sz w:val="24"/>
                <w:szCs w:val="24"/>
                <w:lang w:val="en-IN" w:eastAsia="en-IN"/>
              </w:rPr>
            </w:pPr>
            <w:r w:rsidRPr="00583052">
              <w:rPr>
                <w:rFonts w:ascii="Times New Roman" w:hAnsi="Times New Roman"/>
                <w:sz w:val="24"/>
                <w:szCs w:val="24"/>
                <w:lang w:val="en-IN" w:eastAsia="en-IN"/>
              </w:rPr>
              <w:t>If the ages of Ram, Sulabh and Ajay are input by the user, write a program to determine the youngest of the three.</w:t>
            </w:r>
          </w:p>
        </w:tc>
      </w:tr>
      <w:tr w:rsidR="00DC7808" w:rsidRPr="00583052" w14:paraId="53149660" w14:textId="77777777" w:rsidTr="00F92524">
        <w:tc>
          <w:tcPr>
            <w:tcW w:w="796" w:type="pct"/>
          </w:tcPr>
          <w:p w14:paraId="6776E3CD" w14:textId="77777777" w:rsidR="00DC7808" w:rsidRPr="00583052" w:rsidRDefault="00DC7808" w:rsidP="006A2B66">
            <w:pPr>
              <w:spacing w:before="100" w:beforeAutospacing="1" w:after="120" w:line="240" w:lineRule="auto"/>
              <w:rPr>
                <w:rFonts w:ascii="Times New Roman" w:hAnsi="Times New Roman"/>
                <w:sz w:val="24"/>
                <w:szCs w:val="24"/>
                <w:lang w:val="en-IN" w:eastAsia="en-IN"/>
              </w:rPr>
            </w:pPr>
            <w:r w:rsidRPr="00583052">
              <w:rPr>
                <w:rFonts w:ascii="Times New Roman" w:hAnsi="Times New Roman"/>
                <w:b/>
                <w:bCs/>
                <w:sz w:val="24"/>
                <w:szCs w:val="24"/>
                <w:lang w:val="en-IN" w:eastAsia="en-IN"/>
              </w:rPr>
              <w:t xml:space="preserve">Question 5 </w:t>
            </w:r>
          </w:p>
        </w:tc>
        <w:tc>
          <w:tcPr>
            <w:tcW w:w="4204" w:type="pct"/>
          </w:tcPr>
          <w:p w14:paraId="570E1A52" w14:textId="77777777" w:rsidR="00DC7808" w:rsidRPr="00583052" w:rsidRDefault="00DC7808" w:rsidP="006A2B66">
            <w:pPr>
              <w:spacing w:before="100" w:beforeAutospacing="1" w:after="120" w:line="240" w:lineRule="auto"/>
              <w:rPr>
                <w:rFonts w:ascii="Times New Roman" w:hAnsi="Times New Roman"/>
                <w:sz w:val="24"/>
                <w:szCs w:val="24"/>
                <w:lang w:val="en-IN" w:eastAsia="en-IN"/>
              </w:rPr>
            </w:pPr>
            <w:r w:rsidRPr="00583052">
              <w:rPr>
                <w:rFonts w:ascii="Times New Roman" w:hAnsi="Times New Roman"/>
                <w:sz w:val="24"/>
                <w:szCs w:val="24"/>
                <w:lang w:val="en-IN" w:eastAsia="en-IN"/>
              </w:rPr>
              <w:t>Write a program to check whether a triangle is valid or not, when the three angles of the triangle are entered by the user. A triangle is valid if the sum of all the three angles is equal to 180 degrees.</w:t>
            </w:r>
          </w:p>
        </w:tc>
      </w:tr>
      <w:tr w:rsidR="00DC7808" w:rsidRPr="00583052" w14:paraId="0B2811C7" w14:textId="77777777" w:rsidTr="00F92524">
        <w:tc>
          <w:tcPr>
            <w:tcW w:w="796" w:type="pct"/>
          </w:tcPr>
          <w:p w14:paraId="57D9D1DE" w14:textId="77777777" w:rsidR="00DC7808" w:rsidRPr="00583052" w:rsidRDefault="00DC7808" w:rsidP="006A2B66">
            <w:pPr>
              <w:spacing w:before="100" w:beforeAutospacing="1" w:after="120" w:line="240" w:lineRule="auto"/>
              <w:rPr>
                <w:rFonts w:ascii="Times New Roman" w:hAnsi="Times New Roman"/>
                <w:sz w:val="24"/>
                <w:szCs w:val="24"/>
                <w:lang w:val="en-IN" w:eastAsia="en-IN"/>
              </w:rPr>
            </w:pPr>
            <w:r w:rsidRPr="00583052">
              <w:rPr>
                <w:rFonts w:ascii="Times New Roman" w:hAnsi="Times New Roman"/>
                <w:b/>
                <w:bCs/>
                <w:sz w:val="24"/>
                <w:szCs w:val="24"/>
                <w:lang w:val="en-IN" w:eastAsia="en-IN"/>
              </w:rPr>
              <w:t xml:space="preserve">Question 6 </w:t>
            </w:r>
          </w:p>
        </w:tc>
        <w:tc>
          <w:tcPr>
            <w:tcW w:w="4204" w:type="pct"/>
          </w:tcPr>
          <w:p w14:paraId="5A550830" w14:textId="77777777" w:rsidR="00DC7808" w:rsidRPr="00583052" w:rsidRDefault="00DC7808" w:rsidP="006A2B66">
            <w:pPr>
              <w:spacing w:before="100" w:beforeAutospacing="1" w:after="120" w:line="240" w:lineRule="auto"/>
              <w:rPr>
                <w:rFonts w:ascii="Times New Roman" w:hAnsi="Times New Roman"/>
                <w:sz w:val="24"/>
                <w:szCs w:val="24"/>
                <w:lang w:val="en-IN" w:eastAsia="en-IN"/>
              </w:rPr>
            </w:pPr>
            <w:r w:rsidRPr="00583052">
              <w:rPr>
                <w:rFonts w:ascii="Times New Roman" w:hAnsi="Times New Roman"/>
                <w:sz w:val="24"/>
                <w:szCs w:val="24"/>
                <w:lang w:val="en-IN" w:eastAsia="en-IN"/>
              </w:rPr>
              <w:t>Any year is input by the user. Write a program to determine whether the year is a leap year or not.</w:t>
            </w:r>
          </w:p>
        </w:tc>
      </w:tr>
    </w:tbl>
    <w:p w14:paraId="1B3EA7D5" w14:textId="77777777" w:rsidR="00DC7808" w:rsidRPr="00583052" w:rsidRDefault="00DC7808" w:rsidP="007F4DBF">
      <w:pPr>
        <w:widowControl w:val="0"/>
        <w:autoSpaceDE w:val="0"/>
        <w:autoSpaceDN w:val="0"/>
        <w:adjustRightInd w:val="0"/>
        <w:rPr>
          <w:rFonts w:ascii="Times New Roman" w:hAnsi="Times New Roman"/>
          <w:sz w:val="28"/>
          <w:szCs w:val="25"/>
          <w:cs/>
          <w:lang w:val="en" w:bidi="mr-IN"/>
        </w:rPr>
      </w:pPr>
    </w:p>
    <w:p w14:paraId="4DB9541F" w14:textId="77777777" w:rsidR="00DC7808" w:rsidRPr="00583052" w:rsidRDefault="00DC7808" w:rsidP="007F4DBF">
      <w:pPr>
        <w:widowControl w:val="0"/>
        <w:autoSpaceDE w:val="0"/>
        <w:autoSpaceDN w:val="0"/>
        <w:adjustRightInd w:val="0"/>
        <w:rPr>
          <w:rFonts w:ascii="Times New Roman" w:hAnsi="Times New Roman"/>
          <w:sz w:val="28"/>
          <w:szCs w:val="28"/>
          <w:lang w:val="en"/>
        </w:rPr>
      </w:pPr>
    </w:p>
    <w:p w14:paraId="59DCF683" w14:textId="77777777" w:rsidR="00DC7808" w:rsidRPr="00583052" w:rsidRDefault="00DC7808" w:rsidP="007F4DBF">
      <w:pPr>
        <w:widowControl w:val="0"/>
        <w:autoSpaceDE w:val="0"/>
        <w:autoSpaceDN w:val="0"/>
        <w:adjustRightInd w:val="0"/>
        <w:rPr>
          <w:rFonts w:ascii="Times New Roman" w:hAnsi="Times New Roman"/>
          <w:sz w:val="28"/>
          <w:szCs w:val="28"/>
          <w:lang w:val="en"/>
        </w:rPr>
      </w:pPr>
    </w:p>
    <w:p w14:paraId="0CE9E3D9" w14:textId="77777777" w:rsidR="00DC7808" w:rsidRPr="00583052" w:rsidRDefault="00DC7808" w:rsidP="007F4DBF">
      <w:pPr>
        <w:widowControl w:val="0"/>
        <w:autoSpaceDE w:val="0"/>
        <w:autoSpaceDN w:val="0"/>
        <w:adjustRightInd w:val="0"/>
        <w:rPr>
          <w:rFonts w:ascii="Times New Roman" w:hAnsi="Times New Roman"/>
          <w:sz w:val="28"/>
          <w:szCs w:val="28"/>
          <w:lang w:val="en"/>
        </w:rPr>
      </w:pPr>
    </w:p>
    <w:p w14:paraId="03D6B0A9" w14:textId="77777777" w:rsidR="00DC7808" w:rsidRPr="00583052" w:rsidRDefault="00DC7808" w:rsidP="007F4DBF">
      <w:pPr>
        <w:widowControl w:val="0"/>
        <w:autoSpaceDE w:val="0"/>
        <w:autoSpaceDN w:val="0"/>
        <w:adjustRightInd w:val="0"/>
        <w:rPr>
          <w:rFonts w:ascii="Times New Roman" w:hAnsi="Times New Roman"/>
          <w:sz w:val="28"/>
          <w:szCs w:val="28"/>
          <w:lang w:val="en"/>
        </w:rPr>
      </w:pPr>
    </w:p>
    <w:p w14:paraId="5E43F90B" w14:textId="77777777" w:rsidR="00DC7808" w:rsidRPr="00583052" w:rsidRDefault="00DC7808" w:rsidP="007F4DBF">
      <w:pPr>
        <w:widowControl w:val="0"/>
        <w:autoSpaceDE w:val="0"/>
        <w:autoSpaceDN w:val="0"/>
        <w:adjustRightInd w:val="0"/>
        <w:rPr>
          <w:rFonts w:ascii="Times New Roman" w:hAnsi="Times New Roman"/>
          <w:sz w:val="28"/>
          <w:szCs w:val="28"/>
          <w:lang w:val="en"/>
        </w:rPr>
      </w:pPr>
    </w:p>
    <w:p w14:paraId="70B5F6EE" w14:textId="77777777" w:rsidR="00DC7808" w:rsidRPr="00583052" w:rsidRDefault="00DC7808" w:rsidP="007F4DBF">
      <w:pPr>
        <w:widowControl w:val="0"/>
        <w:autoSpaceDE w:val="0"/>
        <w:autoSpaceDN w:val="0"/>
        <w:adjustRightInd w:val="0"/>
        <w:rPr>
          <w:rFonts w:ascii="Times New Roman" w:hAnsi="Times New Roman"/>
          <w:sz w:val="28"/>
          <w:szCs w:val="28"/>
          <w:lang w:val="en"/>
        </w:rPr>
      </w:pPr>
    </w:p>
    <w:p w14:paraId="0FCF03CC" w14:textId="77777777" w:rsidR="00DC7808" w:rsidRPr="00583052" w:rsidRDefault="00DC7808" w:rsidP="007F4DBF">
      <w:pPr>
        <w:widowControl w:val="0"/>
        <w:autoSpaceDE w:val="0"/>
        <w:autoSpaceDN w:val="0"/>
        <w:adjustRightInd w:val="0"/>
        <w:rPr>
          <w:rFonts w:ascii="Times New Roman" w:hAnsi="Times New Roman"/>
          <w:sz w:val="28"/>
          <w:szCs w:val="28"/>
          <w:lang w:val="en"/>
        </w:rPr>
      </w:pPr>
    </w:p>
    <w:p w14:paraId="13D15BFD" w14:textId="77777777" w:rsidR="00DC7808" w:rsidRPr="00583052" w:rsidRDefault="00DC7808" w:rsidP="007F4DBF">
      <w:pPr>
        <w:widowControl w:val="0"/>
        <w:autoSpaceDE w:val="0"/>
        <w:autoSpaceDN w:val="0"/>
        <w:adjustRightInd w:val="0"/>
        <w:rPr>
          <w:rFonts w:ascii="Times New Roman" w:hAnsi="Times New Roman"/>
          <w:sz w:val="28"/>
          <w:szCs w:val="28"/>
          <w:lang w:val="en"/>
        </w:rPr>
      </w:pPr>
    </w:p>
    <w:p w14:paraId="61C2B932" w14:textId="77777777" w:rsidR="00DC7808" w:rsidRPr="00583052" w:rsidRDefault="00DC7808" w:rsidP="007F4DBF">
      <w:pPr>
        <w:widowControl w:val="0"/>
        <w:autoSpaceDE w:val="0"/>
        <w:autoSpaceDN w:val="0"/>
        <w:adjustRightInd w:val="0"/>
        <w:rPr>
          <w:rFonts w:ascii="Times New Roman" w:hAnsi="Times New Roman"/>
          <w:sz w:val="28"/>
          <w:szCs w:val="28"/>
          <w:lang w:val="en"/>
        </w:rPr>
      </w:pPr>
    </w:p>
    <w:p w14:paraId="0647AD87" w14:textId="77777777" w:rsidR="00DC7808" w:rsidRPr="00583052" w:rsidRDefault="00DC7808" w:rsidP="007F4DBF">
      <w:pPr>
        <w:widowControl w:val="0"/>
        <w:autoSpaceDE w:val="0"/>
        <w:autoSpaceDN w:val="0"/>
        <w:adjustRightInd w:val="0"/>
        <w:rPr>
          <w:rFonts w:ascii="Times New Roman" w:hAnsi="Times New Roman"/>
          <w:sz w:val="28"/>
          <w:szCs w:val="28"/>
          <w:lang w:val="en"/>
        </w:rPr>
      </w:pPr>
    </w:p>
    <w:p w14:paraId="06D8B8E9" w14:textId="77777777" w:rsidR="00DC7808" w:rsidRPr="00583052" w:rsidRDefault="00DC7808" w:rsidP="007F4DBF">
      <w:pPr>
        <w:widowControl w:val="0"/>
        <w:autoSpaceDE w:val="0"/>
        <w:autoSpaceDN w:val="0"/>
        <w:adjustRightInd w:val="0"/>
        <w:rPr>
          <w:rFonts w:ascii="Times New Roman" w:hAnsi="Times New Roman"/>
          <w:sz w:val="28"/>
          <w:szCs w:val="28"/>
          <w:lang w:val="en"/>
        </w:rPr>
      </w:pPr>
    </w:p>
    <w:p w14:paraId="433A8435" w14:textId="77777777" w:rsidR="00DC7808" w:rsidRPr="00583052" w:rsidRDefault="00DC7808" w:rsidP="007F4DBF">
      <w:pPr>
        <w:widowControl w:val="0"/>
        <w:autoSpaceDE w:val="0"/>
        <w:autoSpaceDN w:val="0"/>
        <w:adjustRightInd w:val="0"/>
        <w:rPr>
          <w:rFonts w:ascii="Times New Roman" w:hAnsi="Times New Roman"/>
          <w:sz w:val="28"/>
          <w:szCs w:val="28"/>
          <w:lang w:val="en"/>
        </w:rPr>
      </w:pPr>
    </w:p>
    <w:p w14:paraId="36EEBC9F" w14:textId="77777777" w:rsidR="00AA5F94" w:rsidRDefault="00AA5F94" w:rsidP="007D070F">
      <w:pPr>
        <w:rPr>
          <w:rFonts w:ascii="Times New Roman" w:hAnsi="Times New Roman"/>
          <w:szCs w:val="20"/>
          <w:lang w:val="en" w:bidi="mr-IN"/>
        </w:rPr>
      </w:pPr>
    </w:p>
    <w:p w14:paraId="47AFFE1B" w14:textId="77777777" w:rsidR="00F92524" w:rsidRDefault="00F92524" w:rsidP="007D070F">
      <w:pPr>
        <w:rPr>
          <w:rFonts w:ascii="Times New Roman" w:hAnsi="Times New Roman"/>
          <w:szCs w:val="20"/>
          <w:lang w:val="en" w:bidi="mr-IN"/>
        </w:rPr>
      </w:pPr>
    </w:p>
    <w:p w14:paraId="2E14D8CB" w14:textId="77777777" w:rsidR="00F92524" w:rsidRPr="00583052" w:rsidRDefault="00F92524" w:rsidP="007D070F">
      <w:pPr>
        <w:rPr>
          <w:rFonts w:ascii="Times New Roman" w:hAnsi="Times New Roman"/>
          <w:szCs w:val="20"/>
          <w:cs/>
          <w:lang w:val="en" w:bidi="mr-IN"/>
        </w:rPr>
      </w:pPr>
    </w:p>
    <w:p w14:paraId="7FC6F1A8" w14:textId="77777777" w:rsidR="007F4DBF" w:rsidRPr="00583052" w:rsidRDefault="00CE7CE6" w:rsidP="007D070F">
      <w:pPr>
        <w:pStyle w:val="Heading3"/>
        <w:pBdr>
          <w:top w:val="dotted" w:sz="4" w:space="0" w:color="823B0B" w:themeColor="accent2" w:themeShade="7F"/>
        </w:pBdr>
        <w:rPr>
          <w:rFonts w:ascii="Times New Roman" w:hAnsi="Times New Roman"/>
          <w:b/>
          <w:sz w:val="32"/>
          <w:szCs w:val="32"/>
        </w:rPr>
      </w:pPr>
      <w:r w:rsidRPr="00583052">
        <w:rPr>
          <w:rFonts w:ascii="Times New Roman" w:hAnsi="Times New Roman"/>
          <w:b/>
          <w:sz w:val="32"/>
          <w:szCs w:val="32"/>
        </w:rPr>
        <w:lastRenderedPageBreak/>
        <w:t>5. CHAPTER-loops</w:t>
      </w:r>
    </w:p>
    <w:p w14:paraId="0E31A854" w14:textId="77777777" w:rsidR="007F4DBF" w:rsidRPr="00F92524" w:rsidRDefault="007F4DBF" w:rsidP="00F92524">
      <w:pPr>
        <w:widowControl w:val="0"/>
        <w:autoSpaceDE w:val="0"/>
        <w:autoSpaceDN w:val="0"/>
        <w:adjustRightInd w:val="0"/>
        <w:jc w:val="both"/>
        <w:rPr>
          <w:rFonts w:ascii="Times New Roman" w:hAnsi="Times New Roman"/>
          <w:sz w:val="24"/>
          <w:szCs w:val="24"/>
          <w:lang w:val="en"/>
        </w:rPr>
      </w:pPr>
      <w:r w:rsidRPr="00F92524">
        <w:rPr>
          <w:rFonts w:ascii="Times New Roman" w:hAnsi="Times New Roman"/>
          <w:sz w:val="24"/>
          <w:szCs w:val="24"/>
          <w:lang w:val="en"/>
        </w:rPr>
        <w:t xml:space="preserve">       A sequence of statement is executed until a specified condition is true. This sequence of statement to be executed is kept inside the curly braces </w:t>
      </w:r>
      <w:proofErr w:type="gramStart"/>
      <w:r w:rsidRPr="00F92524">
        <w:rPr>
          <w:rFonts w:ascii="Times New Roman" w:hAnsi="Times New Roman"/>
          <w:sz w:val="24"/>
          <w:szCs w:val="24"/>
          <w:lang w:val="en"/>
        </w:rPr>
        <w:t>{ }</w:t>
      </w:r>
      <w:proofErr w:type="gramEnd"/>
      <w:r w:rsidRPr="00F92524">
        <w:rPr>
          <w:rFonts w:ascii="Times New Roman" w:hAnsi="Times New Roman"/>
          <w:sz w:val="24"/>
          <w:szCs w:val="24"/>
          <w:lang w:val="en"/>
        </w:rPr>
        <w:t xml:space="preserve"> known as loop body. After every execution of loop body, condition is checked, and if it is found to be true the loop body is executed again. When condition check comes out to be false, the loop body will not be executed.</w:t>
      </w:r>
    </w:p>
    <w:p w14:paraId="22136061" w14:textId="77777777" w:rsidR="007F4DBF" w:rsidRPr="00F92524" w:rsidRDefault="007F4DBF" w:rsidP="007F4DBF">
      <w:pPr>
        <w:widowControl w:val="0"/>
        <w:autoSpaceDE w:val="0"/>
        <w:autoSpaceDN w:val="0"/>
        <w:adjustRightInd w:val="0"/>
        <w:rPr>
          <w:rFonts w:ascii="Times New Roman" w:hAnsi="Times New Roman"/>
          <w:sz w:val="24"/>
          <w:szCs w:val="24"/>
          <w:lang w:val="en"/>
        </w:rPr>
      </w:pPr>
      <w:r w:rsidRPr="00F92524">
        <w:rPr>
          <w:rFonts w:ascii="Times New Roman" w:hAnsi="Times New Roman"/>
          <w:sz w:val="24"/>
          <w:szCs w:val="24"/>
          <w:lang w:val="en"/>
        </w:rPr>
        <w:t xml:space="preserve">There are 3 </w:t>
      </w:r>
      <w:proofErr w:type="gramStart"/>
      <w:r w:rsidRPr="00F92524">
        <w:rPr>
          <w:rFonts w:ascii="Times New Roman" w:hAnsi="Times New Roman"/>
          <w:sz w:val="24"/>
          <w:szCs w:val="24"/>
          <w:lang w:val="en"/>
        </w:rPr>
        <w:t>type</w:t>
      </w:r>
      <w:proofErr w:type="gramEnd"/>
      <w:r w:rsidRPr="00F92524">
        <w:rPr>
          <w:rFonts w:ascii="Times New Roman" w:hAnsi="Times New Roman"/>
          <w:sz w:val="24"/>
          <w:szCs w:val="24"/>
          <w:lang w:val="en"/>
        </w:rPr>
        <w:t xml:space="preserve"> of loops in C++ language</w:t>
      </w:r>
    </w:p>
    <w:p w14:paraId="445DEC5D" w14:textId="77777777" w:rsidR="00F92524" w:rsidRPr="00F92524" w:rsidRDefault="00F92524" w:rsidP="00F92524">
      <w:pPr>
        <w:widowControl w:val="0"/>
        <w:numPr>
          <w:ilvl w:val="0"/>
          <w:numId w:val="5"/>
        </w:numPr>
        <w:autoSpaceDE w:val="0"/>
        <w:autoSpaceDN w:val="0"/>
        <w:adjustRightInd w:val="0"/>
        <w:ind w:left="720" w:hanging="360"/>
        <w:rPr>
          <w:rFonts w:ascii="Times New Roman" w:hAnsi="Times New Roman"/>
          <w:sz w:val="24"/>
          <w:szCs w:val="24"/>
          <w:lang w:val="en"/>
        </w:rPr>
      </w:pPr>
      <w:r w:rsidRPr="00F92524">
        <w:rPr>
          <w:rFonts w:ascii="Times New Roman" w:hAnsi="Times New Roman"/>
          <w:sz w:val="24"/>
          <w:szCs w:val="24"/>
          <w:lang w:val="en"/>
        </w:rPr>
        <w:t>for loop</w:t>
      </w:r>
    </w:p>
    <w:p w14:paraId="5C65361D" w14:textId="77777777" w:rsidR="007F4DBF" w:rsidRPr="00F92524" w:rsidRDefault="007F4DBF" w:rsidP="007F4DBF">
      <w:pPr>
        <w:widowControl w:val="0"/>
        <w:numPr>
          <w:ilvl w:val="0"/>
          <w:numId w:val="5"/>
        </w:numPr>
        <w:autoSpaceDE w:val="0"/>
        <w:autoSpaceDN w:val="0"/>
        <w:adjustRightInd w:val="0"/>
        <w:ind w:left="720" w:hanging="360"/>
        <w:rPr>
          <w:rFonts w:ascii="Times New Roman" w:hAnsi="Times New Roman"/>
          <w:sz w:val="24"/>
          <w:szCs w:val="24"/>
          <w:lang w:val="en"/>
        </w:rPr>
      </w:pPr>
      <w:r w:rsidRPr="00F92524">
        <w:rPr>
          <w:rFonts w:ascii="Times New Roman" w:hAnsi="Times New Roman"/>
          <w:sz w:val="24"/>
          <w:szCs w:val="24"/>
          <w:lang w:val="en"/>
        </w:rPr>
        <w:t>while loop</w:t>
      </w:r>
    </w:p>
    <w:p w14:paraId="0E326C7F" w14:textId="77777777" w:rsidR="007F4DBF" w:rsidRPr="00F92524" w:rsidRDefault="007F4DBF" w:rsidP="007F4DBF">
      <w:pPr>
        <w:widowControl w:val="0"/>
        <w:numPr>
          <w:ilvl w:val="0"/>
          <w:numId w:val="5"/>
        </w:numPr>
        <w:autoSpaceDE w:val="0"/>
        <w:autoSpaceDN w:val="0"/>
        <w:adjustRightInd w:val="0"/>
        <w:ind w:left="720" w:hanging="360"/>
        <w:rPr>
          <w:rFonts w:ascii="Times New Roman" w:hAnsi="Times New Roman"/>
          <w:sz w:val="24"/>
          <w:szCs w:val="24"/>
          <w:lang w:val="en"/>
        </w:rPr>
      </w:pPr>
      <w:r w:rsidRPr="00F92524">
        <w:rPr>
          <w:rFonts w:ascii="Times New Roman" w:hAnsi="Times New Roman"/>
          <w:sz w:val="24"/>
          <w:szCs w:val="24"/>
          <w:lang w:val="en"/>
        </w:rPr>
        <w:t>do-while loop</w:t>
      </w:r>
    </w:p>
    <w:p w14:paraId="3D0F603A" w14:textId="1C9AF2CA" w:rsidR="007F4DBF" w:rsidRPr="00583052" w:rsidRDefault="00A52EFB" w:rsidP="007F4DBF">
      <w:pPr>
        <w:widowControl w:val="0"/>
        <w:autoSpaceDE w:val="0"/>
        <w:autoSpaceDN w:val="0"/>
        <w:adjustRightInd w:val="0"/>
        <w:rPr>
          <w:rFonts w:ascii="Times New Roman" w:hAnsi="Times New Roman"/>
          <w:b/>
          <w:color w:val="FF0000"/>
          <w:sz w:val="32"/>
          <w:szCs w:val="28"/>
          <w:lang w:val="en"/>
        </w:rPr>
      </w:pPr>
      <w:r w:rsidRPr="00F92524">
        <w:rPr>
          <w:rFonts w:ascii="Times New Roman" w:hAnsi="Times New Roman"/>
          <w:b/>
          <w:color w:val="FF0000"/>
          <w:sz w:val="28"/>
          <w:szCs w:val="28"/>
          <w:lang w:val="en"/>
        </w:rPr>
        <w:t xml:space="preserve">1. </w:t>
      </w:r>
      <w:r w:rsidRPr="00583052">
        <w:rPr>
          <w:rFonts w:ascii="Times New Roman" w:hAnsi="Times New Roman"/>
          <w:b/>
          <w:color w:val="FF0000"/>
          <w:sz w:val="32"/>
          <w:szCs w:val="28"/>
          <w:lang w:val="en"/>
        </w:rPr>
        <w:t>for</w:t>
      </w:r>
      <w:r w:rsidR="007F4DBF" w:rsidRPr="00583052">
        <w:rPr>
          <w:rFonts w:ascii="Times New Roman" w:hAnsi="Times New Roman"/>
          <w:b/>
          <w:color w:val="FF0000"/>
          <w:sz w:val="32"/>
          <w:szCs w:val="28"/>
          <w:lang w:val="en"/>
        </w:rPr>
        <w:t xml:space="preserve"> loop</w:t>
      </w:r>
      <w:r w:rsidR="00EC7B0F" w:rsidRPr="00583052">
        <w:rPr>
          <w:rFonts w:ascii="Times New Roman" w:hAnsi="Times New Roman"/>
          <w:b/>
          <w:color w:val="FF0000"/>
          <w:sz w:val="32"/>
          <w:szCs w:val="28"/>
          <w:lang w:val="en"/>
        </w:rPr>
        <w:t>:</w:t>
      </w:r>
    </w:p>
    <w:p w14:paraId="11EB6ECF" w14:textId="77777777" w:rsidR="007F4DBF" w:rsidRPr="00F92524" w:rsidRDefault="00A52EFB" w:rsidP="00F92524">
      <w:pPr>
        <w:widowControl w:val="0"/>
        <w:autoSpaceDE w:val="0"/>
        <w:autoSpaceDN w:val="0"/>
        <w:adjustRightInd w:val="0"/>
        <w:jc w:val="both"/>
        <w:rPr>
          <w:rFonts w:ascii="Times New Roman" w:hAnsi="Times New Roman"/>
          <w:b/>
          <w:bCs/>
          <w:sz w:val="24"/>
          <w:szCs w:val="24"/>
          <w:lang w:val="en"/>
        </w:rPr>
      </w:pPr>
      <w:r w:rsidRPr="00F92524">
        <w:rPr>
          <w:rFonts w:ascii="Times New Roman" w:hAnsi="Times New Roman"/>
          <w:sz w:val="24"/>
          <w:szCs w:val="24"/>
          <w:lang w:val="en"/>
        </w:rPr>
        <w:t>For</w:t>
      </w:r>
      <w:r w:rsidR="007F4DBF" w:rsidRPr="00F92524">
        <w:rPr>
          <w:rFonts w:ascii="Times New Roman" w:hAnsi="Times New Roman"/>
          <w:sz w:val="24"/>
          <w:szCs w:val="24"/>
          <w:lang w:val="en"/>
        </w:rPr>
        <w:t xml:space="preserve"> loop is used to execute a set of statement repeatedly until a particular condition is satisfied. </w:t>
      </w:r>
      <w:r w:rsidRPr="00F92524">
        <w:rPr>
          <w:rFonts w:ascii="Times New Roman" w:hAnsi="Times New Roman"/>
          <w:sz w:val="24"/>
          <w:szCs w:val="24"/>
          <w:lang w:val="en"/>
        </w:rPr>
        <w:t>We</w:t>
      </w:r>
      <w:r w:rsidR="007F4DBF" w:rsidRPr="00F92524">
        <w:rPr>
          <w:rFonts w:ascii="Times New Roman" w:hAnsi="Times New Roman"/>
          <w:sz w:val="24"/>
          <w:szCs w:val="24"/>
          <w:lang w:val="en"/>
        </w:rPr>
        <w:t xml:space="preserve"> can say it an </w:t>
      </w:r>
      <w:proofErr w:type="gramStart"/>
      <w:r w:rsidR="007F4DBF" w:rsidRPr="00F92524">
        <w:rPr>
          <w:rFonts w:ascii="Times New Roman" w:hAnsi="Times New Roman"/>
          <w:sz w:val="24"/>
          <w:szCs w:val="24"/>
          <w:lang w:val="en"/>
        </w:rPr>
        <w:t>open ended</w:t>
      </w:r>
      <w:proofErr w:type="gramEnd"/>
      <w:r w:rsidR="007F4DBF" w:rsidRPr="00F92524">
        <w:rPr>
          <w:rFonts w:ascii="Times New Roman" w:hAnsi="Times New Roman"/>
          <w:sz w:val="24"/>
          <w:szCs w:val="24"/>
          <w:lang w:val="en"/>
        </w:rPr>
        <w:t xml:space="preserve"> loop. General format is,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74"/>
      </w:tblGrid>
      <w:tr w:rsidR="00C7272E" w:rsidRPr="00583052" w14:paraId="5EF4A1D8" w14:textId="77777777" w:rsidTr="00C7272E">
        <w:trPr>
          <w:trHeight w:val="2166"/>
        </w:trPr>
        <w:tc>
          <w:tcPr>
            <w:tcW w:w="7574" w:type="dxa"/>
          </w:tcPr>
          <w:p w14:paraId="1006B798" w14:textId="77777777" w:rsidR="00C7272E" w:rsidRPr="00583052" w:rsidRDefault="00C7272E" w:rsidP="00C7272E">
            <w:pPr>
              <w:widowControl w:val="0"/>
              <w:autoSpaceDE w:val="0"/>
              <w:autoSpaceDN w:val="0"/>
              <w:adjustRightInd w:val="0"/>
              <w:ind w:left="720" w:hanging="615"/>
              <w:rPr>
                <w:rFonts w:ascii="Times New Roman" w:hAnsi="Times New Roman"/>
                <w:b/>
                <w:bCs/>
                <w:sz w:val="28"/>
                <w:szCs w:val="28"/>
                <w:lang w:val="en"/>
              </w:rPr>
            </w:pPr>
            <w:proofErr w:type="gramStart"/>
            <w:r w:rsidRPr="00583052">
              <w:rPr>
                <w:rFonts w:ascii="Times New Roman" w:hAnsi="Times New Roman"/>
                <w:b/>
                <w:bCs/>
                <w:sz w:val="28"/>
                <w:szCs w:val="28"/>
                <w:lang w:val="en"/>
              </w:rPr>
              <w:t>for(</w:t>
            </w:r>
            <w:proofErr w:type="gramEnd"/>
            <w:r w:rsidRPr="00583052">
              <w:rPr>
                <w:rFonts w:ascii="Times New Roman" w:hAnsi="Times New Roman"/>
                <w:b/>
                <w:bCs/>
                <w:sz w:val="28"/>
                <w:szCs w:val="28"/>
                <w:lang w:val="en"/>
              </w:rPr>
              <w:t xml:space="preserve">initialization; </w:t>
            </w:r>
            <w:proofErr w:type="gramStart"/>
            <w:r w:rsidRPr="00583052">
              <w:rPr>
                <w:rFonts w:ascii="Times New Roman" w:hAnsi="Times New Roman"/>
                <w:b/>
                <w:bCs/>
                <w:sz w:val="28"/>
                <w:szCs w:val="28"/>
                <w:lang w:val="en"/>
              </w:rPr>
              <w:t>condition ;</w:t>
            </w:r>
            <w:proofErr w:type="gramEnd"/>
            <w:r w:rsidRPr="00583052">
              <w:rPr>
                <w:rFonts w:ascii="Times New Roman" w:hAnsi="Times New Roman"/>
                <w:b/>
                <w:bCs/>
                <w:sz w:val="28"/>
                <w:szCs w:val="28"/>
                <w:lang w:val="en"/>
              </w:rPr>
              <w:t xml:space="preserve"> increment/decrement)</w:t>
            </w:r>
          </w:p>
          <w:p w14:paraId="6CBE0521" w14:textId="77777777" w:rsidR="00C7272E" w:rsidRPr="00583052" w:rsidRDefault="00C7272E" w:rsidP="00C7272E">
            <w:pPr>
              <w:widowControl w:val="0"/>
              <w:autoSpaceDE w:val="0"/>
              <w:autoSpaceDN w:val="0"/>
              <w:adjustRightInd w:val="0"/>
              <w:ind w:left="105"/>
              <w:rPr>
                <w:rFonts w:ascii="Times New Roman" w:hAnsi="Times New Roman"/>
                <w:b/>
                <w:bCs/>
                <w:sz w:val="28"/>
                <w:szCs w:val="28"/>
                <w:lang w:val="en"/>
              </w:rPr>
            </w:pPr>
            <w:r w:rsidRPr="00583052">
              <w:rPr>
                <w:rFonts w:ascii="Times New Roman" w:hAnsi="Times New Roman"/>
                <w:b/>
                <w:bCs/>
                <w:sz w:val="28"/>
                <w:szCs w:val="28"/>
                <w:lang w:val="en"/>
              </w:rPr>
              <w:t>{</w:t>
            </w:r>
          </w:p>
          <w:p w14:paraId="50D7A4B2" w14:textId="77777777" w:rsidR="00C7272E" w:rsidRPr="00583052" w:rsidRDefault="00C7272E" w:rsidP="00C7272E">
            <w:pPr>
              <w:widowControl w:val="0"/>
              <w:autoSpaceDE w:val="0"/>
              <w:autoSpaceDN w:val="0"/>
              <w:adjustRightInd w:val="0"/>
              <w:ind w:left="105"/>
              <w:rPr>
                <w:rFonts w:ascii="Times New Roman" w:hAnsi="Times New Roman"/>
                <w:b/>
                <w:bCs/>
                <w:sz w:val="28"/>
                <w:szCs w:val="28"/>
                <w:lang w:val="en"/>
              </w:rPr>
            </w:pPr>
            <w:r w:rsidRPr="00583052">
              <w:rPr>
                <w:rFonts w:ascii="Times New Roman" w:hAnsi="Times New Roman"/>
                <w:b/>
                <w:bCs/>
                <w:sz w:val="28"/>
                <w:szCs w:val="28"/>
                <w:lang w:val="en"/>
              </w:rPr>
              <w:t xml:space="preserve">  statement-block;</w:t>
            </w:r>
          </w:p>
          <w:p w14:paraId="7BD6151B" w14:textId="77777777" w:rsidR="00C7272E" w:rsidRPr="00583052" w:rsidRDefault="00C7272E" w:rsidP="00C7272E">
            <w:pPr>
              <w:widowControl w:val="0"/>
              <w:autoSpaceDE w:val="0"/>
              <w:autoSpaceDN w:val="0"/>
              <w:adjustRightInd w:val="0"/>
              <w:ind w:left="105"/>
              <w:rPr>
                <w:rFonts w:ascii="Times New Roman" w:hAnsi="Times New Roman"/>
                <w:b/>
                <w:bCs/>
                <w:sz w:val="28"/>
                <w:szCs w:val="28"/>
                <w:lang w:val="en"/>
              </w:rPr>
            </w:pPr>
            <w:r w:rsidRPr="00583052">
              <w:rPr>
                <w:rFonts w:ascii="Times New Roman" w:hAnsi="Times New Roman"/>
                <w:b/>
                <w:bCs/>
                <w:sz w:val="28"/>
                <w:szCs w:val="28"/>
                <w:lang w:val="en"/>
              </w:rPr>
              <w:t>}</w:t>
            </w:r>
          </w:p>
        </w:tc>
      </w:tr>
    </w:tbl>
    <w:p w14:paraId="20226D30" w14:textId="77777777" w:rsidR="00427B71" w:rsidRDefault="00427B71" w:rsidP="00427B71">
      <w:pPr>
        <w:widowControl w:val="0"/>
        <w:autoSpaceDE w:val="0"/>
        <w:autoSpaceDN w:val="0"/>
        <w:adjustRightInd w:val="0"/>
        <w:jc w:val="both"/>
        <w:rPr>
          <w:rFonts w:ascii="Times New Roman" w:hAnsi="Times New Roman"/>
          <w:sz w:val="24"/>
          <w:szCs w:val="24"/>
          <w:lang w:val="en"/>
        </w:rPr>
      </w:pPr>
    </w:p>
    <w:p w14:paraId="69F1D12E" w14:textId="6F3A06C4" w:rsidR="002B2622" w:rsidRPr="00427B71" w:rsidRDefault="007F4DBF" w:rsidP="00427B71">
      <w:pPr>
        <w:widowControl w:val="0"/>
        <w:autoSpaceDE w:val="0"/>
        <w:autoSpaceDN w:val="0"/>
        <w:adjustRightInd w:val="0"/>
        <w:jc w:val="both"/>
        <w:rPr>
          <w:rFonts w:ascii="Times New Roman" w:hAnsi="Times New Roman"/>
          <w:sz w:val="24"/>
          <w:szCs w:val="24"/>
          <w:lang w:val="en"/>
        </w:rPr>
      </w:pPr>
      <w:r w:rsidRPr="00427B71">
        <w:rPr>
          <w:rFonts w:ascii="Times New Roman" w:hAnsi="Times New Roman"/>
          <w:sz w:val="24"/>
          <w:szCs w:val="24"/>
          <w:lang w:val="en"/>
        </w:rPr>
        <w:t>In for loop we have exactly two semicolons, one after initialization and second after condition. In this loop we can have more than one initialization or increment/decrement, separated using comma operator. for loop can have only one condition.</w:t>
      </w:r>
    </w:p>
    <w:tbl>
      <w:tblPr>
        <w:tblStyle w:val="TableGrid"/>
        <w:tblW w:w="0" w:type="auto"/>
        <w:tblLook w:val="04A0" w:firstRow="1" w:lastRow="0" w:firstColumn="1" w:lastColumn="0" w:noHBand="0" w:noVBand="1"/>
      </w:tblPr>
      <w:tblGrid>
        <w:gridCol w:w="8657"/>
      </w:tblGrid>
      <w:tr w:rsidR="002B2622" w:rsidRPr="00427B71" w14:paraId="1F618511" w14:textId="77777777" w:rsidTr="00427B71">
        <w:trPr>
          <w:trHeight w:val="4668"/>
        </w:trPr>
        <w:tc>
          <w:tcPr>
            <w:tcW w:w="8657" w:type="dxa"/>
          </w:tcPr>
          <w:p w14:paraId="7CF2B942" w14:textId="77777777" w:rsidR="002B2622" w:rsidRPr="00427B71" w:rsidRDefault="002B2622" w:rsidP="002B2622">
            <w:pPr>
              <w:widowControl w:val="0"/>
              <w:autoSpaceDE w:val="0"/>
              <w:autoSpaceDN w:val="0"/>
              <w:adjustRightInd w:val="0"/>
              <w:rPr>
                <w:rFonts w:ascii="Times New Roman" w:hAnsi="Times New Roman"/>
                <w:sz w:val="24"/>
                <w:szCs w:val="24"/>
                <w:lang w:val="en"/>
              </w:rPr>
            </w:pPr>
          </w:p>
          <w:p w14:paraId="06BA1A3B"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#include &lt;iostream&gt;</w:t>
            </w:r>
          </w:p>
          <w:p w14:paraId="2C8D09A6"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using namespace std;</w:t>
            </w:r>
          </w:p>
          <w:p w14:paraId="39B7F255"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int </w:t>
            </w:r>
            <w:proofErr w:type="gramStart"/>
            <w:r w:rsidRPr="00427B71">
              <w:rPr>
                <w:rFonts w:ascii="Times New Roman" w:hAnsi="Times New Roman"/>
                <w:sz w:val="24"/>
                <w:szCs w:val="24"/>
                <w:lang w:val="en"/>
              </w:rPr>
              <w:t>main(</w:t>
            </w:r>
            <w:proofErr w:type="gramEnd"/>
            <w:r w:rsidRPr="00427B71">
              <w:rPr>
                <w:rFonts w:ascii="Times New Roman" w:hAnsi="Times New Roman"/>
                <w:sz w:val="24"/>
                <w:szCs w:val="24"/>
                <w:lang w:val="en"/>
              </w:rPr>
              <w:t xml:space="preserve">) </w:t>
            </w:r>
          </w:p>
          <w:p w14:paraId="60D8763A"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w:t>
            </w:r>
          </w:p>
          <w:p w14:paraId="6B3C769E"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int </w:t>
            </w:r>
            <w:proofErr w:type="spellStart"/>
            <w:r w:rsidRPr="00427B71">
              <w:rPr>
                <w:rFonts w:ascii="Times New Roman" w:hAnsi="Times New Roman"/>
                <w:sz w:val="24"/>
                <w:szCs w:val="24"/>
                <w:lang w:val="en"/>
              </w:rPr>
              <w:t>i</w:t>
            </w:r>
            <w:proofErr w:type="spellEnd"/>
            <w:r w:rsidRPr="00427B71">
              <w:rPr>
                <w:rFonts w:ascii="Times New Roman" w:hAnsi="Times New Roman"/>
                <w:sz w:val="24"/>
                <w:szCs w:val="24"/>
                <w:lang w:val="en"/>
              </w:rPr>
              <w:t>, n, factorial = 1;</w:t>
            </w:r>
          </w:p>
          <w:p w14:paraId="099F8CA7" w14:textId="77777777" w:rsidR="002B2622" w:rsidRPr="00427B71" w:rsidRDefault="002B2622" w:rsidP="002B2622">
            <w:pPr>
              <w:widowControl w:val="0"/>
              <w:autoSpaceDE w:val="0"/>
              <w:autoSpaceDN w:val="0"/>
              <w:adjustRightInd w:val="0"/>
              <w:rPr>
                <w:rFonts w:ascii="Times New Roman" w:hAnsi="Times New Roman"/>
                <w:sz w:val="24"/>
                <w:szCs w:val="24"/>
                <w:lang w:val="en"/>
              </w:rPr>
            </w:pPr>
          </w:p>
          <w:p w14:paraId="48E3A2E2"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roofErr w:type="spellStart"/>
            <w:r w:rsidRPr="00427B71">
              <w:rPr>
                <w:rFonts w:ascii="Times New Roman" w:hAnsi="Times New Roman"/>
                <w:sz w:val="24"/>
                <w:szCs w:val="24"/>
                <w:lang w:val="en"/>
              </w:rPr>
              <w:t>cout</w:t>
            </w:r>
            <w:proofErr w:type="spellEnd"/>
            <w:r w:rsidRPr="00427B71">
              <w:rPr>
                <w:rFonts w:ascii="Times New Roman" w:hAnsi="Times New Roman"/>
                <w:sz w:val="24"/>
                <w:szCs w:val="24"/>
                <w:lang w:val="en"/>
              </w:rPr>
              <w:t xml:space="preserve"> &lt;&lt; "Enter a positive integer: ";</w:t>
            </w:r>
          </w:p>
          <w:p w14:paraId="5FEC8520"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roofErr w:type="spellStart"/>
            <w:r w:rsidRPr="00427B71">
              <w:rPr>
                <w:rFonts w:ascii="Times New Roman" w:hAnsi="Times New Roman"/>
                <w:sz w:val="24"/>
                <w:szCs w:val="24"/>
                <w:lang w:val="en"/>
              </w:rPr>
              <w:t>cin</w:t>
            </w:r>
            <w:proofErr w:type="spellEnd"/>
            <w:r w:rsidRPr="00427B71">
              <w:rPr>
                <w:rFonts w:ascii="Times New Roman" w:hAnsi="Times New Roman"/>
                <w:sz w:val="24"/>
                <w:szCs w:val="24"/>
                <w:lang w:val="en"/>
              </w:rPr>
              <w:t xml:space="preserve"> &gt;&gt; n;</w:t>
            </w:r>
          </w:p>
          <w:p w14:paraId="0FBC1257"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for (</w:t>
            </w:r>
            <w:proofErr w:type="spellStart"/>
            <w:r w:rsidRPr="00427B71">
              <w:rPr>
                <w:rFonts w:ascii="Times New Roman" w:hAnsi="Times New Roman"/>
                <w:sz w:val="24"/>
                <w:szCs w:val="24"/>
                <w:lang w:val="en"/>
              </w:rPr>
              <w:t>i</w:t>
            </w:r>
            <w:proofErr w:type="spellEnd"/>
            <w:r w:rsidRPr="00427B71">
              <w:rPr>
                <w:rFonts w:ascii="Times New Roman" w:hAnsi="Times New Roman"/>
                <w:sz w:val="24"/>
                <w:szCs w:val="24"/>
                <w:lang w:val="en"/>
              </w:rPr>
              <w:t xml:space="preserve"> = 1; </w:t>
            </w:r>
            <w:proofErr w:type="spellStart"/>
            <w:r w:rsidRPr="00427B71">
              <w:rPr>
                <w:rFonts w:ascii="Times New Roman" w:hAnsi="Times New Roman"/>
                <w:sz w:val="24"/>
                <w:szCs w:val="24"/>
                <w:lang w:val="en"/>
              </w:rPr>
              <w:t>i</w:t>
            </w:r>
            <w:proofErr w:type="spellEnd"/>
            <w:r w:rsidRPr="00427B71">
              <w:rPr>
                <w:rFonts w:ascii="Times New Roman" w:hAnsi="Times New Roman"/>
                <w:sz w:val="24"/>
                <w:szCs w:val="24"/>
                <w:lang w:val="en"/>
              </w:rPr>
              <w:t xml:space="preserve"> &lt;= n; ++</w:t>
            </w:r>
            <w:proofErr w:type="spellStart"/>
            <w:r w:rsidRPr="00427B71">
              <w:rPr>
                <w:rFonts w:ascii="Times New Roman" w:hAnsi="Times New Roman"/>
                <w:sz w:val="24"/>
                <w:szCs w:val="24"/>
                <w:lang w:val="en"/>
              </w:rPr>
              <w:t>i</w:t>
            </w:r>
            <w:proofErr w:type="spellEnd"/>
            <w:r w:rsidRPr="00427B71">
              <w:rPr>
                <w:rFonts w:ascii="Times New Roman" w:hAnsi="Times New Roman"/>
                <w:sz w:val="24"/>
                <w:szCs w:val="24"/>
                <w:lang w:val="en"/>
              </w:rPr>
              <w:t>)</w:t>
            </w:r>
          </w:p>
          <w:p w14:paraId="3D1854CB"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
          <w:p w14:paraId="6979CAA2"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factorial = factorial * </w:t>
            </w:r>
            <w:proofErr w:type="spellStart"/>
            <w:r w:rsidRPr="00427B71">
              <w:rPr>
                <w:rFonts w:ascii="Times New Roman" w:hAnsi="Times New Roman"/>
                <w:sz w:val="24"/>
                <w:szCs w:val="24"/>
                <w:lang w:val="en"/>
              </w:rPr>
              <w:t>i</w:t>
            </w:r>
            <w:proofErr w:type="spellEnd"/>
            <w:r w:rsidRPr="00427B71">
              <w:rPr>
                <w:rFonts w:ascii="Times New Roman" w:hAnsi="Times New Roman"/>
                <w:sz w:val="24"/>
                <w:szCs w:val="24"/>
                <w:lang w:val="en"/>
              </w:rPr>
              <w:t>;</w:t>
            </w:r>
          </w:p>
          <w:p w14:paraId="005F8F5C"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
          <w:p w14:paraId="6D0B5C1D"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roofErr w:type="spellStart"/>
            <w:r w:rsidRPr="00427B71">
              <w:rPr>
                <w:rFonts w:ascii="Times New Roman" w:hAnsi="Times New Roman"/>
                <w:sz w:val="24"/>
                <w:szCs w:val="24"/>
                <w:lang w:val="en"/>
              </w:rPr>
              <w:t>cout</w:t>
            </w:r>
            <w:proofErr w:type="spellEnd"/>
            <w:r w:rsidRPr="00427B71">
              <w:rPr>
                <w:rFonts w:ascii="Times New Roman" w:hAnsi="Times New Roman"/>
                <w:sz w:val="24"/>
                <w:szCs w:val="24"/>
                <w:lang w:val="en"/>
              </w:rPr>
              <w:t>&lt;&lt; "Factorial of "&lt;&lt;n&lt;&lt;" = "&lt;&lt;factorial;</w:t>
            </w:r>
          </w:p>
          <w:p w14:paraId="67D9BE5E"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return 0;</w:t>
            </w:r>
          </w:p>
          <w:p w14:paraId="276911B6"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w:t>
            </w:r>
          </w:p>
          <w:p w14:paraId="04D94CBC" w14:textId="77777777" w:rsidR="002B2622" w:rsidRPr="00427B71" w:rsidRDefault="002B2622" w:rsidP="007F4DBF">
            <w:pPr>
              <w:widowControl w:val="0"/>
              <w:autoSpaceDE w:val="0"/>
              <w:autoSpaceDN w:val="0"/>
              <w:adjustRightInd w:val="0"/>
              <w:rPr>
                <w:rFonts w:ascii="Times New Roman" w:hAnsi="Times New Roman"/>
                <w:sz w:val="24"/>
                <w:szCs w:val="24"/>
                <w:lang w:val="en"/>
              </w:rPr>
            </w:pPr>
          </w:p>
        </w:tc>
      </w:tr>
    </w:tbl>
    <w:p w14:paraId="7B3A9C90" w14:textId="77777777" w:rsidR="007F4DBF" w:rsidRPr="00427B71" w:rsidRDefault="00A52EFB" w:rsidP="007F4DBF">
      <w:pPr>
        <w:widowControl w:val="0"/>
        <w:autoSpaceDE w:val="0"/>
        <w:autoSpaceDN w:val="0"/>
        <w:adjustRightInd w:val="0"/>
        <w:rPr>
          <w:rFonts w:ascii="Times New Roman" w:hAnsi="Times New Roman"/>
          <w:sz w:val="24"/>
          <w:szCs w:val="24"/>
          <w:lang w:val="en"/>
        </w:rPr>
      </w:pPr>
      <w:r w:rsidRPr="00427B71">
        <w:rPr>
          <w:rFonts w:ascii="Times New Roman" w:hAnsi="Times New Roman"/>
          <w:b/>
          <w:bCs/>
          <w:sz w:val="24"/>
          <w:szCs w:val="24"/>
          <w:lang w:val="en"/>
        </w:rPr>
        <w:t>Output:</w:t>
      </w:r>
      <w:r w:rsidRPr="00427B71">
        <w:rPr>
          <w:rFonts w:ascii="Times New Roman" w:hAnsi="Times New Roman"/>
          <w:sz w:val="24"/>
          <w:szCs w:val="24"/>
          <w:lang w:val="en"/>
        </w:rPr>
        <w:t xml:space="preserve">  </w:t>
      </w:r>
      <w:r w:rsidR="007F4DBF" w:rsidRPr="00427B71">
        <w:rPr>
          <w:rFonts w:ascii="Times New Roman" w:hAnsi="Times New Roman"/>
          <w:sz w:val="24"/>
          <w:szCs w:val="24"/>
          <w:lang w:val="en"/>
        </w:rPr>
        <w:t>Enter a positive integer: 5</w:t>
      </w:r>
    </w:p>
    <w:p w14:paraId="129533C8" w14:textId="77777777" w:rsidR="007F4DBF" w:rsidRDefault="00A52EFB" w:rsidP="007F4DBF">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F</w:t>
      </w:r>
      <w:r w:rsidR="007F4DBF" w:rsidRPr="00427B71">
        <w:rPr>
          <w:rFonts w:ascii="Times New Roman" w:hAnsi="Times New Roman"/>
          <w:sz w:val="24"/>
          <w:szCs w:val="24"/>
          <w:lang w:val="en"/>
        </w:rPr>
        <w:t>actorial of 5 = 120</w:t>
      </w:r>
    </w:p>
    <w:p w14:paraId="7347F965" w14:textId="49B1F90E" w:rsidR="00427B71" w:rsidRDefault="00427B71" w:rsidP="00427B71">
      <w:pPr>
        <w:widowControl w:val="0"/>
        <w:autoSpaceDE w:val="0"/>
        <w:autoSpaceDN w:val="0"/>
        <w:adjustRightInd w:val="0"/>
        <w:rPr>
          <w:rFonts w:ascii="Times New Roman" w:hAnsi="Times New Roman"/>
          <w:b/>
          <w:color w:val="FF0000"/>
          <w:sz w:val="28"/>
          <w:szCs w:val="28"/>
          <w:lang w:val="en"/>
        </w:rPr>
      </w:pPr>
      <w:r>
        <w:rPr>
          <w:rFonts w:ascii="Times New Roman" w:hAnsi="Times New Roman"/>
          <w:b/>
          <w:color w:val="FF0000"/>
          <w:sz w:val="28"/>
          <w:szCs w:val="28"/>
          <w:lang w:val="en"/>
        </w:rPr>
        <w:t xml:space="preserve">2. </w:t>
      </w:r>
      <w:r w:rsidRPr="00F92524">
        <w:rPr>
          <w:rFonts w:ascii="Times New Roman" w:hAnsi="Times New Roman"/>
          <w:b/>
          <w:color w:val="FF0000"/>
          <w:sz w:val="28"/>
          <w:szCs w:val="28"/>
          <w:lang w:val="en"/>
        </w:rPr>
        <w:t>While loop:</w:t>
      </w:r>
    </w:p>
    <w:p w14:paraId="61E6161B" w14:textId="5E9A7DAC" w:rsidR="00C128F8" w:rsidRPr="00C128F8" w:rsidRDefault="00C128F8" w:rsidP="00427B71">
      <w:pPr>
        <w:widowControl w:val="0"/>
        <w:autoSpaceDE w:val="0"/>
        <w:autoSpaceDN w:val="0"/>
        <w:adjustRightInd w:val="0"/>
        <w:rPr>
          <w:rFonts w:ascii="Times New Roman" w:hAnsi="Times New Roman"/>
          <w:bCs/>
          <w:sz w:val="24"/>
          <w:szCs w:val="24"/>
          <w:lang w:val="en"/>
        </w:rPr>
      </w:pPr>
      <w:r w:rsidRPr="00C128F8">
        <w:rPr>
          <w:rFonts w:ascii="Times New Roman" w:hAnsi="Times New Roman"/>
          <w:bCs/>
          <w:sz w:val="24"/>
          <w:szCs w:val="24"/>
        </w:rPr>
        <w:t>A while loop is a control flow statement that repeatedly executes a block of code as long as a specified condition is true.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97"/>
      </w:tblGrid>
      <w:tr w:rsidR="00427B71" w:rsidRPr="00F92524" w14:paraId="13CC95C2" w14:textId="77777777" w:rsidTr="008C612A">
        <w:trPr>
          <w:trHeight w:val="3045"/>
          <w:jc w:val="center"/>
        </w:trPr>
        <w:tc>
          <w:tcPr>
            <w:tcW w:w="5297" w:type="dxa"/>
          </w:tcPr>
          <w:p w14:paraId="2B377E58" w14:textId="77777777" w:rsidR="00427B71" w:rsidRPr="00F92524" w:rsidRDefault="00427B71" w:rsidP="008C612A">
            <w:pPr>
              <w:widowControl w:val="0"/>
              <w:autoSpaceDE w:val="0"/>
              <w:autoSpaceDN w:val="0"/>
              <w:adjustRightInd w:val="0"/>
              <w:ind w:left="360"/>
              <w:rPr>
                <w:rFonts w:ascii="Times New Roman" w:hAnsi="Times New Roman"/>
                <w:sz w:val="24"/>
                <w:szCs w:val="24"/>
                <w:lang w:val="en"/>
              </w:rPr>
            </w:pPr>
            <w:r w:rsidRPr="00F92524">
              <w:rPr>
                <w:rFonts w:ascii="Times New Roman" w:hAnsi="Times New Roman"/>
                <w:sz w:val="24"/>
                <w:szCs w:val="24"/>
                <w:lang w:val="en"/>
              </w:rPr>
              <w:t xml:space="preserve">variable </w:t>
            </w:r>
            <w:proofErr w:type="gramStart"/>
            <w:r w:rsidRPr="00F92524">
              <w:rPr>
                <w:rFonts w:ascii="Times New Roman" w:hAnsi="Times New Roman"/>
                <w:sz w:val="24"/>
                <w:szCs w:val="24"/>
                <w:lang w:val="en"/>
              </w:rPr>
              <w:t>initialization ;</w:t>
            </w:r>
            <w:proofErr w:type="gramEnd"/>
          </w:p>
          <w:p w14:paraId="0AF6CA1E" w14:textId="77777777" w:rsidR="00427B71" w:rsidRPr="00F92524" w:rsidRDefault="00427B71" w:rsidP="008C612A">
            <w:pPr>
              <w:widowControl w:val="0"/>
              <w:autoSpaceDE w:val="0"/>
              <w:autoSpaceDN w:val="0"/>
              <w:adjustRightInd w:val="0"/>
              <w:ind w:left="360"/>
              <w:rPr>
                <w:rFonts w:ascii="Times New Roman" w:hAnsi="Times New Roman"/>
                <w:sz w:val="24"/>
                <w:szCs w:val="24"/>
                <w:lang w:val="en"/>
              </w:rPr>
            </w:pPr>
            <w:r w:rsidRPr="00F92524">
              <w:rPr>
                <w:rFonts w:ascii="Times New Roman" w:hAnsi="Times New Roman"/>
                <w:sz w:val="24"/>
                <w:szCs w:val="24"/>
                <w:lang w:val="en"/>
              </w:rPr>
              <w:t>while (condition)</w:t>
            </w:r>
          </w:p>
          <w:p w14:paraId="38B493B3" w14:textId="77777777" w:rsidR="00427B71" w:rsidRPr="00F92524" w:rsidRDefault="00427B71" w:rsidP="008C612A">
            <w:pPr>
              <w:widowControl w:val="0"/>
              <w:autoSpaceDE w:val="0"/>
              <w:autoSpaceDN w:val="0"/>
              <w:adjustRightInd w:val="0"/>
              <w:ind w:left="360"/>
              <w:rPr>
                <w:rFonts w:ascii="Times New Roman" w:hAnsi="Times New Roman"/>
                <w:sz w:val="24"/>
                <w:szCs w:val="24"/>
                <w:lang w:val="en"/>
              </w:rPr>
            </w:pPr>
            <w:r w:rsidRPr="00F92524">
              <w:rPr>
                <w:rFonts w:ascii="Times New Roman" w:hAnsi="Times New Roman"/>
                <w:sz w:val="24"/>
                <w:szCs w:val="24"/>
                <w:lang w:val="en"/>
              </w:rPr>
              <w:t>{</w:t>
            </w:r>
          </w:p>
          <w:p w14:paraId="029319B7" w14:textId="77777777" w:rsidR="00427B71" w:rsidRPr="00F92524" w:rsidRDefault="00427B71" w:rsidP="008C612A">
            <w:pPr>
              <w:widowControl w:val="0"/>
              <w:autoSpaceDE w:val="0"/>
              <w:autoSpaceDN w:val="0"/>
              <w:adjustRightInd w:val="0"/>
              <w:ind w:left="360"/>
              <w:rPr>
                <w:rFonts w:ascii="Times New Roman" w:hAnsi="Times New Roman"/>
                <w:sz w:val="24"/>
                <w:szCs w:val="24"/>
                <w:lang w:val="en"/>
              </w:rPr>
            </w:pPr>
            <w:r w:rsidRPr="00F92524">
              <w:rPr>
                <w:rFonts w:ascii="Times New Roman" w:hAnsi="Times New Roman"/>
                <w:sz w:val="24"/>
                <w:szCs w:val="24"/>
                <w:lang w:val="en"/>
              </w:rPr>
              <w:t xml:space="preserve"> </w:t>
            </w:r>
            <w:proofErr w:type="gramStart"/>
            <w:r w:rsidRPr="00F92524">
              <w:rPr>
                <w:rFonts w:ascii="Times New Roman" w:hAnsi="Times New Roman"/>
                <w:sz w:val="24"/>
                <w:szCs w:val="24"/>
                <w:lang w:val="en"/>
              </w:rPr>
              <w:t>statements ;</w:t>
            </w:r>
            <w:proofErr w:type="gramEnd"/>
          </w:p>
          <w:p w14:paraId="604E333B" w14:textId="77777777" w:rsidR="00427B71" w:rsidRPr="00F92524" w:rsidRDefault="00427B71" w:rsidP="008C612A">
            <w:pPr>
              <w:widowControl w:val="0"/>
              <w:autoSpaceDE w:val="0"/>
              <w:autoSpaceDN w:val="0"/>
              <w:adjustRightInd w:val="0"/>
              <w:ind w:left="360"/>
              <w:rPr>
                <w:rFonts w:ascii="Times New Roman" w:hAnsi="Times New Roman"/>
                <w:sz w:val="24"/>
                <w:szCs w:val="24"/>
                <w:lang w:val="en"/>
              </w:rPr>
            </w:pPr>
            <w:r w:rsidRPr="00F92524">
              <w:rPr>
                <w:rFonts w:ascii="Times New Roman" w:hAnsi="Times New Roman"/>
                <w:sz w:val="24"/>
                <w:szCs w:val="24"/>
                <w:lang w:val="en"/>
              </w:rPr>
              <w:t xml:space="preserve"> variable increment or </w:t>
            </w:r>
            <w:proofErr w:type="gramStart"/>
            <w:r w:rsidRPr="00F92524">
              <w:rPr>
                <w:rFonts w:ascii="Times New Roman" w:hAnsi="Times New Roman"/>
                <w:sz w:val="24"/>
                <w:szCs w:val="24"/>
                <w:lang w:val="en"/>
              </w:rPr>
              <w:t>decrement ;</w:t>
            </w:r>
            <w:proofErr w:type="gramEnd"/>
            <w:r w:rsidRPr="00F92524">
              <w:rPr>
                <w:rFonts w:ascii="Times New Roman" w:hAnsi="Times New Roman"/>
                <w:sz w:val="24"/>
                <w:szCs w:val="24"/>
                <w:lang w:val="en"/>
              </w:rPr>
              <w:t xml:space="preserve"> </w:t>
            </w:r>
          </w:p>
          <w:p w14:paraId="33104FA7" w14:textId="77777777" w:rsidR="00427B71" w:rsidRPr="00F92524" w:rsidRDefault="00427B71" w:rsidP="008C612A">
            <w:pPr>
              <w:widowControl w:val="0"/>
              <w:autoSpaceDE w:val="0"/>
              <w:autoSpaceDN w:val="0"/>
              <w:adjustRightInd w:val="0"/>
              <w:ind w:left="360"/>
              <w:rPr>
                <w:rFonts w:ascii="Times New Roman" w:hAnsi="Times New Roman"/>
                <w:sz w:val="24"/>
                <w:szCs w:val="24"/>
                <w:lang w:val="en"/>
              </w:rPr>
            </w:pPr>
            <w:r w:rsidRPr="00F92524">
              <w:rPr>
                <w:rFonts w:ascii="Times New Roman" w:hAnsi="Times New Roman"/>
                <w:sz w:val="24"/>
                <w:szCs w:val="24"/>
                <w:lang w:val="en"/>
              </w:rPr>
              <w:t>}</w:t>
            </w:r>
          </w:p>
        </w:tc>
      </w:tr>
    </w:tbl>
    <w:p w14:paraId="2A99F005" w14:textId="77777777" w:rsidR="00427B71" w:rsidRPr="00583052" w:rsidRDefault="00427B71" w:rsidP="00427B71">
      <w:pPr>
        <w:widowControl w:val="0"/>
        <w:autoSpaceDE w:val="0"/>
        <w:autoSpaceDN w:val="0"/>
        <w:adjustRightInd w:val="0"/>
        <w:rPr>
          <w:rFonts w:ascii="Times New Roman" w:hAnsi="Times New Roman"/>
          <w:sz w:val="28"/>
          <w:szCs w:val="28"/>
          <w:lang w:val="en"/>
        </w:rPr>
      </w:pPr>
    </w:p>
    <w:tbl>
      <w:tblPr>
        <w:tblStyle w:val="TableGrid"/>
        <w:tblW w:w="0" w:type="auto"/>
        <w:tblLook w:val="04A0" w:firstRow="1" w:lastRow="0" w:firstColumn="1" w:lastColumn="0" w:noHBand="0" w:noVBand="1"/>
      </w:tblPr>
      <w:tblGrid>
        <w:gridCol w:w="9017"/>
      </w:tblGrid>
      <w:tr w:rsidR="00427B71" w:rsidRPr="00583052" w14:paraId="7258EAC5" w14:textId="77777777" w:rsidTr="008C612A">
        <w:trPr>
          <w:trHeight w:val="70"/>
        </w:trPr>
        <w:tc>
          <w:tcPr>
            <w:tcW w:w="9243" w:type="dxa"/>
          </w:tcPr>
          <w:p w14:paraId="6E99C0A9" w14:textId="77777777" w:rsidR="00427B71" w:rsidRPr="00427B71" w:rsidRDefault="00427B71" w:rsidP="008C612A">
            <w:pPr>
              <w:widowControl w:val="0"/>
              <w:autoSpaceDE w:val="0"/>
              <w:autoSpaceDN w:val="0"/>
              <w:adjustRightInd w:val="0"/>
              <w:rPr>
                <w:rFonts w:ascii="Times New Roman" w:hAnsi="Times New Roman"/>
                <w:b/>
                <w:bCs/>
                <w:sz w:val="24"/>
                <w:szCs w:val="24"/>
                <w:lang w:val="en"/>
              </w:rPr>
            </w:pPr>
            <w:r w:rsidRPr="00427B71">
              <w:rPr>
                <w:rFonts w:ascii="Times New Roman" w:hAnsi="Times New Roman"/>
                <w:b/>
                <w:bCs/>
                <w:sz w:val="24"/>
                <w:szCs w:val="24"/>
                <w:lang w:val="en"/>
              </w:rPr>
              <w:t>//program for demonstrate while loop.</w:t>
            </w:r>
          </w:p>
          <w:p w14:paraId="1B81133A" w14:textId="43149DCE" w:rsidR="00427B71" w:rsidRPr="00427B71" w:rsidRDefault="00427B71" w:rsidP="008C612A">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#include &lt;iostream&gt;</w:t>
            </w:r>
          </w:p>
          <w:p w14:paraId="41CB470D" w14:textId="77777777" w:rsidR="00427B71" w:rsidRPr="00427B71" w:rsidRDefault="00427B71" w:rsidP="008C612A">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using namespace std; // So we can see </w:t>
            </w:r>
            <w:proofErr w:type="spellStart"/>
            <w:r w:rsidRPr="00427B71">
              <w:rPr>
                <w:rFonts w:ascii="Times New Roman" w:hAnsi="Times New Roman"/>
                <w:sz w:val="24"/>
                <w:szCs w:val="24"/>
                <w:lang w:val="en"/>
              </w:rPr>
              <w:t>cout</w:t>
            </w:r>
            <w:proofErr w:type="spellEnd"/>
            <w:r w:rsidRPr="00427B71">
              <w:rPr>
                <w:rFonts w:ascii="Times New Roman" w:hAnsi="Times New Roman"/>
                <w:sz w:val="24"/>
                <w:szCs w:val="24"/>
                <w:lang w:val="en"/>
              </w:rPr>
              <w:t xml:space="preserve"> and </w:t>
            </w:r>
            <w:proofErr w:type="spellStart"/>
            <w:r w:rsidRPr="00427B71">
              <w:rPr>
                <w:rFonts w:ascii="Times New Roman" w:hAnsi="Times New Roman"/>
                <w:sz w:val="24"/>
                <w:szCs w:val="24"/>
                <w:lang w:val="en"/>
              </w:rPr>
              <w:t>endl</w:t>
            </w:r>
            <w:proofErr w:type="spellEnd"/>
          </w:p>
          <w:p w14:paraId="2E71934B" w14:textId="77777777" w:rsidR="00427B71" w:rsidRPr="00427B71" w:rsidRDefault="00427B71" w:rsidP="008C612A">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int </w:t>
            </w:r>
            <w:proofErr w:type="gramStart"/>
            <w:r w:rsidRPr="00427B71">
              <w:rPr>
                <w:rFonts w:ascii="Times New Roman" w:hAnsi="Times New Roman"/>
                <w:sz w:val="24"/>
                <w:szCs w:val="24"/>
                <w:lang w:val="en"/>
              </w:rPr>
              <w:t>main(</w:t>
            </w:r>
            <w:proofErr w:type="gramEnd"/>
            <w:r w:rsidRPr="00427B71">
              <w:rPr>
                <w:rFonts w:ascii="Times New Roman" w:hAnsi="Times New Roman"/>
                <w:sz w:val="24"/>
                <w:szCs w:val="24"/>
                <w:lang w:val="en"/>
              </w:rPr>
              <w:t>)</w:t>
            </w:r>
          </w:p>
          <w:p w14:paraId="562C685B" w14:textId="77777777" w:rsidR="00427B71" w:rsidRPr="00427B71" w:rsidRDefault="00427B71" w:rsidP="008C612A">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
          <w:p w14:paraId="00AC492C" w14:textId="77777777" w:rsidR="00427B71" w:rsidRPr="00427B71" w:rsidRDefault="00427B71" w:rsidP="008C612A">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int x = </w:t>
            </w:r>
            <w:proofErr w:type="gramStart"/>
            <w:r w:rsidRPr="00427B71">
              <w:rPr>
                <w:rFonts w:ascii="Times New Roman" w:hAnsi="Times New Roman"/>
                <w:sz w:val="24"/>
                <w:szCs w:val="24"/>
                <w:lang w:val="en"/>
              </w:rPr>
              <w:t>0;  /</w:t>
            </w:r>
            <w:proofErr w:type="gramEnd"/>
            <w:r w:rsidRPr="00427B71">
              <w:rPr>
                <w:rFonts w:ascii="Times New Roman" w:hAnsi="Times New Roman"/>
                <w:sz w:val="24"/>
                <w:szCs w:val="24"/>
                <w:lang w:val="en"/>
              </w:rPr>
              <w:t>/ Don't forget to declare variables</w:t>
            </w:r>
          </w:p>
          <w:p w14:paraId="6C7FD5DA" w14:textId="77777777" w:rsidR="00427B71" w:rsidRPr="00427B71" w:rsidRDefault="00427B71" w:rsidP="008C612A">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
          <w:p w14:paraId="7F3C073A" w14:textId="77777777" w:rsidR="00427B71" w:rsidRPr="00427B71" w:rsidRDefault="00427B71" w:rsidP="008C612A">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while </w:t>
            </w:r>
            <w:proofErr w:type="gramStart"/>
            <w:r w:rsidRPr="00427B71">
              <w:rPr>
                <w:rFonts w:ascii="Times New Roman" w:hAnsi="Times New Roman"/>
                <w:sz w:val="24"/>
                <w:szCs w:val="24"/>
                <w:lang w:val="en"/>
              </w:rPr>
              <w:t>( x</w:t>
            </w:r>
            <w:proofErr w:type="gramEnd"/>
            <w:r w:rsidRPr="00427B71">
              <w:rPr>
                <w:rFonts w:ascii="Times New Roman" w:hAnsi="Times New Roman"/>
                <w:sz w:val="24"/>
                <w:szCs w:val="24"/>
                <w:lang w:val="en"/>
              </w:rPr>
              <w:t xml:space="preserve"> &lt; </w:t>
            </w:r>
            <w:proofErr w:type="gramStart"/>
            <w:r w:rsidRPr="00427B71">
              <w:rPr>
                <w:rFonts w:ascii="Times New Roman" w:hAnsi="Times New Roman"/>
                <w:sz w:val="24"/>
                <w:szCs w:val="24"/>
                <w:lang w:val="en"/>
              </w:rPr>
              <w:t>10 )</w:t>
            </w:r>
            <w:proofErr w:type="gramEnd"/>
            <w:r w:rsidRPr="00427B71">
              <w:rPr>
                <w:rFonts w:ascii="Times New Roman" w:hAnsi="Times New Roman"/>
                <w:sz w:val="24"/>
                <w:szCs w:val="24"/>
                <w:lang w:val="en"/>
              </w:rPr>
              <w:t xml:space="preserve"> </w:t>
            </w:r>
          </w:p>
          <w:p w14:paraId="3CEE2B31" w14:textId="77777777" w:rsidR="00427B71" w:rsidRPr="00427B71" w:rsidRDefault="00427B71" w:rsidP="008C612A">
            <w:pPr>
              <w:widowControl w:val="0"/>
              <w:autoSpaceDE w:val="0"/>
              <w:autoSpaceDN w:val="0"/>
              <w:adjustRightInd w:val="0"/>
              <w:rPr>
                <w:rFonts w:ascii="Times New Roman" w:hAnsi="Times New Roman"/>
                <w:sz w:val="24"/>
                <w:szCs w:val="24"/>
                <w:lang w:val="en"/>
              </w:rPr>
            </w:pPr>
            <w:proofErr w:type="gramStart"/>
            <w:r w:rsidRPr="00427B71">
              <w:rPr>
                <w:rFonts w:ascii="Times New Roman" w:hAnsi="Times New Roman"/>
                <w:sz w:val="24"/>
                <w:szCs w:val="24"/>
                <w:lang w:val="en"/>
              </w:rPr>
              <w:t>{ /</w:t>
            </w:r>
            <w:proofErr w:type="gramEnd"/>
            <w:r w:rsidRPr="00427B71">
              <w:rPr>
                <w:rFonts w:ascii="Times New Roman" w:hAnsi="Times New Roman"/>
                <w:sz w:val="24"/>
                <w:szCs w:val="24"/>
                <w:lang w:val="en"/>
              </w:rPr>
              <w:t xml:space="preserve">/ While x is less than 10 </w:t>
            </w:r>
          </w:p>
          <w:p w14:paraId="17FBB8AA" w14:textId="77777777" w:rsidR="00427B71" w:rsidRPr="00427B71" w:rsidRDefault="00427B71" w:rsidP="008C612A">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roofErr w:type="spellStart"/>
            <w:r w:rsidRPr="00427B71">
              <w:rPr>
                <w:rFonts w:ascii="Times New Roman" w:hAnsi="Times New Roman"/>
                <w:sz w:val="24"/>
                <w:szCs w:val="24"/>
                <w:lang w:val="en"/>
              </w:rPr>
              <w:t>cout</w:t>
            </w:r>
            <w:proofErr w:type="spellEnd"/>
            <w:r w:rsidRPr="00427B71">
              <w:rPr>
                <w:rFonts w:ascii="Times New Roman" w:hAnsi="Times New Roman"/>
                <w:sz w:val="24"/>
                <w:szCs w:val="24"/>
                <w:lang w:val="en"/>
              </w:rPr>
              <w:t>&lt;&lt; x &lt;&lt;</w:t>
            </w:r>
            <w:proofErr w:type="spellStart"/>
            <w:r w:rsidRPr="00427B71">
              <w:rPr>
                <w:rFonts w:ascii="Times New Roman" w:hAnsi="Times New Roman"/>
                <w:sz w:val="24"/>
                <w:szCs w:val="24"/>
                <w:lang w:val="en"/>
              </w:rPr>
              <w:t>endl</w:t>
            </w:r>
            <w:proofErr w:type="spellEnd"/>
            <w:r w:rsidRPr="00427B71">
              <w:rPr>
                <w:rFonts w:ascii="Times New Roman" w:hAnsi="Times New Roman"/>
                <w:sz w:val="24"/>
                <w:szCs w:val="24"/>
                <w:lang w:val="en"/>
              </w:rPr>
              <w:t>;</w:t>
            </w:r>
          </w:p>
          <w:p w14:paraId="2EE81EA3" w14:textId="77777777" w:rsidR="00427B71" w:rsidRPr="00427B71" w:rsidRDefault="00427B71" w:rsidP="008C612A">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x++;             // Update x so the condition can be met eventually</w:t>
            </w:r>
          </w:p>
          <w:p w14:paraId="19EC14A1" w14:textId="77777777" w:rsidR="00427B71" w:rsidRPr="00427B71" w:rsidRDefault="00427B71" w:rsidP="008C612A">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w:t>
            </w:r>
          </w:p>
          <w:p w14:paraId="10E02DEC" w14:textId="77777777" w:rsidR="00427B71" w:rsidRPr="00427B71" w:rsidRDefault="00427B71" w:rsidP="008C612A">
            <w:pPr>
              <w:rPr>
                <w:rFonts w:ascii="Times New Roman" w:hAnsi="Times New Roman"/>
                <w:sz w:val="24"/>
                <w:szCs w:val="24"/>
                <w:lang w:val="en"/>
              </w:rPr>
            </w:pPr>
            <w:r w:rsidRPr="00427B71">
              <w:rPr>
                <w:rFonts w:ascii="Times New Roman" w:hAnsi="Times New Roman"/>
                <w:sz w:val="24"/>
                <w:szCs w:val="24"/>
                <w:lang w:val="en"/>
              </w:rPr>
              <w:lastRenderedPageBreak/>
              <w:t xml:space="preserve"> }</w:t>
            </w:r>
          </w:p>
          <w:p w14:paraId="034E6A84" w14:textId="77777777" w:rsidR="00427B71" w:rsidRPr="00427B71" w:rsidRDefault="00427B71" w:rsidP="008C612A">
            <w:pPr>
              <w:widowControl w:val="0"/>
              <w:autoSpaceDE w:val="0"/>
              <w:autoSpaceDN w:val="0"/>
              <w:adjustRightInd w:val="0"/>
              <w:rPr>
                <w:rFonts w:ascii="Times New Roman" w:hAnsi="Times New Roman"/>
                <w:b/>
                <w:sz w:val="24"/>
                <w:szCs w:val="24"/>
                <w:lang w:val="en"/>
              </w:rPr>
            </w:pPr>
          </w:p>
        </w:tc>
      </w:tr>
    </w:tbl>
    <w:p w14:paraId="3250D8E6" w14:textId="154AD653" w:rsidR="00427B71" w:rsidRPr="00583052" w:rsidRDefault="00A52EFB" w:rsidP="007F4DBF">
      <w:pPr>
        <w:widowControl w:val="0"/>
        <w:autoSpaceDE w:val="0"/>
        <w:autoSpaceDN w:val="0"/>
        <w:adjustRightInd w:val="0"/>
        <w:rPr>
          <w:rFonts w:ascii="Times New Roman" w:hAnsi="Times New Roman"/>
          <w:b/>
          <w:color w:val="FF0000"/>
          <w:sz w:val="32"/>
          <w:szCs w:val="28"/>
          <w:lang w:val="en"/>
        </w:rPr>
      </w:pPr>
      <w:r w:rsidRPr="00583052">
        <w:rPr>
          <w:rFonts w:ascii="Times New Roman" w:hAnsi="Times New Roman"/>
          <w:b/>
          <w:color w:val="FF0000"/>
          <w:sz w:val="32"/>
          <w:szCs w:val="28"/>
          <w:lang w:val="en"/>
        </w:rPr>
        <w:lastRenderedPageBreak/>
        <w:t>3. do</w:t>
      </w:r>
      <w:r w:rsidR="007F4DBF" w:rsidRPr="00583052">
        <w:rPr>
          <w:rFonts w:ascii="Times New Roman" w:hAnsi="Times New Roman"/>
          <w:b/>
          <w:color w:val="FF0000"/>
          <w:sz w:val="32"/>
          <w:szCs w:val="28"/>
          <w:lang w:val="en"/>
        </w:rPr>
        <w:t xml:space="preserve"> while:</w:t>
      </w:r>
    </w:p>
    <w:p w14:paraId="67E3C599" w14:textId="730CF76E" w:rsidR="007F4DBF" w:rsidRPr="00427B71" w:rsidRDefault="007F4DBF" w:rsidP="00427B71">
      <w:pPr>
        <w:widowControl w:val="0"/>
        <w:autoSpaceDE w:val="0"/>
        <w:autoSpaceDN w:val="0"/>
        <w:adjustRightInd w:val="0"/>
        <w:jc w:val="both"/>
        <w:rPr>
          <w:rFonts w:ascii="Times New Roman" w:hAnsi="Times New Roman"/>
          <w:sz w:val="24"/>
          <w:szCs w:val="24"/>
          <w:lang w:val="en"/>
        </w:rPr>
      </w:pPr>
      <w:r w:rsidRPr="00427B71">
        <w:rPr>
          <w:rFonts w:ascii="Times New Roman" w:hAnsi="Times New Roman"/>
          <w:sz w:val="24"/>
          <w:szCs w:val="24"/>
          <w:lang w:val="en"/>
        </w:rPr>
        <w:t xml:space="preserve">In some </w:t>
      </w:r>
      <w:proofErr w:type="gramStart"/>
      <w:r w:rsidRPr="00427B71">
        <w:rPr>
          <w:rFonts w:ascii="Times New Roman" w:hAnsi="Times New Roman"/>
          <w:sz w:val="24"/>
          <w:szCs w:val="24"/>
          <w:lang w:val="en"/>
        </w:rPr>
        <w:t>situations</w:t>
      </w:r>
      <w:proofErr w:type="gramEnd"/>
      <w:r w:rsidRPr="00427B71">
        <w:rPr>
          <w:rFonts w:ascii="Times New Roman" w:hAnsi="Times New Roman"/>
          <w:sz w:val="24"/>
          <w:szCs w:val="24"/>
          <w:lang w:val="en"/>
        </w:rPr>
        <w:t xml:space="preserve"> it is necessary to execute body of the loop before testing the condition. Such situations can be handled with the help of do-while loop. do statement </w:t>
      </w:r>
      <w:r w:rsidR="00970B72" w:rsidRPr="00427B71">
        <w:rPr>
          <w:rFonts w:ascii="Times New Roman" w:hAnsi="Times New Roman"/>
          <w:sz w:val="24"/>
          <w:szCs w:val="24"/>
          <w:lang w:val="en"/>
        </w:rPr>
        <w:t>evaluate</w:t>
      </w:r>
      <w:r w:rsidRPr="00427B71">
        <w:rPr>
          <w:rFonts w:ascii="Times New Roman" w:hAnsi="Times New Roman"/>
          <w:sz w:val="24"/>
          <w:szCs w:val="24"/>
          <w:lang w:val="en"/>
        </w:rPr>
        <w:t xml:space="preserve"> the body of the loop first and at the end, the condition is checked using while statement. General format of do-while loop is,</w:t>
      </w:r>
    </w:p>
    <w:tbl>
      <w:tblPr>
        <w:tblStyle w:val="GridTable1Light"/>
        <w:tblW w:w="0" w:type="auto"/>
        <w:jc w:val="center"/>
        <w:tblLook w:val="0000" w:firstRow="0" w:lastRow="0" w:firstColumn="0" w:lastColumn="0" w:noHBand="0" w:noVBand="0"/>
      </w:tblPr>
      <w:tblGrid>
        <w:gridCol w:w="3029"/>
      </w:tblGrid>
      <w:tr w:rsidR="00C7272E" w:rsidRPr="00427B71" w14:paraId="1A4AE49C" w14:textId="77777777" w:rsidTr="00427B71">
        <w:trPr>
          <w:trHeight w:val="1614"/>
          <w:jc w:val="center"/>
        </w:trPr>
        <w:tc>
          <w:tcPr>
            <w:tcW w:w="3029" w:type="dxa"/>
          </w:tcPr>
          <w:p w14:paraId="28206D71" w14:textId="77777777" w:rsidR="00C7272E" w:rsidRPr="00427B71" w:rsidRDefault="00CE7CE6" w:rsidP="00C7272E">
            <w:pPr>
              <w:widowControl w:val="0"/>
              <w:autoSpaceDE w:val="0"/>
              <w:autoSpaceDN w:val="0"/>
              <w:adjustRightInd w:val="0"/>
              <w:spacing w:after="160" w:line="259" w:lineRule="auto"/>
              <w:ind w:left="570"/>
              <w:rPr>
                <w:rFonts w:ascii="Times New Roman" w:hAnsi="Times New Roman"/>
                <w:b/>
                <w:bCs/>
                <w:sz w:val="24"/>
                <w:szCs w:val="24"/>
                <w:lang w:val="en"/>
              </w:rPr>
            </w:pPr>
            <w:r w:rsidRPr="00427B71">
              <w:rPr>
                <w:rFonts w:ascii="Times New Roman" w:hAnsi="Times New Roman"/>
                <w:b/>
                <w:bCs/>
                <w:sz w:val="24"/>
                <w:szCs w:val="24"/>
                <w:lang w:val="en"/>
              </w:rPr>
              <w:t>D</w:t>
            </w:r>
            <w:r w:rsidR="00C7272E" w:rsidRPr="00427B71">
              <w:rPr>
                <w:rFonts w:ascii="Times New Roman" w:hAnsi="Times New Roman"/>
                <w:b/>
                <w:bCs/>
                <w:sz w:val="24"/>
                <w:szCs w:val="24"/>
                <w:lang w:val="en"/>
              </w:rPr>
              <w:t>o</w:t>
            </w:r>
          </w:p>
          <w:p w14:paraId="7F134497" w14:textId="77777777" w:rsidR="00C7272E" w:rsidRPr="00427B71" w:rsidRDefault="00C7272E" w:rsidP="00C7272E">
            <w:pPr>
              <w:widowControl w:val="0"/>
              <w:autoSpaceDE w:val="0"/>
              <w:autoSpaceDN w:val="0"/>
              <w:adjustRightInd w:val="0"/>
              <w:spacing w:after="160" w:line="259" w:lineRule="auto"/>
              <w:ind w:left="570"/>
              <w:rPr>
                <w:rFonts w:ascii="Times New Roman" w:hAnsi="Times New Roman"/>
                <w:b/>
                <w:bCs/>
                <w:sz w:val="24"/>
                <w:szCs w:val="24"/>
                <w:lang w:val="en"/>
              </w:rPr>
            </w:pPr>
            <w:r w:rsidRPr="00427B71">
              <w:rPr>
                <w:rFonts w:ascii="Times New Roman" w:hAnsi="Times New Roman"/>
                <w:b/>
                <w:bCs/>
                <w:sz w:val="24"/>
                <w:szCs w:val="24"/>
                <w:lang w:val="en"/>
              </w:rPr>
              <w:t>{</w:t>
            </w:r>
          </w:p>
          <w:p w14:paraId="213B4C12" w14:textId="77777777" w:rsidR="00C7272E" w:rsidRPr="00427B71" w:rsidRDefault="00C7272E" w:rsidP="00C7272E">
            <w:pPr>
              <w:widowControl w:val="0"/>
              <w:autoSpaceDE w:val="0"/>
              <w:autoSpaceDN w:val="0"/>
              <w:adjustRightInd w:val="0"/>
              <w:spacing w:after="160" w:line="259" w:lineRule="auto"/>
              <w:ind w:left="570"/>
              <w:rPr>
                <w:rFonts w:ascii="Times New Roman" w:hAnsi="Times New Roman"/>
                <w:b/>
                <w:bCs/>
                <w:sz w:val="24"/>
                <w:szCs w:val="24"/>
                <w:lang w:val="en"/>
              </w:rPr>
            </w:pPr>
            <w:r w:rsidRPr="00427B71">
              <w:rPr>
                <w:rFonts w:ascii="Times New Roman" w:hAnsi="Times New Roman"/>
                <w:b/>
                <w:bCs/>
                <w:sz w:val="24"/>
                <w:szCs w:val="24"/>
                <w:lang w:val="en"/>
              </w:rPr>
              <w:t xml:space="preserve"> ....</w:t>
            </w:r>
          </w:p>
          <w:p w14:paraId="7AE201B6" w14:textId="77777777" w:rsidR="00C7272E" w:rsidRPr="00427B71" w:rsidRDefault="00C7272E" w:rsidP="00C7272E">
            <w:pPr>
              <w:widowControl w:val="0"/>
              <w:autoSpaceDE w:val="0"/>
              <w:autoSpaceDN w:val="0"/>
              <w:adjustRightInd w:val="0"/>
              <w:spacing w:after="160" w:line="259" w:lineRule="auto"/>
              <w:ind w:left="570"/>
              <w:rPr>
                <w:rFonts w:ascii="Times New Roman" w:hAnsi="Times New Roman"/>
                <w:b/>
                <w:bCs/>
                <w:sz w:val="24"/>
                <w:szCs w:val="24"/>
                <w:lang w:val="en"/>
              </w:rPr>
            </w:pPr>
            <w:r w:rsidRPr="00427B71">
              <w:rPr>
                <w:rFonts w:ascii="Times New Roman" w:hAnsi="Times New Roman"/>
                <w:b/>
                <w:bCs/>
                <w:sz w:val="24"/>
                <w:szCs w:val="24"/>
                <w:lang w:val="en"/>
              </w:rPr>
              <w:t xml:space="preserve"> .....</w:t>
            </w:r>
          </w:p>
          <w:p w14:paraId="4B68A5A4" w14:textId="77777777" w:rsidR="00C7272E" w:rsidRPr="00427B71" w:rsidRDefault="00C7272E" w:rsidP="00C7272E">
            <w:pPr>
              <w:widowControl w:val="0"/>
              <w:autoSpaceDE w:val="0"/>
              <w:autoSpaceDN w:val="0"/>
              <w:adjustRightInd w:val="0"/>
              <w:spacing w:after="160" w:line="259" w:lineRule="auto"/>
              <w:ind w:left="570"/>
              <w:rPr>
                <w:rFonts w:ascii="Times New Roman" w:hAnsi="Times New Roman"/>
                <w:b/>
                <w:bCs/>
                <w:sz w:val="24"/>
                <w:szCs w:val="24"/>
                <w:lang w:val="en"/>
              </w:rPr>
            </w:pPr>
            <w:r w:rsidRPr="00427B71">
              <w:rPr>
                <w:rFonts w:ascii="Times New Roman" w:hAnsi="Times New Roman"/>
                <w:b/>
                <w:bCs/>
                <w:sz w:val="24"/>
                <w:szCs w:val="24"/>
                <w:lang w:val="en"/>
              </w:rPr>
              <w:t>}</w:t>
            </w:r>
          </w:p>
          <w:p w14:paraId="08A76E9B" w14:textId="77777777" w:rsidR="00C7272E" w:rsidRPr="00427B71" w:rsidRDefault="00C7272E" w:rsidP="00C7272E">
            <w:pPr>
              <w:widowControl w:val="0"/>
              <w:autoSpaceDE w:val="0"/>
              <w:autoSpaceDN w:val="0"/>
              <w:adjustRightInd w:val="0"/>
              <w:spacing w:after="160" w:line="259" w:lineRule="auto"/>
              <w:ind w:left="570"/>
              <w:rPr>
                <w:rFonts w:ascii="Times New Roman" w:hAnsi="Times New Roman"/>
                <w:b/>
                <w:bCs/>
                <w:sz w:val="24"/>
                <w:szCs w:val="24"/>
                <w:lang w:val="en"/>
              </w:rPr>
            </w:pPr>
            <w:r w:rsidRPr="00427B71">
              <w:rPr>
                <w:rFonts w:ascii="Times New Roman" w:hAnsi="Times New Roman"/>
                <w:b/>
                <w:bCs/>
                <w:sz w:val="24"/>
                <w:szCs w:val="24"/>
                <w:lang w:val="en"/>
              </w:rPr>
              <w:t>while(condition);</w:t>
            </w:r>
          </w:p>
        </w:tc>
      </w:tr>
    </w:tbl>
    <w:tbl>
      <w:tblPr>
        <w:tblStyle w:val="TableGrid"/>
        <w:tblpPr w:leftFromText="180" w:rightFromText="180" w:vertAnchor="text" w:horzAnchor="margin" w:tblpY="185"/>
        <w:tblW w:w="0" w:type="auto"/>
        <w:tblLook w:val="04A0" w:firstRow="1" w:lastRow="0" w:firstColumn="1" w:lastColumn="0" w:noHBand="0" w:noVBand="1"/>
      </w:tblPr>
      <w:tblGrid>
        <w:gridCol w:w="9017"/>
      </w:tblGrid>
      <w:tr w:rsidR="00427B71" w:rsidRPr="00583052" w14:paraId="302BCC12" w14:textId="77777777" w:rsidTr="00427B71">
        <w:tc>
          <w:tcPr>
            <w:tcW w:w="9017" w:type="dxa"/>
          </w:tcPr>
          <w:p w14:paraId="74AA8D3E"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C++ program to add numbers until user enters 0</w:t>
            </w:r>
          </w:p>
          <w:p w14:paraId="4DF97530"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#include &lt;iostream&gt;</w:t>
            </w:r>
          </w:p>
          <w:p w14:paraId="7611A167"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using namespace std;</w:t>
            </w:r>
          </w:p>
          <w:p w14:paraId="1D69ECFF"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int </w:t>
            </w:r>
            <w:proofErr w:type="gramStart"/>
            <w:r w:rsidRPr="00427B71">
              <w:rPr>
                <w:rFonts w:ascii="Times New Roman" w:hAnsi="Times New Roman"/>
                <w:sz w:val="24"/>
                <w:szCs w:val="24"/>
                <w:lang w:val="en"/>
              </w:rPr>
              <w:t>main(</w:t>
            </w:r>
            <w:proofErr w:type="gramEnd"/>
            <w:r w:rsidRPr="00427B71">
              <w:rPr>
                <w:rFonts w:ascii="Times New Roman" w:hAnsi="Times New Roman"/>
                <w:sz w:val="24"/>
                <w:szCs w:val="24"/>
                <w:lang w:val="en"/>
              </w:rPr>
              <w:t xml:space="preserve">) </w:t>
            </w:r>
          </w:p>
          <w:p w14:paraId="03B5C0CA"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w:t>
            </w:r>
          </w:p>
          <w:p w14:paraId="6EB1CA2A"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float number, sum = 0.0;</w:t>
            </w:r>
          </w:p>
          <w:p w14:paraId="35A5A3B8"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do {</w:t>
            </w:r>
          </w:p>
          <w:p w14:paraId="2E86AA6D"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roofErr w:type="spellStart"/>
            <w:r w:rsidRPr="00427B71">
              <w:rPr>
                <w:rFonts w:ascii="Times New Roman" w:hAnsi="Times New Roman"/>
                <w:sz w:val="24"/>
                <w:szCs w:val="24"/>
                <w:lang w:val="en"/>
              </w:rPr>
              <w:t>cout</w:t>
            </w:r>
            <w:proofErr w:type="spellEnd"/>
            <w:r w:rsidRPr="00427B71">
              <w:rPr>
                <w:rFonts w:ascii="Times New Roman" w:hAnsi="Times New Roman"/>
                <w:sz w:val="24"/>
                <w:szCs w:val="24"/>
                <w:lang w:val="en"/>
              </w:rPr>
              <w:t>&lt;&lt;"Enter a number: ";</w:t>
            </w:r>
          </w:p>
          <w:p w14:paraId="7F44F69A"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roofErr w:type="spellStart"/>
            <w:r w:rsidRPr="00427B71">
              <w:rPr>
                <w:rFonts w:ascii="Times New Roman" w:hAnsi="Times New Roman"/>
                <w:sz w:val="24"/>
                <w:szCs w:val="24"/>
                <w:lang w:val="en"/>
              </w:rPr>
              <w:t>cin</w:t>
            </w:r>
            <w:proofErr w:type="spellEnd"/>
            <w:r w:rsidRPr="00427B71">
              <w:rPr>
                <w:rFonts w:ascii="Times New Roman" w:hAnsi="Times New Roman"/>
                <w:sz w:val="24"/>
                <w:szCs w:val="24"/>
                <w:lang w:val="en"/>
              </w:rPr>
              <w:t>&gt;&gt;number;</w:t>
            </w:r>
          </w:p>
          <w:p w14:paraId="13B57E70"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sum += number;</w:t>
            </w:r>
          </w:p>
          <w:p w14:paraId="34C05858"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
          <w:p w14:paraId="5209F0A6"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roofErr w:type="gramStart"/>
            <w:r w:rsidRPr="00427B71">
              <w:rPr>
                <w:rFonts w:ascii="Times New Roman" w:hAnsi="Times New Roman"/>
                <w:sz w:val="24"/>
                <w:szCs w:val="24"/>
                <w:lang w:val="en"/>
              </w:rPr>
              <w:t>while(number !</w:t>
            </w:r>
            <w:proofErr w:type="gramEnd"/>
            <w:r w:rsidRPr="00427B71">
              <w:rPr>
                <w:rFonts w:ascii="Times New Roman" w:hAnsi="Times New Roman"/>
                <w:sz w:val="24"/>
                <w:szCs w:val="24"/>
                <w:lang w:val="en"/>
              </w:rPr>
              <w:t>= 0.0);</w:t>
            </w:r>
          </w:p>
          <w:p w14:paraId="6261F17C" w14:textId="77777777" w:rsidR="00427B71" w:rsidRPr="00427B71" w:rsidRDefault="00427B71" w:rsidP="00427B71">
            <w:pPr>
              <w:widowControl w:val="0"/>
              <w:autoSpaceDE w:val="0"/>
              <w:autoSpaceDN w:val="0"/>
              <w:adjustRightInd w:val="0"/>
              <w:rPr>
                <w:rFonts w:ascii="Times New Roman" w:hAnsi="Times New Roman"/>
                <w:sz w:val="24"/>
                <w:szCs w:val="24"/>
                <w:lang w:val="en"/>
              </w:rPr>
            </w:pPr>
          </w:p>
          <w:p w14:paraId="627A1270"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roofErr w:type="spellStart"/>
            <w:r w:rsidRPr="00427B71">
              <w:rPr>
                <w:rFonts w:ascii="Times New Roman" w:hAnsi="Times New Roman"/>
                <w:sz w:val="24"/>
                <w:szCs w:val="24"/>
                <w:lang w:val="en"/>
              </w:rPr>
              <w:t>cout</w:t>
            </w:r>
            <w:proofErr w:type="spellEnd"/>
            <w:r w:rsidRPr="00427B71">
              <w:rPr>
                <w:rFonts w:ascii="Times New Roman" w:hAnsi="Times New Roman"/>
                <w:sz w:val="24"/>
                <w:szCs w:val="24"/>
                <w:lang w:val="en"/>
              </w:rPr>
              <w:t>&lt;&lt;"Total sum = "&lt;&lt;sum;</w:t>
            </w:r>
          </w:p>
          <w:p w14:paraId="00223E37"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return 0;</w:t>
            </w:r>
          </w:p>
          <w:p w14:paraId="3CB96A32" w14:textId="77777777" w:rsidR="00427B71" w:rsidRPr="00583052" w:rsidRDefault="00427B71" w:rsidP="00427B71">
            <w:pPr>
              <w:widowControl w:val="0"/>
              <w:autoSpaceDE w:val="0"/>
              <w:autoSpaceDN w:val="0"/>
              <w:adjustRightInd w:val="0"/>
              <w:rPr>
                <w:rFonts w:ascii="Times New Roman" w:hAnsi="Times New Roman"/>
                <w:sz w:val="28"/>
                <w:szCs w:val="28"/>
                <w:lang w:val="en"/>
              </w:rPr>
            </w:pPr>
            <w:r w:rsidRPr="00427B71">
              <w:rPr>
                <w:rFonts w:ascii="Times New Roman" w:hAnsi="Times New Roman"/>
                <w:sz w:val="24"/>
                <w:szCs w:val="24"/>
                <w:lang w:val="en"/>
              </w:rPr>
              <w:t>}</w:t>
            </w:r>
          </w:p>
        </w:tc>
      </w:tr>
    </w:tbl>
    <w:p w14:paraId="46310645" w14:textId="77777777" w:rsidR="00EC7B0F" w:rsidRPr="00583052" w:rsidRDefault="00EC7B0F" w:rsidP="007F4DBF">
      <w:pPr>
        <w:widowControl w:val="0"/>
        <w:autoSpaceDE w:val="0"/>
        <w:autoSpaceDN w:val="0"/>
        <w:adjustRightInd w:val="0"/>
        <w:rPr>
          <w:rFonts w:ascii="Times New Roman" w:hAnsi="Times New Roman"/>
          <w:sz w:val="28"/>
          <w:szCs w:val="28"/>
          <w:lang w:val="en"/>
        </w:rPr>
      </w:pPr>
    </w:p>
    <w:p w14:paraId="7C9DD288" w14:textId="77777777" w:rsidR="00427B71" w:rsidRPr="00583052" w:rsidRDefault="00427B71" w:rsidP="00427B71">
      <w:pPr>
        <w:widowControl w:val="0"/>
        <w:autoSpaceDE w:val="0"/>
        <w:autoSpaceDN w:val="0"/>
        <w:adjustRightInd w:val="0"/>
        <w:rPr>
          <w:rFonts w:ascii="Times New Roman" w:hAnsi="Times New Roman"/>
          <w:b/>
          <w:bCs/>
          <w:color w:val="FF0000"/>
          <w:sz w:val="32"/>
          <w:szCs w:val="28"/>
          <w:lang w:val="en"/>
        </w:rPr>
      </w:pPr>
      <w:r w:rsidRPr="00583052">
        <w:rPr>
          <w:rFonts w:ascii="Times New Roman" w:hAnsi="Times New Roman"/>
          <w:b/>
          <w:bCs/>
          <w:color w:val="FF0000"/>
          <w:sz w:val="32"/>
          <w:szCs w:val="28"/>
          <w:lang w:val="en"/>
        </w:rPr>
        <w:t xml:space="preserve">Switch Statement in </w:t>
      </w:r>
      <w:proofErr w:type="spellStart"/>
      <w:r w:rsidRPr="00583052">
        <w:rPr>
          <w:rFonts w:ascii="Times New Roman" w:hAnsi="Times New Roman"/>
          <w:b/>
          <w:bCs/>
          <w:color w:val="FF0000"/>
          <w:sz w:val="32"/>
          <w:szCs w:val="28"/>
          <w:lang w:val="en"/>
        </w:rPr>
        <w:t>cpp</w:t>
      </w:r>
      <w:proofErr w:type="spellEnd"/>
      <w:r w:rsidRPr="00583052">
        <w:rPr>
          <w:rFonts w:ascii="Times New Roman" w:hAnsi="Times New Roman"/>
          <w:b/>
          <w:bCs/>
          <w:color w:val="FF0000"/>
          <w:sz w:val="32"/>
          <w:szCs w:val="28"/>
          <w:lang w:val="en"/>
        </w:rPr>
        <w:t>:</w:t>
      </w:r>
    </w:p>
    <w:p w14:paraId="4DA29E45" w14:textId="77777777" w:rsidR="00427B71" w:rsidRPr="00427B71" w:rsidRDefault="00427B71" w:rsidP="00427B71">
      <w:pPr>
        <w:widowControl w:val="0"/>
        <w:autoSpaceDE w:val="0"/>
        <w:autoSpaceDN w:val="0"/>
        <w:adjustRightInd w:val="0"/>
        <w:jc w:val="both"/>
        <w:rPr>
          <w:rFonts w:ascii="Times New Roman" w:hAnsi="Times New Roman"/>
          <w:sz w:val="24"/>
          <w:szCs w:val="24"/>
          <w:lang w:val="en"/>
        </w:rPr>
      </w:pPr>
      <w:r w:rsidRPr="00427B71">
        <w:rPr>
          <w:rFonts w:ascii="Times New Roman" w:hAnsi="Times New Roman"/>
          <w:sz w:val="24"/>
          <w:szCs w:val="24"/>
          <w:lang w:val="en"/>
        </w:rPr>
        <w:t>A switch statement allows a variable to be tested for equality against a list of values. Each value is called a case, and the variable being switched on is checked for each case.</w:t>
      </w:r>
    </w:p>
    <w:p w14:paraId="4BB0B5B1" w14:textId="77777777" w:rsidR="00427B71" w:rsidRPr="00427B71" w:rsidRDefault="00427B71" w:rsidP="00427B71">
      <w:pPr>
        <w:widowControl w:val="0"/>
        <w:autoSpaceDE w:val="0"/>
        <w:autoSpaceDN w:val="0"/>
        <w:adjustRightInd w:val="0"/>
        <w:rPr>
          <w:rFonts w:ascii="Times New Roman" w:hAnsi="Times New Roman"/>
          <w:b/>
          <w:bCs/>
          <w:sz w:val="24"/>
          <w:szCs w:val="24"/>
          <w:lang w:val="en"/>
        </w:rPr>
      </w:pPr>
      <w:r w:rsidRPr="00427B71">
        <w:rPr>
          <w:rFonts w:ascii="Times New Roman" w:hAnsi="Times New Roman"/>
          <w:b/>
          <w:bCs/>
          <w:sz w:val="24"/>
          <w:szCs w:val="24"/>
          <w:lang w:val="en"/>
        </w:rPr>
        <w:t>The syntax for a switch statement in C++ is as follows:</w:t>
      </w:r>
    </w:p>
    <w:p w14:paraId="55371B72"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switch(expression)</w:t>
      </w:r>
    </w:p>
    <w:p w14:paraId="3E24BD94"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w:t>
      </w:r>
    </w:p>
    <w:p w14:paraId="2289B674" w14:textId="1A63B916"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case constant-expression:</w:t>
      </w:r>
    </w:p>
    <w:p w14:paraId="182931E5"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lastRenderedPageBreak/>
        <w:t xml:space="preserve">      statement(s);</w:t>
      </w:r>
    </w:p>
    <w:p w14:paraId="7F6BE90B"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break; </w:t>
      </w:r>
    </w:p>
    <w:p w14:paraId="69D83671"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case constant-</w:t>
      </w:r>
      <w:proofErr w:type="gramStart"/>
      <w:r w:rsidRPr="00427B71">
        <w:rPr>
          <w:rFonts w:ascii="Times New Roman" w:hAnsi="Times New Roman"/>
          <w:sz w:val="24"/>
          <w:szCs w:val="24"/>
          <w:lang w:val="en"/>
        </w:rPr>
        <w:t>expression  :</w:t>
      </w:r>
      <w:proofErr w:type="gramEnd"/>
    </w:p>
    <w:p w14:paraId="26AD792D"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statement(s);</w:t>
      </w:r>
    </w:p>
    <w:p w14:paraId="680E6AF1"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break; </w:t>
      </w:r>
    </w:p>
    <w:p w14:paraId="0C299737"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roofErr w:type="gramStart"/>
      <w:r w:rsidRPr="00427B71">
        <w:rPr>
          <w:rFonts w:ascii="Times New Roman" w:hAnsi="Times New Roman"/>
          <w:sz w:val="24"/>
          <w:szCs w:val="24"/>
          <w:lang w:val="en"/>
        </w:rPr>
        <w:t>default :</w:t>
      </w:r>
      <w:proofErr w:type="gramEnd"/>
      <w:r w:rsidRPr="00427B71">
        <w:rPr>
          <w:rFonts w:ascii="Times New Roman" w:hAnsi="Times New Roman"/>
          <w:sz w:val="24"/>
          <w:szCs w:val="24"/>
          <w:lang w:val="en"/>
        </w:rPr>
        <w:t xml:space="preserve"> </w:t>
      </w:r>
    </w:p>
    <w:p w14:paraId="329ACF88"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statement(s);</w:t>
      </w:r>
    </w:p>
    <w:p w14:paraId="781850DF" w14:textId="77777777" w:rsidR="00427B71" w:rsidRPr="00427B71" w:rsidRDefault="00427B71" w:rsidP="00427B71">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w:t>
      </w:r>
    </w:p>
    <w:p w14:paraId="57E36B41" w14:textId="0EEAE6F3" w:rsidR="00427B71" w:rsidRPr="00C128F8" w:rsidRDefault="00C128F8" w:rsidP="00427B71">
      <w:pPr>
        <w:widowControl w:val="0"/>
        <w:autoSpaceDE w:val="0"/>
        <w:autoSpaceDN w:val="0"/>
        <w:adjustRightInd w:val="0"/>
        <w:rPr>
          <w:rFonts w:ascii="Times New Roman" w:hAnsi="Times New Roman"/>
          <w:b/>
          <w:bCs/>
          <w:sz w:val="28"/>
          <w:szCs w:val="28"/>
          <w:lang w:val="en"/>
        </w:rPr>
      </w:pPr>
      <w:r w:rsidRPr="00C128F8">
        <w:rPr>
          <w:rFonts w:ascii="Times New Roman" w:hAnsi="Times New Roman"/>
          <w:b/>
          <w:bCs/>
          <w:sz w:val="28"/>
          <w:szCs w:val="28"/>
          <w:lang w:val="en"/>
        </w:rPr>
        <w:t>Example:</w:t>
      </w:r>
    </w:p>
    <w:tbl>
      <w:tblPr>
        <w:tblStyle w:val="TableGrid"/>
        <w:tblW w:w="0" w:type="auto"/>
        <w:tblLook w:val="04A0" w:firstRow="1" w:lastRow="0" w:firstColumn="1" w:lastColumn="0" w:noHBand="0" w:noVBand="1"/>
      </w:tblPr>
      <w:tblGrid>
        <w:gridCol w:w="9017"/>
      </w:tblGrid>
      <w:tr w:rsidR="00427B71" w:rsidRPr="00583052" w14:paraId="36C77FB8" w14:textId="77777777" w:rsidTr="008C612A">
        <w:tc>
          <w:tcPr>
            <w:tcW w:w="9243" w:type="dxa"/>
          </w:tcPr>
          <w:p w14:paraId="4A967A59"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#include &lt;iostream&gt;</w:t>
            </w:r>
          </w:p>
          <w:p w14:paraId="09E08B17"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using namespace std;</w:t>
            </w:r>
          </w:p>
          <w:p w14:paraId="0644B445"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int main () {</w:t>
            </w:r>
          </w:p>
          <w:p w14:paraId="14C4766A"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char grade = 'D';</w:t>
            </w:r>
          </w:p>
          <w:p w14:paraId="4FFF6E97"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switch(grade) {</w:t>
            </w:r>
          </w:p>
          <w:p w14:paraId="15426588"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case 'A</w:t>
            </w:r>
            <w:proofErr w:type="gramStart"/>
            <w:r w:rsidRPr="00C128F8">
              <w:rPr>
                <w:rFonts w:ascii="Times New Roman" w:hAnsi="Times New Roman"/>
                <w:sz w:val="24"/>
                <w:szCs w:val="24"/>
                <w:lang w:val="en"/>
              </w:rPr>
              <w:t>' :</w:t>
            </w:r>
            <w:proofErr w:type="gramEnd"/>
          </w:p>
          <w:p w14:paraId="2F3DE19B"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roofErr w:type="spellStart"/>
            <w:r w:rsidRPr="00C128F8">
              <w:rPr>
                <w:rFonts w:ascii="Times New Roman" w:hAnsi="Times New Roman"/>
                <w:sz w:val="24"/>
                <w:szCs w:val="24"/>
                <w:lang w:val="en"/>
              </w:rPr>
              <w:t>cout</w:t>
            </w:r>
            <w:proofErr w:type="spellEnd"/>
            <w:r w:rsidRPr="00C128F8">
              <w:rPr>
                <w:rFonts w:ascii="Times New Roman" w:hAnsi="Times New Roman"/>
                <w:sz w:val="24"/>
                <w:szCs w:val="24"/>
                <w:lang w:val="en"/>
              </w:rPr>
              <w:t xml:space="preserve"> &lt;&lt; "Excellent!" &lt;&lt; </w:t>
            </w:r>
            <w:proofErr w:type="spellStart"/>
            <w:r w:rsidRPr="00C128F8">
              <w:rPr>
                <w:rFonts w:ascii="Times New Roman" w:hAnsi="Times New Roman"/>
                <w:sz w:val="24"/>
                <w:szCs w:val="24"/>
                <w:lang w:val="en"/>
              </w:rPr>
              <w:t>endl</w:t>
            </w:r>
            <w:proofErr w:type="spellEnd"/>
            <w:r w:rsidRPr="00C128F8">
              <w:rPr>
                <w:rFonts w:ascii="Times New Roman" w:hAnsi="Times New Roman"/>
                <w:sz w:val="24"/>
                <w:szCs w:val="24"/>
                <w:lang w:val="en"/>
              </w:rPr>
              <w:t xml:space="preserve">; </w:t>
            </w:r>
          </w:p>
          <w:p w14:paraId="7404D0EC"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break;</w:t>
            </w:r>
          </w:p>
          <w:p w14:paraId="77CFD0DD"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case 'B</w:t>
            </w:r>
            <w:proofErr w:type="gramStart"/>
            <w:r w:rsidRPr="00C128F8">
              <w:rPr>
                <w:rFonts w:ascii="Times New Roman" w:hAnsi="Times New Roman"/>
                <w:sz w:val="24"/>
                <w:szCs w:val="24"/>
                <w:lang w:val="en"/>
              </w:rPr>
              <w:t>' :</w:t>
            </w:r>
            <w:proofErr w:type="gramEnd"/>
          </w:p>
          <w:p w14:paraId="7A8C941C"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roofErr w:type="spellStart"/>
            <w:r w:rsidRPr="00C128F8">
              <w:rPr>
                <w:rFonts w:ascii="Times New Roman" w:hAnsi="Times New Roman"/>
                <w:sz w:val="24"/>
                <w:szCs w:val="24"/>
                <w:lang w:val="en"/>
              </w:rPr>
              <w:t>cout</w:t>
            </w:r>
            <w:proofErr w:type="spellEnd"/>
            <w:r w:rsidRPr="00C128F8">
              <w:rPr>
                <w:rFonts w:ascii="Times New Roman" w:hAnsi="Times New Roman"/>
                <w:sz w:val="24"/>
                <w:szCs w:val="24"/>
                <w:lang w:val="en"/>
              </w:rPr>
              <w:t>&lt;</w:t>
            </w:r>
            <w:proofErr w:type="gramStart"/>
            <w:r w:rsidRPr="00C128F8">
              <w:rPr>
                <w:rFonts w:ascii="Times New Roman" w:hAnsi="Times New Roman"/>
                <w:sz w:val="24"/>
                <w:szCs w:val="24"/>
                <w:lang w:val="en"/>
              </w:rPr>
              <w:t>&lt;”good</w:t>
            </w:r>
            <w:proofErr w:type="gramEnd"/>
            <w:r w:rsidRPr="00C128F8">
              <w:rPr>
                <w:rFonts w:ascii="Times New Roman" w:hAnsi="Times New Roman"/>
                <w:sz w:val="24"/>
                <w:szCs w:val="24"/>
                <w:lang w:val="en"/>
              </w:rPr>
              <w:t>”&lt;&lt;</w:t>
            </w:r>
            <w:proofErr w:type="spellStart"/>
            <w:r w:rsidRPr="00C128F8">
              <w:rPr>
                <w:rFonts w:ascii="Times New Roman" w:hAnsi="Times New Roman"/>
                <w:sz w:val="24"/>
                <w:szCs w:val="24"/>
                <w:lang w:val="en"/>
              </w:rPr>
              <w:t>endl</w:t>
            </w:r>
            <w:proofErr w:type="spellEnd"/>
            <w:r w:rsidRPr="00C128F8">
              <w:rPr>
                <w:rFonts w:ascii="Times New Roman" w:hAnsi="Times New Roman"/>
                <w:sz w:val="24"/>
                <w:szCs w:val="24"/>
                <w:lang w:val="en"/>
              </w:rPr>
              <w:t>;</w:t>
            </w:r>
          </w:p>
          <w:p w14:paraId="7E1AF0AD"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break;</w:t>
            </w:r>
          </w:p>
          <w:p w14:paraId="6A901C73"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case 'C</w:t>
            </w:r>
            <w:proofErr w:type="gramStart"/>
            <w:r w:rsidRPr="00C128F8">
              <w:rPr>
                <w:rFonts w:ascii="Times New Roman" w:hAnsi="Times New Roman"/>
                <w:sz w:val="24"/>
                <w:szCs w:val="24"/>
                <w:lang w:val="en"/>
              </w:rPr>
              <w:t>' :</w:t>
            </w:r>
            <w:proofErr w:type="gramEnd"/>
          </w:p>
          <w:p w14:paraId="35A04E81"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roofErr w:type="spellStart"/>
            <w:r w:rsidRPr="00C128F8">
              <w:rPr>
                <w:rFonts w:ascii="Times New Roman" w:hAnsi="Times New Roman"/>
                <w:sz w:val="24"/>
                <w:szCs w:val="24"/>
                <w:lang w:val="en"/>
              </w:rPr>
              <w:t>cout</w:t>
            </w:r>
            <w:proofErr w:type="spellEnd"/>
            <w:r w:rsidRPr="00C128F8">
              <w:rPr>
                <w:rFonts w:ascii="Times New Roman" w:hAnsi="Times New Roman"/>
                <w:sz w:val="24"/>
                <w:szCs w:val="24"/>
                <w:lang w:val="en"/>
              </w:rPr>
              <w:t xml:space="preserve"> &lt;&lt; "Well done" &lt;&lt; </w:t>
            </w:r>
            <w:proofErr w:type="spellStart"/>
            <w:r w:rsidRPr="00C128F8">
              <w:rPr>
                <w:rFonts w:ascii="Times New Roman" w:hAnsi="Times New Roman"/>
                <w:sz w:val="24"/>
                <w:szCs w:val="24"/>
                <w:lang w:val="en"/>
              </w:rPr>
              <w:t>endl</w:t>
            </w:r>
            <w:proofErr w:type="spellEnd"/>
            <w:r w:rsidRPr="00C128F8">
              <w:rPr>
                <w:rFonts w:ascii="Times New Roman" w:hAnsi="Times New Roman"/>
                <w:sz w:val="24"/>
                <w:szCs w:val="24"/>
                <w:lang w:val="en"/>
              </w:rPr>
              <w:t>;</w:t>
            </w:r>
          </w:p>
          <w:p w14:paraId="61F085D3"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break;</w:t>
            </w:r>
          </w:p>
          <w:p w14:paraId="634ADD1F"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case 'D</w:t>
            </w:r>
            <w:proofErr w:type="gramStart"/>
            <w:r w:rsidRPr="00C128F8">
              <w:rPr>
                <w:rFonts w:ascii="Times New Roman" w:hAnsi="Times New Roman"/>
                <w:sz w:val="24"/>
                <w:szCs w:val="24"/>
                <w:lang w:val="en"/>
              </w:rPr>
              <w:t>' :</w:t>
            </w:r>
            <w:proofErr w:type="gramEnd"/>
          </w:p>
          <w:p w14:paraId="4A11D690"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roofErr w:type="spellStart"/>
            <w:r w:rsidRPr="00C128F8">
              <w:rPr>
                <w:rFonts w:ascii="Times New Roman" w:hAnsi="Times New Roman"/>
                <w:sz w:val="24"/>
                <w:szCs w:val="24"/>
                <w:lang w:val="en"/>
              </w:rPr>
              <w:t>cout</w:t>
            </w:r>
            <w:proofErr w:type="spellEnd"/>
            <w:r w:rsidRPr="00C128F8">
              <w:rPr>
                <w:rFonts w:ascii="Times New Roman" w:hAnsi="Times New Roman"/>
                <w:sz w:val="24"/>
                <w:szCs w:val="24"/>
                <w:lang w:val="en"/>
              </w:rPr>
              <w:t xml:space="preserve"> &lt;&lt; "You passed" &lt;&lt; </w:t>
            </w:r>
            <w:proofErr w:type="spellStart"/>
            <w:r w:rsidRPr="00C128F8">
              <w:rPr>
                <w:rFonts w:ascii="Times New Roman" w:hAnsi="Times New Roman"/>
                <w:sz w:val="24"/>
                <w:szCs w:val="24"/>
                <w:lang w:val="en"/>
              </w:rPr>
              <w:t>endl</w:t>
            </w:r>
            <w:proofErr w:type="spellEnd"/>
            <w:r w:rsidRPr="00C128F8">
              <w:rPr>
                <w:rFonts w:ascii="Times New Roman" w:hAnsi="Times New Roman"/>
                <w:sz w:val="24"/>
                <w:szCs w:val="24"/>
                <w:lang w:val="en"/>
              </w:rPr>
              <w:t>;</w:t>
            </w:r>
          </w:p>
          <w:p w14:paraId="29612629"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break;</w:t>
            </w:r>
          </w:p>
          <w:p w14:paraId="0F01B030"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case 'F</w:t>
            </w:r>
            <w:proofErr w:type="gramStart"/>
            <w:r w:rsidRPr="00C128F8">
              <w:rPr>
                <w:rFonts w:ascii="Times New Roman" w:hAnsi="Times New Roman"/>
                <w:sz w:val="24"/>
                <w:szCs w:val="24"/>
                <w:lang w:val="en"/>
              </w:rPr>
              <w:t>' :</w:t>
            </w:r>
            <w:proofErr w:type="gramEnd"/>
          </w:p>
          <w:p w14:paraId="4ED0EB3E"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roofErr w:type="spellStart"/>
            <w:r w:rsidRPr="00C128F8">
              <w:rPr>
                <w:rFonts w:ascii="Times New Roman" w:hAnsi="Times New Roman"/>
                <w:sz w:val="24"/>
                <w:szCs w:val="24"/>
                <w:lang w:val="en"/>
              </w:rPr>
              <w:t>cout</w:t>
            </w:r>
            <w:proofErr w:type="spellEnd"/>
            <w:r w:rsidRPr="00C128F8">
              <w:rPr>
                <w:rFonts w:ascii="Times New Roman" w:hAnsi="Times New Roman"/>
                <w:sz w:val="24"/>
                <w:szCs w:val="24"/>
                <w:lang w:val="en"/>
              </w:rPr>
              <w:t xml:space="preserve"> &lt;&lt; "Better try again" &lt;&lt; </w:t>
            </w:r>
            <w:proofErr w:type="spellStart"/>
            <w:r w:rsidRPr="00C128F8">
              <w:rPr>
                <w:rFonts w:ascii="Times New Roman" w:hAnsi="Times New Roman"/>
                <w:sz w:val="24"/>
                <w:szCs w:val="24"/>
                <w:lang w:val="en"/>
              </w:rPr>
              <w:t>endl</w:t>
            </w:r>
            <w:proofErr w:type="spellEnd"/>
            <w:r w:rsidRPr="00C128F8">
              <w:rPr>
                <w:rFonts w:ascii="Times New Roman" w:hAnsi="Times New Roman"/>
                <w:sz w:val="24"/>
                <w:szCs w:val="24"/>
                <w:lang w:val="en"/>
              </w:rPr>
              <w:t>;</w:t>
            </w:r>
          </w:p>
          <w:p w14:paraId="3FDD8024"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break;</w:t>
            </w:r>
          </w:p>
          <w:p w14:paraId="2F89BE05"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roofErr w:type="gramStart"/>
            <w:r w:rsidRPr="00C128F8">
              <w:rPr>
                <w:rFonts w:ascii="Times New Roman" w:hAnsi="Times New Roman"/>
                <w:sz w:val="24"/>
                <w:szCs w:val="24"/>
                <w:lang w:val="en"/>
              </w:rPr>
              <w:t>default :</w:t>
            </w:r>
            <w:proofErr w:type="gramEnd"/>
          </w:p>
          <w:p w14:paraId="524B9098"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roofErr w:type="spellStart"/>
            <w:r w:rsidRPr="00C128F8">
              <w:rPr>
                <w:rFonts w:ascii="Times New Roman" w:hAnsi="Times New Roman"/>
                <w:sz w:val="24"/>
                <w:szCs w:val="24"/>
                <w:lang w:val="en"/>
              </w:rPr>
              <w:t>cout</w:t>
            </w:r>
            <w:proofErr w:type="spellEnd"/>
            <w:r w:rsidRPr="00C128F8">
              <w:rPr>
                <w:rFonts w:ascii="Times New Roman" w:hAnsi="Times New Roman"/>
                <w:sz w:val="24"/>
                <w:szCs w:val="24"/>
                <w:lang w:val="en"/>
              </w:rPr>
              <w:t xml:space="preserve"> &lt;&lt; "Invalid grade" &lt;&lt; </w:t>
            </w:r>
            <w:proofErr w:type="spellStart"/>
            <w:r w:rsidRPr="00C128F8">
              <w:rPr>
                <w:rFonts w:ascii="Times New Roman" w:hAnsi="Times New Roman"/>
                <w:sz w:val="24"/>
                <w:szCs w:val="24"/>
                <w:lang w:val="en"/>
              </w:rPr>
              <w:t>endl</w:t>
            </w:r>
            <w:proofErr w:type="spellEnd"/>
            <w:r w:rsidRPr="00C128F8">
              <w:rPr>
                <w:rFonts w:ascii="Times New Roman" w:hAnsi="Times New Roman"/>
                <w:sz w:val="24"/>
                <w:szCs w:val="24"/>
                <w:lang w:val="en"/>
              </w:rPr>
              <w:t>;</w:t>
            </w:r>
          </w:p>
          <w:p w14:paraId="37F6FBB3"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
          <w:p w14:paraId="1922CBC2"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ab/>
            </w:r>
          </w:p>
          <w:p w14:paraId="66EFA120"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roofErr w:type="spellStart"/>
            <w:r w:rsidRPr="00C128F8">
              <w:rPr>
                <w:rFonts w:ascii="Times New Roman" w:hAnsi="Times New Roman"/>
                <w:sz w:val="24"/>
                <w:szCs w:val="24"/>
                <w:lang w:val="en"/>
              </w:rPr>
              <w:t>cout</w:t>
            </w:r>
            <w:proofErr w:type="spellEnd"/>
            <w:r w:rsidRPr="00C128F8">
              <w:rPr>
                <w:rFonts w:ascii="Times New Roman" w:hAnsi="Times New Roman"/>
                <w:sz w:val="24"/>
                <w:szCs w:val="24"/>
                <w:lang w:val="en"/>
              </w:rPr>
              <w:t xml:space="preserve"> &lt;&lt; "Your grade is " &lt;&lt; grade &lt;&lt; </w:t>
            </w:r>
            <w:proofErr w:type="spellStart"/>
            <w:r w:rsidRPr="00C128F8">
              <w:rPr>
                <w:rFonts w:ascii="Times New Roman" w:hAnsi="Times New Roman"/>
                <w:sz w:val="24"/>
                <w:szCs w:val="24"/>
                <w:lang w:val="en"/>
              </w:rPr>
              <w:t>endl</w:t>
            </w:r>
            <w:proofErr w:type="spellEnd"/>
            <w:r w:rsidRPr="00C128F8">
              <w:rPr>
                <w:rFonts w:ascii="Times New Roman" w:hAnsi="Times New Roman"/>
                <w:sz w:val="24"/>
                <w:szCs w:val="24"/>
                <w:lang w:val="en"/>
              </w:rPr>
              <w:t>;</w:t>
            </w:r>
          </w:p>
          <w:p w14:paraId="120525B0"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
          <w:p w14:paraId="6A839B57" w14:textId="77777777" w:rsidR="00427B71" w:rsidRPr="00C128F8" w:rsidRDefault="00427B71" w:rsidP="008C612A">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return 0;</w:t>
            </w:r>
          </w:p>
          <w:p w14:paraId="55EB409B" w14:textId="77777777" w:rsidR="00427B71" w:rsidRPr="00C128F8" w:rsidRDefault="00427B71" w:rsidP="008C612A">
            <w:pPr>
              <w:widowControl w:val="0"/>
              <w:autoSpaceDE w:val="0"/>
              <w:autoSpaceDN w:val="0"/>
              <w:adjustRightInd w:val="0"/>
              <w:rPr>
                <w:rFonts w:ascii="Times New Roman" w:hAnsi="Times New Roman"/>
                <w:b/>
                <w:bCs/>
                <w:sz w:val="24"/>
                <w:szCs w:val="24"/>
                <w:lang w:val="en"/>
              </w:rPr>
            </w:pPr>
            <w:r w:rsidRPr="00C128F8">
              <w:rPr>
                <w:rFonts w:ascii="Times New Roman" w:hAnsi="Times New Roman"/>
                <w:sz w:val="24"/>
                <w:szCs w:val="24"/>
                <w:lang w:val="en"/>
              </w:rPr>
              <w:t>}</w:t>
            </w:r>
          </w:p>
          <w:p w14:paraId="3D1A58A5" w14:textId="77777777" w:rsidR="00427B71" w:rsidRPr="00C128F8" w:rsidRDefault="00427B71" w:rsidP="008C612A">
            <w:pPr>
              <w:widowControl w:val="0"/>
              <w:autoSpaceDE w:val="0"/>
              <w:autoSpaceDN w:val="0"/>
              <w:adjustRightInd w:val="0"/>
              <w:rPr>
                <w:rFonts w:ascii="Times New Roman" w:hAnsi="Times New Roman"/>
                <w:b/>
                <w:bCs/>
                <w:sz w:val="24"/>
                <w:szCs w:val="24"/>
                <w:lang w:val="en"/>
              </w:rPr>
            </w:pPr>
          </w:p>
        </w:tc>
      </w:tr>
    </w:tbl>
    <w:p w14:paraId="1E7B7E27" w14:textId="77777777" w:rsidR="00427B71" w:rsidRPr="00583052" w:rsidRDefault="00427B71" w:rsidP="00427B71">
      <w:pPr>
        <w:widowControl w:val="0"/>
        <w:autoSpaceDE w:val="0"/>
        <w:autoSpaceDN w:val="0"/>
        <w:adjustRightInd w:val="0"/>
        <w:rPr>
          <w:rFonts w:ascii="Times New Roman" w:hAnsi="Times New Roman"/>
          <w:b/>
          <w:bCs/>
          <w:sz w:val="28"/>
          <w:szCs w:val="28"/>
          <w:lang w:val="en"/>
        </w:rPr>
      </w:pPr>
      <w:r w:rsidRPr="00583052">
        <w:rPr>
          <w:rFonts w:ascii="Times New Roman" w:hAnsi="Times New Roman"/>
          <w:b/>
          <w:bCs/>
          <w:sz w:val="28"/>
          <w:szCs w:val="28"/>
          <w:lang w:val="en"/>
        </w:rPr>
        <w:t>Output:</w:t>
      </w:r>
    </w:p>
    <w:p w14:paraId="02A35C83" w14:textId="77777777" w:rsidR="00427B71" w:rsidRPr="00C128F8" w:rsidRDefault="00427B71" w:rsidP="00427B71">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You passed</w:t>
      </w:r>
    </w:p>
    <w:p w14:paraId="5020C5DC" w14:textId="77777777" w:rsidR="00427B71" w:rsidRPr="00C128F8" w:rsidRDefault="00427B71" w:rsidP="00427B71">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Your grade is D</w:t>
      </w:r>
    </w:p>
    <w:p w14:paraId="1357E14D" w14:textId="77777777" w:rsidR="00427B71" w:rsidRPr="00C128F8" w:rsidRDefault="00427B71" w:rsidP="00C128F8">
      <w:pPr>
        <w:widowControl w:val="0"/>
        <w:autoSpaceDE w:val="0"/>
        <w:autoSpaceDN w:val="0"/>
        <w:adjustRightInd w:val="0"/>
        <w:rPr>
          <w:rFonts w:ascii="Times New Roman" w:hAnsi="Times New Roman"/>
          <w:color w:val="7030A0"/>
          <w:sz w:val="28"/>
          <w:szCs w:val="28"/>
          <w:lang w:val="en"/>
        </w:rPr>
      </w:pPr>
    </w:p>
    <w:p w14:paraId="3E28F187" w14:textId="557F34E1" w:rsidR="007F4DBF" w:rsidRPr="00427B71" w:rsidRDefault="007F4DBF" w:rsidP="00427B71">
      <w:pPr>
        <w:pStyle w:val="ListParagraph"/>
        <w:widowControl w:val="0"/>
        <w:numPr>
          <w:ilvl w:val="0"/>
          <w:numId w:val="21"/>
        </w:numPr>
        <w:autoSpaceDE w:val="0"/>
        <w:autoSpaceDN w:val="0"/>
        <w:adjustRightInd w:val="0"/>
        <w:rPr>
          <w:rFonts w:ascii="Times New Roman" w:hAnsi="Times New Roman"/>
          <w:color w:val="7030A0"/>
          <w:sz w:val="28"/>
          <w:szCs w:val="28"/>
          <w:lang w:val="en"/>
        </w:rPr>
      </w:pPr>
      <w:r w:rsidRPr="00427B71">
        <w:rPr>
          <w:rFonts w:ascii="Times New Roman" w:hAnsi="Times New Roman"/>
          <w:color w:val="7030A0"/>
          <w:sz w:val="28"/>
          <w:szCs w:val="28"/>
          <w:lang w:val="en"/>
        </w:rPr>
        <w:t>Loop Control Statements:</w:t>
      </w:r>
    </w:p>
    <w:p w14:paraId="43C68BC7" w14:textId="77777777" w:rsidR="007F4DBF" w:rsidRPr="00427B71" w:rsidRDefault="007F4DBF" w:rsidP="007F4DBF">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1.break</w:t>
      </w:r>
    </w:p>
    <w:p w14:paraId="32ED32ED" w14:textId="77777777" w:rsidR="007F4DBF" w:rsidRPr="00427B71" w:rsidRDefault="007F4DBF" w:rsidP="007F4DBF">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2.continue</w:t>
      </w:r>
    </w:p>
    <w:p w14:paraId="50C77B93" w14:textId="77777777" w:rsidR="007F4DBF" w:rsidRPr="00427B71" w:rsidRDefault="007F4DBF" w:rsidP="007F4DBF">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3.goto</w:t>
      </w:r>
    </w:p>
    <w:p w14:paraId="0FDC8934" w14:textId="77777777" w:rsidR="007F4DBF" w:rsidRPr="00583052" w:rsidRDefault="007F4DBF" w:rsidP="007F4DBF">
      <w:pPr>
        <w:widowControl w:val="0"/>
        <w:autoSpaceDE w:val="0"/>
        <w:autoSpaceDN w:val="0"/>
        <w:adjustRightInd w:val="0"/>
        <w:rPr>
          <w:rFonts w:ascii="Times New Roman" w:hAnsi="Times New Roman"/>
          <w:color w:val="FF0000"/>
          <w:sz w:val="28"/>
          <w:szCs w:val="28"/>
          <w:lang w:val="en"/>
        </w:rPr>
      </w:pPr>
      <w:r w:rsidRPr="00583052">
        <w:rPr>
          <w:rFonts w:ascii="Times New Roman" w:hAnsi="Times New Roman"/>
          <w:b/>
          <w:bCs/>
          <w:color w:val="FF0000"/>
          <w:sz w:val="28"/>
          <w:szCs w:val="28"/>
          <w:lang w:val="en"/>
        </w:rPr>
        <w:t>1.break:</w:t>
      </w:r>
    </w:p>
    <w:p w14:paraId="1A88385B" w14:textId="77777777" w:rsidR="007F4DBF" w:rsidRPr="00583052" w:rsidRDefault="007F4DBF" w:rsidP="007F4DBF">
      <w:pPr>
        <w:widowControl w:val="0"/>
        <w:autoSpaceDE w:val="0"/>
        <w:autoSpaceDN w:val="0"/>
        <w:adjustRightInd w:val="0"/>
        <w:rPr>
          <w:rFonts w:ascii="Times New Roman" w:hAnsi="Times New Roman"/>
          <w:sz w:val="28"/>
          <w:szCs w:val="28"/>
          <w:lang w:val="en"/>
        </w:rPr>
      </w:pPr>
      <w:r w:rsidRPr="00427B71">
        <w:rPr>
          <w:rFonts w:ascii="Times New Roman" w:hAnsi="Times New Roman"/>
          <w:sz w:val="24"/>
          <w:szCs w:val="24"/>
          <w:lang w:val="en"/>
        </w:rPr>
        <w:t xml:space="preserve">         The </w:t>
      </w:r>
      <w:r w:rsidR="00970B72" w:rsidRPr="00427B71">
        <w:rPr>
          <w:rFonts w:ascii="Times New Roman" w:hAnsi="Times New Roman"/>
          <w:sz w:val="24"/>
          <w:szCs w:val="24"/>
          <w:lang w:val="en"/>
        </w:rPr>
        <w:t>break statement</w:t>
      </w:r>
      <w:r w:rsidRPr="00427B71">
        <w:rPr>
          <w:rFonts w:ascii="Times New Roman" w:hAnsi="Times New Roman"/>
          <w:sz w:val="24"/>
          <w:szCs w:val="24"/>
          <w:lang w:val="en"/>
        </w:rPr>
        <w:t xml:space="preserve"> terminates a loop (for, while and </w:t>
      </w:r>
      <w:r w:rsidR="00970B72" w:rsidRPr="00427B71">
        <w:rPr>
          <w:rFonts w:ascii="Times New Roman" w:hAnsi="Times New Roman"/>
          <w:sz w:val="24"/>
          <w:szCs w:val="24"/>
          <w:lang w:val="en"/>
        </w:rPr>
        <w:t>do-While</w:t>
      </w:r>
      <w:r w:rsidRPr="00427B71">
        <w:rPr>
          <w:rFonts w:ascii="Times New Roman" w:hAnsi="Times New Roman"/>
          <w:sz w:val="24"/>
          <w:szCs w:val="24"/>
          <w:lang w:val="en"/>
        </w:rPr>
        <w:t xml:space="preserve"> loop) and a switch statement immediately when it appears</w:t>
      </w:r>
      <w:r w:rsidRPr="00583052">
        <w:rPr>
          <w:rFonts w:ascii="Times New Roman" w:hAnsi="Times New Roman"/>
          <w:sz w:val="28"/>
          <w:szCs w:val="28"/>
          <w:lang w:val="en"/>
        </w:rPr>
        <w:t>.</w:t>
      </w:r>
    </w:p>
    <w:p w14:paraId="76E6B1D4" w14:textId="77777777" w:rsidR="007F4DBF" w:rsidRPr="00427B71" w:rsidRDefault="007F4DBF" w:rsidP="007F4DBF">
      <w:pPr>
        <w:widowControl w:val="0"/>
        <w:autoSpaceDE w:val="0"/>
        <w:autoSpaceDN w:val="0"/>
        <w:adjustRightInd w:val="0"/>
        <w:rPr>
          <w:rFonts w:ascii="Times New Roman" w:hAnsi="Times New Roman"/>
          <w:b/>
          <w:bCs/>
          <w:sz w:val="28"/>
          <w:szCs w:val="28"/>
          <w:lang w:val="en"/>
        </w:rPr>
      </w:pPr>
      <w:r w:rsidRPr="00427B71">
        <w:rPr>
          <w:rFonts w:ascii="Times New Roman" w:hAnsi="Times New Roman"/>
          <w:b/>
          <w:bCs/>
          <w:sz w:val="28"/>
          <w:szCs w:val="28"/>
          <w:lang w:val="en"/>
        </w:rPr>
        <w:t>Syntax:</w:t>
      </w:r>
    </w:p>
    <w:p w14:paraId="0B4109C1" w14:textId="77777777" w:rsidR="007F4DBF" w:rsidRPr="00583052" w:rsidRDefault="007F4DBF" w:rsidP="007F4DBF">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 xml:space="preserve">      break;</w:t>
      </w:r>
    </w:p>
    <w:tbl>
      <w:tblPr>
        <w:tblStyle w:val="TableGrid"/>
        <w:tblW w:w="0" w:type="auto"/>
        <w:tblLook w:val="04A0" w:firstRow="1" w:lastRow="0" w:firstColumn="1" w:lastColumn="0" w:noHBand="0" w:noVBand="1"/>
      </w:tblPr>
      <w:tblGrid>
        <w:gridCol w:w="9017"/>
      </w:tblGrid>
      <w:tr w:rsidR="002B2622" w:rsidRPr="00427B71" w14:paraId="1245174E" w14:textId="77777777" w:rsidTr="002B2622">
        <w:tc>
          <w:tcPr>
            <w:tcW w:w="9243" w:type="dxa"/>
          </w:tcPr>
          <w:p w14:paraId="591FEEC7"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#include &lt;iostream&gt;</w:t>
            </w:r>
          </w:p>
          <w:p w14:paraId="391834F1"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using namespace std;</w:t>
            </w:r>
          </w:p>
          <w:p w14:paraId="70B3C38F"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int main () {</w:t>
            </w:r>
          </w:p>
          <w:p w14:paraId="3B624620"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 Local variable declaration:</w:t>
            </w:r>
          </w:p>
          <w:p w14:paraId="44291929"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int a = 10;</w:t>
            </w:r>
          </w:p>
          <w:p w14:paraId="77B70412"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 do loop execution</w:t>
            </w:r>
          </w:p>
          <w:p w14:paraId="43241FFF"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do {</w:t>
            </w:r>
          </w:p>
          <w:p w14:paraId="5BEC6468"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roofErr w:type="spellStart"/>
            <w:r w:rsidRPr="00427B71">
              <w:rPr>
                <w:rFonts w:ascii="Times New Roman" w:hAnsi="Times New Roman"/>
                <w:sz w:val="24"/>
                <w:szCs w:val="24"/>
                <w:lang w:val="en"/>
              </w:rPr>
              <w:t>cout</w:t>
            </w:r>
            <w:proofErr w:type="spellEnd"/>
            <w:r w:rsidRPr="00427B71">
              <w:rPr>
                <w:rFonts w:ascii="Times New Roman" w:hAnsi="Times New Roman"/>
                <w:sz w:val="24"/>
                <w:szCs w:val="24"/>
                <w:lang w:val="en"/>
              </w:rPr>
              <w:t xml:space="preserve"> &lt;&lt; "value of a: " &lt;&lt; a &lt;&lt; </w:t>
            </w:r>
            <w:proofErr w:type="spellStart"/>
            <w:r w:rsidRPr="00427B71">
              <w:rPr>
                <w:rFonts w:ascii="Times New Roman" w:hAnsi="Times New Roman"/>
                <w:sz w:val="24"/>
                <w:szCs w:val="24"/>
                <w:lang w:val="en"/>
              </w:rPr>
              <w:t>endl</w:t>
            </w:r>
            <w:proofErr w:type="spellEnd"/>
            <w:r w:rsidRPr="00427B71">
              <w:rPr>
                <w:rFonts w:ascii="Times New Roman" w:hAnsi="Times New Roman"/>
                <w:sz w:val="24"/>
                <w:szCs w:val="24"/>
                <w:lang w:val="en"/>
              </w:rPr>
              <w:t>;</w:t>
            </w:r>
          </w:p>
          <w:p w14:paraId="16D4E3C4"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a = a + 1;</w:t>
            </w:r>
          </w:p>
          <w:p w14:paraId="0032A4F5"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roofErr w:type="gramStart"/>
            <w:r w:rsidRPr="00427B71">
              <w:rPr>
                <w:rFonts w:ascii="Times New Roman" w:hAnsi="Times New Roman"/>
                <w:sz w:val="24"/>
                <w:szCs w:val="24"/>
                <w:lang w:val="en"/>
              </w:rPr>
              <w:t>if( a</w:t>
            </w:r>
            <w:proofErr w:type="gramEnd"/>
            <w:r w:rsidRPr="00427B71">
              <w:rPr>
                <w:rFonts w:ascii="Times New Roman" w:hAnsi="Times New Roman"/>
                <w:sz w:val="24"/>
                <w:szCs w:val="24"/>
                <w:lang w:val="en"/>
              </w:rPr>
              <w:t xml:space="preserve"> &gt; 15) {</w:t>
            </w:r>
          </w:p>
          <w:p w14:paraId="31EEFACF"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 terminate the loop</w:t>
            </w:r>
          </w:p>
          <w:p w14:paraId="3818ACB2"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break;</w:t>
            </w:r>
          </w:p>
          <w:p w14:paraId="25A5F432"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
          <w:p w14:paraId="6A95D93C"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roofErr w:type="gramStart"/>
            <w:r w:rsidRPr="00427B71">
              <w:rPr>
                <w:rFonts w:ascii="Times New Roman" w:hAnsi="Times New Roman"/>
                <w:sz w:val="24"/>
                <w:szCs w:val="24"/>
                <w:lang w:val="en"/>
              </w:rPr>
              <w:t>}while( a</w:t>
            </w:r>
            <w:proofErr w:type="gramEnd"/>
            <w:r w:rsidRPr="00427B71">
              <w:rPr>
                <w:rFonts w:ascii="Times New Roman" w:hAnsi="Times New Roman"/>
                <w:sz w:val="24"/>
                <w:szCs w:val="24"/>
                <w:lang w:val="en"/>
              </w:rPr>
              <w:t xml:space="preserve"> &lt; </w:t>
            </w:r>
            <w:proofErr w:type="gramStart"/>
            <w:r w:rsidRPr="00427B71">
              <w:rPr>
                <w:rFonts w:ascii="Times New Roman" w:hAnsi="Times New Roman"/>
                <w:sz w:val="24"/>
                <w:szCs w:val="24"/>
                <w:lang w:val="en"/>
              </w:rPr>
              <w:t>20 )</w:t>
            </w:r>
            <w:proofErr w:type="gramEnd"/>
            <w:r w:rsidRPr="00427B71">
              <w:rPr>
                <w:rFonts w:ascii="Times New Roman" w:hAnsi="Times New Roman"/>
                <w:sz w:val="24"/>
                <w:szCs w:val="24"/>
                <w:lang w:val="en"/>
              </w:rPr>
              <w:t>;</w:t>
            </w:r>
          </w:p>
          <w:p w14:paraId="11BBC00C"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return 0;</w:t>
            </w:r>
          </w:p>
          <w:p w14:paraId="6AC33964"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w:t>
            </w:r>
          </w:p>
          <w:p w14:paraId="5E7D9189" w14:textId="77777777" w:rsidR="002B2622" w:rsidRPr="00427B71" w:rsidRDefault="002B2622" w:rsidP="007F4DBF">
            <w:pPr>
              <w:widowControl w:val="0"/>
              <w:autoSpaceDE w:val="0"/>
              <w:autoSpaceDN w:val="0"/>
              <w:adjustRightInd w:val="0"/>
              <w:rPr>
                <w:rFonts w:ascii="Times New Roman" w:hAnsi="Times New Roman"/>
                <w:sz w:val="24"/>
                <w:szCs w:val="24"/>
                <w:lang w:val="en"/>
              </w:rPr>
            </w:pPr>
          </w:p>
        </w:tc>
      </w:tr>
    </w:tbl>
    <w:p w14:paraId="7F9BB957" w14:textId="3B7FB263" w:rsidR="007F4DBF" w:rsidRPr="00427B71" w:rsidRDefault="00427B71" w:rsidP="007F4DBF">
      <w:pPr>
        <w:widowControl w:val="0"/>
        <w:autoSpaceDE w:val="0"/>
        <w:autoSpaceDN w:val="0"/>
        <w:adjustRightInd w:val="0"/>
        <w:rPr>
          <w:rFonts w:ascii="Times New Roman" w:hAnsi="Times New Roman"/>
          <w:b/>
          <w:bCs/>
          <w:sz w:val="28"/>
          <w:szCs w:val="28"/>
          <w:lang w:val="en"/>
        </w:rPr>
      </w:pPr>
      <w:r w:rsidRPr="00427B71">
        <w:rPr>
          <w:rFonts w:ascii="Times New Roman" w:hAnsi="Times New Roman"/>
          <w:b/>
          <w:bCs/>
          <w:sz w:val="28"/>
          <w:szCs w:val="28"/>
          <w:lang w:val="en"/>
        </w:rPr>
        <w:t>O</w:t>
      </w:r>
      <w:r w:rsidR="007F4DBF" w:rsidRPr="00427B71">
        <w:rPr>
          <w:rFonts w:ascii="Times New Roman" w:hAnsi="Times New Roman"/>
          <w:b/>
          <w:bCs/>
          <w:sz w:val="28"/>
          <w:szCs w:val="28"/>
          <w:lang w:val="en"/>
        </w:rPr>
        <w:t>utput:</w:t>
      </w:r>
    </w:p>
    <w:p w14:paraId="14222CAE" w14:textId="77777777" w:rsidR="007F4DBF" w:rsidRPr="00427B71" w:rsidRDefault="007F4DBF" w:rsidP="007F4DBF">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value of a: 10</w:t>
      </w:r>
    </w:p>
    <w:p w14:paraId="7E18BC3D" w14:textId="77777777" w:rsidR="007F4DBF" w:rsidRPr="00427B71" w:rsidRDefault="007F4DBF" w:rsidP="007F4DBF">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value of a: 11</w:t>
      </w:r>
    </w:p>
    <w:p w14:paraId="15FA76BC" w14:textId="77777777" w:rsidR="007F4DBF" w:rsidRPr="00427B71" w:rsidRDefault="007F4DBF" w:rsidP="007F4DBF">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value of a: 12</w:t>
      </w:r>
    </w:p>
    <w:p w14:paraId="44A9C677" w14:textId="77777777" w:rsidR="007F4DBF" w:rsidRPr="00427B71" w:rsidRDefault="007F4DBF" w:rsidP="007F4DBF">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value of a: 13</w:t>
      </w:r>
    </w:p>
    <w:p w14:paraId="402F979A" w14:textId="77777777" w:rsidR="007F4DBF" w:rsidRPr="00427B71" w:rsidRDefault="007F4DBF" w:rsidP="007F4DBF">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value of a: 14</w:t>
      </w:r>
    </w:p>
    <w:p w14:paraId="26E47E27" w14:textId="2CEB5815" w:rsidR="00DC417C" w:rsidRDefault="007F4DBF" w:rsidP="007F4DBF">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value of a: 15</w:t>
      </w:r>
    </w:p>
    <w:p w14:paraId="3542B8F8" w14:textId="77777777" w:rsidR="00C128F8" w:rsidRPr="00427B71" w:rsidRDefault="00C128F8" w:rsidP="007F4DBF">
      <w:pPr>
        <w:widowControl w:val="0"/>
        <w:autoSpaceDE w:val="0"/>
        <w:autoSpaceDN w:val="0"/>
        <w:adjustRightInd w:val="0"/>
        <w:rPr>
          <w:rFonts w:ascii="Times New Roman" w:hAnsi="Times New Roman"/>
          <w:sz w:val="24"/>
          <w:szCs w:val="24"/>
          <w:lang w:val="en"/>
        </w:rPr>
      </w:pPr>
    </w:p>
    <w:p w14:paraId="26C85E89" w14:textId="77777777" w:rsidR="007F4DBF" w:rsidRPr="00583052" w:rsidRDefault="00DC417C" w:rsidP="007F4DBF">
      <w:pPr>
        <w:widowControl w:val="0"/>
        <w:autoSpaceDE w:val="0"/>
        <w:autoSpaceDN w:val="0"/>
        <w:adjustRightInd w:val="0"/>
        <w:rPr>
          <w:rFonts w:ascii="Times New Roman" w:hAnsi="Times New Roman"/>
          <w:color w:val="FF0000"/>
          <w:sz w:val="28"/>
          <w:szCs w:val="28"/>
          <w:lang w:val="en"/>
        </w:rPr>
      </w:pPr>
      <w:r w:rsidRPr="00583052">
        <w:rPr>
          <w:rFonts w:ascii="Times New Roman" w:hAnsi="Times New Roman"/>
          <w:b/>
          <w:bCs/>
          <w:color w:val="FF0000"/>
          <w:sz w:val="28"/>
          <w:szCs w:val="28"/>
          <w:lang w:val="en"/>
        </w:rPr>
        <w:lastRenderedPageBreak/>
        <w:t>2. Continue</w:t>
      </w:r>
      <w:r w:rsidR="007F4DBF" w:rsidRPr="00583052">
        <w:rPr>
          <w:rFonts w:ascii="Times New Roman" w:hAnsi="Times New Roman"/>
          <w:b/>
          <w:bCs/>
          <w:color w:val="FF0000"/>
          <w:sz w:val="28"/>
          <w:szCs w:val="28"/>
          <w:lang w:val="en"/>
        </w:rPr>
        <w:t>:</w:t>
      </w:r>
    </w:p>
    <w:p w14:paraId="6FDF625E" w14:textId="77777777" w:rsidR="007F4DBF" w:rsidRPr="00583052" w:rsidRDefault="007F4DBF" w:rsidP="007F4DBF">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 xml:space="preserve">         Skip that particular Element.</w:t>
      </w:r>
    </w:p>
    <w:tbl>
      <w:tblPr>
        <w:tblStyle w:val="TableGrid"/>
        <w:tblW w:w="0" w:type="auto"/>
        <w:tblLook w:val="04A0" w:firstRow="1" w:lastRow="0" w:firstColumn="1" w:lastColumn="0" w:noHBand="0" w:noVBand="1"/>
      </w:tblPr>
      <w:tblGrid>
        <w:gridCol w:w="9017"/>
      </w:tblGrid>
      <w:tr w:rsidR="002B2622" w:rsidRPr="00427B71" w14:paraId="625C6D7F" w14:textId="77777777" w:rsidTr="002B2622">
        <w:tc>
          <w:tcPr>
            <w:tcW w:w="9243" w:type="dxa"/>
          </w:tcPr>
          <w:p w14:paraId="67CD9D9E"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//C++ program to display integer from 1 to 10 except 6 and 9.</w:t>
            </w:r>
          </w:p>
          <w:p w14:paraId="56249EC6"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#include &lt;iostream&gt;</w:t>
            </w:r>
          </w:p>
          <w:p w14:paraId="55EBECBE"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using namespace std;</w:t>
            </w:r>
          </w:p>
          <w:p w14:paraId="56E6148E"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int </w:t>
            </w:r>
            <w:proofErr w:type="gramStart"/>
            <w:r w:rsidRPr="00427B71">
              <w:rPr>
                <w:rFonts w:ascii="Times New Roman" w:hAnsi="Times New Roman"/>
                <w:sz w:val="24"/>
                <w:szCs w:val="24"/>
                <w:lang w:val="en"/>
              </w:rPr>
              <w:t>main(</w:t>
            </w:r>
            <w:proofErr w:type="gramEnd"/>
            <w:r w:rsidRPr="00427B71">
              <w:rPr>
                <w:rFonts w:ascii="Times New Roman" w:hAnsi="Times New Roman"/>
                <w:sz w:val="24"/>
                <w:szCs w:val="24"/>
                <w:lang w:val="en"/>
              </w:rPr>
              <w:t>)</w:t>
            </w:r>
          </w:p>
          <w:p w14:paraId="53AF7C21"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w:t>
            </w:r>
          </w:p>
          <w:p w14:paraId="0E39D116"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for (int </w:t>
            </w:r>
            <w:proofErr w:type="spellStart"/>
            <w:r w:rsidRPr="00427B71">
              <w:rPr>
                <w:rFonts w:ascii="Times New Roman" w:hAnsi="Times New Roman"/>
                <w:sz w:val="24"/>
                <w:szCs w:val="24"/>
                <w:lang w:val="en"/>
              </w:rPr>
              <w:t>i</w:t>
            </w:r>
            <w:proofErr w:type="spellEnd"/>
            <w:r w:rsidRPr="00427B71">
              <w:rPr>
                <w:rFonts w:ascii="Times New Roman" w:hAnsi="Times New Roman"/>
                <w:sz w:val="24"/>
                <w:szCs w:val="24"/>
                <w:lang w:val="en"/>
              </w:rPr>
              <w:t xml:space="preserve"> = 1; </w:t>
            </w:r>
            <w:proofErr w:type="spellStart"/>
            <w:r w:rsidRPr="00427B71">
              <w:rPr>
                <w:rFonts w:ascii="Times New Roman" w:hAnsi="Times New Roman"/>
                <w:sz w:val="24"/>
                <w:szCs w:val="24"/>
                <w:lang w:val="en"/>
              </w:rPr>
              <w:t>i</w:t>
            </w:r>
            <w:proofErr w:type="spellEnd"/>
            <w:r w:rsidRPr="00427B71">
              <w:rPr>
                <w:rFonts w:ascii="Times New Roman" w:hAnsi="Times New Roman"/>
                <w:sz w:val="24"/>
                <w:szCs w:val="24"/>
                <w:lang w:val="en"/>
              </w:rPr>
              <w:t xml:space="preserve"> &lt;= 10; ++</w:t>
            </w:r>
            <w:proofErr w:type="spellStart"/>
            <w:r w:rsidRPr="00427B71">
              <w:rPr>
                <w:rFonts w:ascii="Times New Roman" w:hAnsi="Times New Roman"/>
                <w:sz w:val="24"/>
                <w:szCs w:val="24"/>
                <w:lang w:val="en"/>
              </w:rPr>
              <w:t>i</w:t>
            </w:r>
            <w:proofErr w:type="spellEnd"/>
            <w:r w:rsidRPr="00427B71">
              <w:rPr>
                <w:rFonts w:ascii="Times New Roman" w:hAnsi="Times New Roman"/>
                <w:sz w:val="24"/>
                <w:szCs w:val="24"/>
                <w:lang w:val="en"/>
              </w:rPr>
              <w:t>)</w:t>
            </w:r>
          </w:p>
          <w:p w14:paraId="5B16FD53"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
          <w:p w14:paraId="1C014C2B"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if </w:t>
            </w:r>
            <w:proofErr w:type="gramStart"/>
            <w:r w:rsidRPr="00427B71">
              <w:rPr>
                <w:rFonts w:ascii="Times New Roman" w:hAnsi="Times New Roman"/>
                <w:sz w:val="24"/>
                <w:szCs w:val="24"/>
                <w:lang w:val="en"/>
              </w:rPr>
              <w:t xml:space="preserve">( </w:t>
            </w:r>
            <w:proofErr w:type="spellStart"/>
            <w:r w:rsidRPr="00427B71">
              <w:rPr>
                <w:rFonts w:ascii="Times New Roman" w:hAnsi="Times New Roman"/>
                <w:sz w:val="24"/>
                <w:szCs w:val="24"/>
                <w:lang w:val="en"/>
              </w:rPr>
              <w:t>i</w:t>
            </w:r>
            <w:proofErr w:type="spellEnd"/>
            <w:proofErr w:type="gramEnd"/>
            <w:r w:rsidRPr="00427B71">
              <w:rPr>
                <w:rFonts w:ascii="Times New Roman" w:hAnsi="Times New Roman"/>
                <w:sz w:val="24"/>
                <w:szCs w:val="24"/>
                <w:lang w:val="en"/>
              </w:rPr>
              <w:t xml:space="preserve"> == 6 || </w:t>
            </w:r>
            <w:proofErr w:type="spellStart"/>
            <w:r w:rsidRPr="00427B71">
              <w:rPr>
                <w:rFonts w:ascii="Times New Roman" w:hAnsi="Times New Roman"/>
                <w:sz w:val="24"/>
                <w:szCs w:val="24"/>
                <w:lang w:val="en"/>
              </w:rPr>
              <w:t>i</w:t>
            </w:r>
            <w:proofErr w:type="spellEnd"/>
            <w:r w:rsidRPr="00427B71">
              <w:rPr>
                <w:rFonts w:ascii="Times New Roman" w:hAnsi="Times New Roman"/>
                <w:sz w:val="24"/>
                <w:szCs w:val="24"/>
                <w:lang w:val="en"/>
              </w:rPr>
              <w:t xml:space="preserve"> == 9)</w:t>
            </w:r>
          </w:p>
          <w:p w14:paraId="78D3E07D"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
          <w:p w14:paraId="73581790"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continue;</w:t>
            </w:r>
          </w:p>
          <w:p w14:paraId="158CEEC5"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
          <w:p w14:paraId="5AB0ADFE"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roofErr w:type="spellStart"/>
            <w:r w:rsidRPr="00427B71">
              <w:rPr>
                <w:rFonts w:ascii="Times New Roman" w:hAnsi="Times New Roman"/>
                <w:sz w:val="24"/>
                <w:szCs w:val="24"/>
                <w:lang w:val="en"/>
              </w:rPr>
              <w:t>cout</w:t>
            </w:r>
            <w:proofErr w:type="spellEnd"/>
            <w:r w:rsidRPr="00427B71">
              <w:rPr>
                <w:rFonts w:ascii="Times New Roman" w:hAnsi="Times New Roman"/>
                <w:sz w:val="24"/>
                <w:szCs w:val="24"/>
                <w:lang w:val="en"/>
              </w:rPr>
              <w:t xml:space="preserve"> &lt;&lt; </w:t>
            </w:r>
            <w:proofErr w:type="spellStart"/>
            <w:r w:rsidRPr="00427B71">
              <w:rPr>
                <w:rFonts w:ascii="Times New Roman" w:hAnsi="Times New Roman"/>
                <w:sz w:val="24"/>
                <w:szCs w:val="24"/>
                <w:lang w:val="en"/>
              </w:rPr>
              <w:t>i</w:t>
            </w:r>
            <w:proofErr w:type="spellEnd"/>
            <w:r w:rsidRPr="00427B71">
              <w:rPr>
                <w:rFonts w:ascii="Times New Roman" w:hAnsi="Times New Roman"/>
                <w:sz w:val="24"/>
                <w:szCs w:val="24"/>
                <w:lang w:val="en"/>
              </w:rPr>
              <w:t xml:space="preserve"> &lt;&lt; "\t";</w:t>
            </w:r>
          </w:p>
          <w:p w14:paraId="470FCC7A"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w:t>
            </w:r>
          </w:p>
          <w:p w14:paraId="4424510B"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    return 0;</w:t>
            </w:r>
          </w:p>
          <w:p w14:paraId="4045DBFA" w14:textId="77777777" w:rsidR="002B2622" w:rsidRPr="00427B71" w:rsidRDefault="002B2622" w:rsidP="002B2622">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w:t>
            </w:r>
          </w:p>
          <w:p w14:paraId="5314DC83" w14:textId="77777777" w:rsidR="002B2622" w:rsidRPr="00427B71" w:rsidRDefault="002B2622" w:rsidP="007F4DBF">
            <w:pPr>
              <w:widowControl w:val="0"/>
              <w:autoSpaceDE w:val="0"/>
              <w:autoSpaceDN w:val="0"/>
              <w:adjustRightInd w:val="0"/>
              <w:rPr>
                <w:rFonts w:ascii="Times New Roman" w:hAnsi="Times New Roman"/>
                <w:sz w:val="24"/>
                <w:szCs w:val="24"/>
                <w:lang w:val="en"/>
              </w:rPr>
            </w:pPr>
          </w:p>
        </w:tc>
      </w:tr>
    </w:tbl>
    <w:p w14:paraId="7E177962" w14:textId="5B9EE87B" w:rsidR="007F4DBF" w:rsidRPr="00427B71" w:rsidRDefault="007F4DBF" w:rsidP="007F4DBF">
      <w:pPr>
        <w:widowControl w:val="0"/>
        <w:autoSpaceDE w:val="0"/>
        <w:autoSpaceDN w:val="0"/>
        <w:adjustRightInd w:val="0"/>
        <w:rPr>
          <w:rFonts w:ascii="Times New Roman" w:hAnsi="Times New Roman"/>
          <w:b/>
          <w:bCs/>
          <w:sz w:val="24"/>
          <w:szCs w:val="24"/>
          <w:lang w:val="en"/>
        </w:rPr>
      </w:pPr>
      <w:r w:rsidRPr="00427B71">
        <w:rPr>
          <w:rFonts w:ascii="Times New Roman" w:hAnsi="Times New Roman"/>
          <w:b/>
          <w:bCs/>
          <w:sz w:val="24"/>
          <w:szCs w:val="24"/>
          <w:lang w:val="en"/>
        </w:rPr>
        <w:t>Output</w:t>
      </w:r>
    </w:p>
    <w:p w14:paraId="6598912C" w14:textId="77777777" w:rsidR="007F4DBF" w:rsidRPr="00583052" w:rsidRDefault="007F4DBF" w:rsidP="007F4DBF">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1</w:t>
      </w:r>
      <w:r w:rsidRPr="00583052">
        <w:rPr>
          <w:rFonts w:ascii="Times New Roman" w:hAnsi="Times New Roman"/>
          <w:sz w:val="28"/>
          <w:szCs w:val="28"/>
          <w:lang w:val="en"/>
        </w:rPr>
        <w:tab/>
        <w:t>2</w:t>
      </w:r>
      <w:r w:rsidRPr="00583052">
        <w:rPr>
          <w:rFonts w:ascii="Times New Roman" w:hAnsi="Times New Roman"/>
          <w:sz w:val="28"/>
          <w:szCs w:val="28"/>
          <w:lang w:val="en"/>
        </w:rPr>
        <w:tab/>
        <w:t>3</w:t>
      </w:r>
      <w:r w:rsidRPr="00583052">
        <w:rPr>
          <w:rFonts w:ascii="Times New Roman" w:hAnsi="Times New Roman"/>
          <w:sz w:val="28"/>
          <w:szCs w:val="28"/>
          <w:lang w:val="en"/>
        </w:rPr>
        <w:tab/>
        <w:t>4</w:t>
      </w:r>
      <w:r w:rsidRPr="00583052">
        <w:rPr>
          <w:rFonts w:ascii="Times New Roman" w:hAnsi="Times New Roman"/>
          <w:sz w:val="28"/>
          <w:szCs w:val="28"/>
          <w:lang w:val="en"/>
        </w:rPr>
        <w:tab/>
        <w:t>5      7</w:t>
      </w:r>
      <w:r w:rsidRPr="00583052">
        <w:rPr>
          <w:rFonts w:ascii="Times New Roman" w:hAnsi="Times New Roman"/>
          <w:sz w:val="28"/>
          <w:szCs w:val="28"/>
          <w:lang w:val="en"/>
        </w:rPr>
        <w:tab/>
        <w:t>8</w:t>
      </w:r>
      <w:r w:rsidRPr="00583052">
        <w:rPr>
          <w:rFonts w:ascii="Times New Roman" w:hAnsi="Times New Roman"/>
          <w:sz w:val="28"/>
          <w:szCs w:val="28"/>
          <w:lang w:val="en"/>
        </w:rPr>
        <w:tab/>
        <w:t>10</w:t>
      </w:r>
    </w:p>
    <w:p w14:paraId="49049F34" w14:textId="77777777" w:rsidR="00427B71" w:rsidRDefault="00DC417C" w:rsidP="007F4DBF">
      <w:pPr>
        <w:widowControl w:val="0"/>
        <w:autoSpaceDE w:val="0"/>
        <w:autoSpaceDN w:val="0"/>
        <w:adjustRightInd w:val="0"/>
        <w:rPr>
          <w:rFonts w:ascii="Times New Roman" w:hAnsi="Times New Roman"/>
          <w:color w:val="FF0000"/>
          <w:sz w:val="28"/>
          <w:szCs w:val="28"/>
          <w:lang w:val="en"/>
        </w:rPr>
      </w:pPr>
      <w:r w:rsidRPr="00583052">
        <w:rPr>
          <w:rFonts w:ascii="Times New Roman" w:hAnsi="Times New Roman"/>
          <w:color w:val="FF0000"/>
          <w:sz w:val="28"/>
          <w:szCs w:val="28"/>
          <w:lang w:val="en"/>
        </w:rPr>
        <w:t xml:space="preserve">3. </w:t>
      </w:r>
      <w:proofErr w:type="spellStart"/>
      <w:r w:rsidRPr="00427B71">
        <w:rPr>
          <w:rFonts w:ascii="Times New Roman" w:hAnsi="Times New Roman"/>
          <w:b/>
          <w:bCs/>
          <w:color w:val="FF0000"/>
          <w:sz w:val="28"/>
          <w:szCs w:val="28"/>
          <w:lang w:val="en"/>
        </w:rPr>
        <w:t>goto</w:t>
      </w:r>
      <w:proofErr w:type="spellEnd"/>
      <w:r w:rsidR="007F4DBF" w:rsidRPr="00427B71">
        <w:rPr>
          <w:rFonts w:ascii="Times New Roman" w:hAnsi="Times New Roman"/>
          <w:b/>
          <w:bCs/>
          <w:color w:val="FF0000"/>
          <w:sz w:val="28"/>
          <w:szCs w:val="28"/>
          <w:lang w:val="en"/>
        </w:rPr>
        <w:t>:</w:t>
      </w:r>
    </w:p>
    <w:p w14:paraId="1EDFB864" w14:textId="515C6D80" w:rsidR="007F4DBF" w:rsidRPr="00427B71" w:rsidRDefault="007F4DBF" w:rsidP="007F4DBF">
      <w:pPr>
        <w:widowControl w:val="0"/>
        <w:autoSpaceDE w:val="0"/>
        <w:autoSpaceDN w:val="0"/>
        <w:adjustRightInd w:val="0"/>
        <w:rPr>
          <w:rFonts w:ascii="Times New Roman" w:hAnsi="Times New Roman"/>
          <w:color w:val="FF0000"/>
          <w:sz w:val="24"/>
          <w:szCs w:val="24"/>
          <w:lang w:val="en"/>
        </w:rPr>
      </w:pPr>
      <w:r w:rsidRPr="00427B71">
        <w:rPr>
          <w:rFonts w:ascii="Times New Roman" w:hAnsi="Times New Roman"/>
          <w:sz w:val="24"/>
          <w:szCs w:val="24"/>
          <w:lang w:val="en"/>
        </w:rPr>
        <w:t xml:space="preserve">A </w:t>
      </w:r>
      <w:proofErr w:type="spellStart"/>
      <w:r w:rsidRPr="00427B71">
        <w:rPr>
          <w:rFonts w:ascii="Times New Roman" w:hAnsi="Times New Roman"/>
          <w:sz w:val="24"/>
          <w:szCs w:val="24"/>
          <w:lang w:val="en"/>
        </w:rPr>
        <w:t>goto</w:t>
      </w:r>
      <w:proofErr w:type="spellEnd"/>
      <w:r w:rsidRPr="00427B71">
        <w:rPr>
          <w:rFonts w:ascii="Times New Roman" w:hAnsi="Times New Roman"/>
          <w:sz w:val="24"/>
          <w:szCs w:val="24"/>
          <w:lang w:val="en"/>
        </w:rPr>
        <w:t xml:space="preserve"> statement provides an unconditional jump from the </w:t>
      </w:r>
      <w:proofErr w:type="spellStart"/>
      <w:r w:rsidRPr="00427B71">
        <w:rPr>
          <w:rFonts w:ascii="Times New Roman" w:hAnsi="Times New Roman"/>
          <w:sz w:val="24"/>
          <w:szCs w:val="24"/>
          <w:lang w:val="en"/>
        </w:rPr>
        <w:t>goto</w:t>
      </w:r>
      <w:proofErr w:type="spellEnd"/>
      <w:r w:rsidRPr="00427B71">
        <w:rPr>
          <w:rFonts w:ascii="Times New Roman" w:hAnsi="Times New Roman"/>
          <w:sz w:val="24"/>
          <w:szCs w:val="24"/>
          <w:lang w:val="en"/>
        </w:rPr>
        <w:t xml:space="preserve"> to a labeled statement in the same function.</w:t>
      </w:r>
      <w:r w:rsidRPr="00427B71">
        <w:rPr>
          <w:rFonts w:ascii="Times New Roman" w:hAnsi="Times New Roman"/>
          <w:sz w:val="24"/>
          <w:szCs w:val="24"/>
          <w:lang w:val="en"/>
        </w:rPr>
        <w:tab/>
      </w:r>
    </w:p>
    <w:p w14:paraId="07B1A27B" w14:textId="77777777" w:rsidR="007F4DBF" w:rsidRPr="00427B71" w:rsidRDefault="007F4DBF" w:rsidP="007F4DBF">
      <w:pPr>
        <w:widowControl w:val="0"/>
        <w:autoSpaceDE w:val="0"/>
        <w:autoSpaceDN w:val="0"/>
        <w:adjustRightInd w:val="0"/>
        <w:rPr>
          <w:rFonts w:ascii="Times New Roman" w:hAnsi="Times New Roman"/>
          <w:sz w:val="24"/>
          <w:szCs w:val="24"/>
          <w:lang w:val="en"/>
        </w:rPr>
      </w:pPr>
      <w:r w:rsidRPr="00427B71">
        <w:rPr>
          <w:rFonts w:ascii="Times New Roman" w:hAnsi="Times New Roman"/>
          <w:sz w:val="24"/>
          <w:szCs w:val="24"/>
          <w:lang w:val="en"/>
        </w:rPr>
        <w:t xml:space="preserve">The syntax of a </w:t>
      </w:r>
      <w:proofErr w:type="spellStart"/>
      <w:r w:rsidRPr="00427B71">
        <w:rPr>
          <w:rFonts w:ascii="Times New Roman" w:hAnsi="Times New Roman"/>
          <w:sz w:val="24"/>
          <w:szCs w:val="24"/>
          <w:lang w:val="en"/>
        </w:rPr>
        <w:t>goto</w:t>
      </w:r>
      <w:proofErr w:type="spellEnd"/>
      <w:r w:rsidRPr="00427B71">
        <w:rPr>
          <w:rFonts w:ascii="Times New Roman" w:hAnsi="Times New Roman"/>
          <w:sz w:val="24"/>
          <w:szCs w:val="24"/>
          <w:lang w:val="en"/>
        </w:rPr>
        <w:t xml:space="preserve"> statement in C++ is:</w:t>
      </w:r>
    </w:p>
    <w:tbl>
      <w:tblPr>
        <w:tblW w:w="0" w:type="auto"/>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30"/>
      </w:tblGrid>
      <w:tr w:rsidR="001A2277" w:rsidRPr="00C128F8" w14:paraId="26AB0169" w14:textId="77777777" w:rsidTr="001A2277">
        <w:trPr>
          <w:trHeight w:val="2085"/>
        </w:trPr>
        <w:tc>
          <w:tcPr>
            <w:tcW w:w="3030" w:type="dxa"/>
          </w:tcPr>
          <w:p w14:paraId="44B30D78" w14:textId="77777777" w:rsidR="001A2277" w:rsidRPr="00C128F8" w:rsidRDefault="001A2277" w:rsidP="001A2277">
            <w:pPr>
              <w:widowControl w:val="0"/>
              <w:autoSpaceDE w:val="0"/>
              <w:autoSpaceDN w:val="0"/>
              <w:adjustRightInd w:val="0"/>
              <w:ind w:left="195"/>
              <w:rPr>
                <w:rFonts w:ascii="Times New Roman" w:hAnsi="Times New Roman"/>
                <w:b/>
                <w:bCs/>
                <w:sz w:val="24"/>
                <w:szCs w:val="24"/>
                <w:lang w:val="en"/>
              </w:rPr>
            </w:pPr>
            <w:proofErr w:type="spellStart"/>
            <w:r w:rsidRPr="00C128F8">
              <w:rPr>
                <w:rFonts w:ascii="Times New Roman" w:hAnsi="Times New Roman"/>
                <w:b/>
                <w:bCs/>
                <w:sz w:val="24"/>
                <w:szCs w:val="24"/>
                <w:lang w:val="en"/>
              </w:rPr>
              <w:t>goto</w:t>
            </w:r>
            <w:proofErr w:type="spellEnd"/>
            <w:r w:rsidRPr="00C128F8">
              <w:rPr>
                <w:rFonts w:ascii="Times New Roman" w:hAnsi="Times New Roman"/>
                <w:b/>
                <w:bCs/>
                <w:sz w:val="24"/>
                <w:szCs w:val="24"/>
                <w:lang w:val="en"/>
              </w:rPr>
              <w:t xml:space="preserve"> label;</w:t>
            </w:r>
          </w:p>
          <w:p w14:paraId="241884B2" w14:textId="77777777" w:rsidR="001A2277" w:rsidRPr="00C128F8" w:rsidRDefault="001A2277" w:rsidP="001A2277">
            <w:pPr>
              <w:widowControl w:val="0"/>
              <w:autoSpaceDE w:val="0"/>
              <w:autoSpaceDN w:val="0"/>
              <w:adjustRightInd w:val="0"/>
              <w:ind w:left="195"/>
              <w:rPr>
                <w:rFonts w:ascii="Times New Roman" w:hAnsi="Times New Roman"/>
                <w:b/>
                <w:bCs/>
                <w:sz w:val="24"/>
                <w:szCs w:val="24"/>
                <w:lang w:val="en"/>
              </w:rPr>
            </w:pPr>
            <w:r w:rsidRPr="00C128F8">
              <w:rPr>
                <w:rFonts w:ascii="Times New Roman" w:hAnsi="Times New Roman"/>
                <w:b/>
                <w:bCs/>
                <w:sz w:val="24"/>
                <w:szCs w:val="24"/>
                <w:lang w:val="en"/>
              </w:rPr>
              <w:t>..</w:t>
            </w:r>
          </w:p>
          <w:p w14:paraId="5BA75ACF" w14:textId="77777777" w:rsidR="001A2277" w:rsidRPr="00C128F8" w:rsidRDefault="001A2277" w:rsidP="001A2277">
            <w:pPr>
              <w:widowControl w:val="0"/>
              <w:autoSpaceDE w:val="0"/>
              <w:autoSpaceDN w:val="0"/>
              <w:adjustRightInd w:val="0"/>
              <w:ind w:left="195"/>
              <w:rPr>
                <w:rFonts w:ascii="Times New Roman" w:hAnsi="Times New Roman"/>
                <w:b/>
                <w:bCs/>
                <w:sz w:val="24"/>
                <w:szCs w:val="24"/>
                <w:lang w:val="en"/>
              </w:rPr>
            </w:pPr>
            <w:r w:rsidRPr="00C128F8">
              <w:rPr>
                <w:rFonts w:ascii="Times New Roman" w:hAnsi="Times New Roman"/>
                <w:b/>
                <w:bCs/>
                <w:sz w:val="24"/>
                <w:szCs w:val="24"/>
                <w:lang w:val="en"/>
              </w:rPr>
              <w:t>.</w:t>
            </w:r>
          </w:p>
          <w:p w14:paraId="3E538F3E" w14:textId="77777777" w:rsidR="001A2277" w:rsidRPr="00C128F8" w:rsidRDefault="001A2277" w:rsidP="001A2277">
            <w:pPr>
              <w:widowControl w:val="0"/>
              <w:autoSpaceDE w:val="0"/>
              <w:autoSpaceDN w:val="0"/>
              <w:adjustRightInd w:val="0"/>
              <w:ind w:left="195"/>
              <w:rPr>
                <w:rFonts w:ascii="Times New Roman" w:hAnsi="Times New Roman"/>
                <w:b/>
                <w:bCs/>
                <w:sz w:val="24"/>
                <w:szCs w:val="24"/>
                <w:lang w:val="en"/>
              </w:rPr>
            </w:pPr>
            <w:r w:rsidRPr="00C128F8">
              <w:rPr>
                <w:rFonts w:ascii="Times New Roman" w:hAnsi="Times New Roman"/>
                <w:b/>
                <w:bCs/>
                <w:sz w:val="24"/>
                <w:szCs w:val="24"/>
                <w:lang w:val="en"/>
              </w:rPr>
              <w:t>label: statement;</w:t>
            </w:r>
          </w:p>
        </w:tc>
      </w:tr>
    </w:tbl>
    <w:p w14:paraId="5C797541" w14:textId="77777777" w:rsidR="00C128F8" w:rsidRDefault="00C128F8" w:rsidP="007F4DBF">
      <w:pPr>
        <w:widowControl w:val="0"/>
        <w:autoSpaceDE w:val="0"/>
        <w:autoSpaceDN w:val="0"/>
        <w:adjustRightInd w:val="0"/>
        <w:rPr>
          <w:rFonts w:ascii="Times New Roman" w:hAnsi="Times New Roman"/>
          <w:color w:val="FF0000"/>
          <w:sz w:val="24"/>
          <w:szCs w:val="24"/>
          <w:lang w:val="en"/>
        </w:rPr>
      </w:pPr>
    </w:p>
    <w:p w14:paraId="0B355BEF" w14:textId="6D6A35E9" w:rsidR="00091CE0" w:rsidRPr="00C128F8" w:rsidRDefault="00C128F8" w:rsidP="007F4DBF">
      <w:pPr>
        <w:widowControl w:val="0"/>
        <w:autoSpaceDE w:val="0"/>
        <w:autoSpaceDN w:val="0"/>
        <w:adjustRightInd w:val="0"/>
        <w:rPr>
          <w:rFonts w:ascii="Times New Roman" w:hAnsi="Times New Roman"/>
          <w:b/>
          <w:bCs/>
          <w:sz w:val="24"/>
          <w:szCs w:val="24"/>
          <w:lang w:val="en"/>
        </w:rPr>
      </w:pPr>
      <w:r w:rsidRPr="00C128F8">
        <w:rPr>
          <w:rFonts w:ascii="Times New Roman" w:hAnsi="Times New Roman"/>
          <w:b/>
          <w:bCs/>
          <w:sz w:val="24"/>
          <w:szCs w:val="24"/>
          <w:lang w:val="en"/>
        </w:rPr>
        <w:t xml:space="preserve">Example: </w:t>
      </w:r>
    </w:p>
    <w:p w14:paraId="22DE18E2" w14:textId="77777777"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#include &lt;iostream&gt;</w:t>
      </w:r>
    </w:p>
    <w:p w14:paraId="3D6D5E8F" w14:textId="77777777"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using namespace std;</w:t>
      </w:r>
    </w:p>
    <w:p w14:paraId="26656777" w14:textId="77777777"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int </w:t>
      </w:r>
      <w:proofErr w:type="gramStart"/>
      <w:r w:rsidRPr="00C128F8">
        <w:rPr>
          <w:rFonts w:ascii="Times New Roman" w:hAnsi="Times New Roman"/>
          <w:sz w:val="24"/>
          <w:szCs w:val="24"/>
          <w:lang w:val="en"/>
        </w:rPr>
        <w:t>main(</w:t>
      </w:r>
      <w:proofErr w:type="gramEnd"/>
      <w:r w:rsidRPr="00C128F8">
        <w:rPr>
          <w:rFonts w:ascii="Times New Roman" w:hAnsi="Times New Roman"/>
          <w:sz w:val="24"/>
          <w:szCs w:val="24"/>
          <w:lang w:val="en"/>
        </w:rPr>
        <w:t>) {</w:t>
      </w:r>
    </w:p>
    <w:p w14:paraId="5B937BD8" w14:textId="76D14D5D"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int </w:t>
      </w:r>
      <w:proofErr w:type="spellStart"/>
      <w:r w:rsidRPr="00C128F8">
        <w:rPr>
          <w:rFonts w:ascii="Times New Roman" w:hAnsi="Times New Roman"/>
          <w:sz w:val="24"/>
          <w:szCs w:val="24"/>
          <w:lang w:val="en"/>
        </w:rPr>
        <w:t>i</w:t>
      </w:r>
      <w:proofErr w:type="spellEnd"/>
      <w:r w:rsidRPr="00C128F8">
        <w:rPr>
          <w:rFonts w:ascii="Times New Roman" w:hAnsi="Times New Roman"/>
          <w:sz w:val="24"/>
          <w:szCs w:val="24"/>
          <w:lang w:val="en"/>
        </w:rPr>
        <w:t xml:space="preserve"> = 1;</w:t>
      </w:r>
    </w:p>
    <w:p w14:paraId="4402F0D3" w14:textId="77777777"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start:</w:t>
      </w:r>
    </w:p>
    <w:p w14:paraId="3FDDA2F2" w14:textId="77777777"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lastRenderedPageBreak/>
        <w:t xml:space="preserve">    if (</w:t>
      </w:r>
      <w:proofErr w:type="spellStart"/>
      <w:r w:rsidRPr="00C128F8">
        <w:rPr>
          <w:rFonts w:ascii="Times New Roman" w:hAnsi="Times New Roman"/>
          <w:sz w:val="24"/>
          <w:szCs w:val="24"/>
          <w:lang w:val="en"/>
        </w:rPr>
        <w:t>i</w:t>
      </w:r>
      <w:proofErr w:type="spellEnd"/>
      <w:r w:rsidRPr="00C128F8">
        <w:rPr>
          <w:rFonts w:ascii="Times New Roman" w:hAnsi="Times New Roman"/>
          <w:sz w:val="24"/>
          <w:szCs w:val="24"/>
          <w:lang w:val="en"/>
        </w:rPr>
        <w:t xml:space="preserve"> &lt;= 5) {</w:t>
      </w:r>
    </w:p>
    <w:p w14:paraId="34C10504" w14:textId="77777777"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roofErr w:type="spellStart"/>
      <w:r w:rsidRPr="00C128F8">
        <w:rPr>
          <w:rFonts w:ascii="Times New Roman" w:hAnsi="Times New Roman"/>
          <w:sz w:val="24"/>
          <w:szCs w:val="24"/>
          <w:lang w:val="en"/>
        </w:rPr>
        <w:t>cout</w:t>
      </w:r>
      <w:proofErr w:type="spellEnd"/>
      <w:r w:rsidRPr="00C128F8">
        <w:rPr>
          <w:rFonts w:ascii="Times New Roman" w:hAnsi="Times New Roman"/>
          <w:sz w:val="24"/>
          <w:szCs w:val="24"/>
          <w:lang w:val="en"/>
        </w:rPr>
        <w:t xml:space="preserve"> &lt;&lt; "Goto Example Count: " &lt;&lt; </w:t>
      </w:r>
      <w:proofErr w:type="spellStart"/>
      <w:r w:rsidRPr="00C128F8">
        <w:rPr>
          <w:rFonts w:ascii="Times New Roman" w:hAnsi="Times New Roman"/>
          <w:sz w:val="24"/>
          <w:szCs w:val="24"/>
          <w:lang w:val="en"/>
        </w:rPr>
        <w:t>i</w:t>
      </w:r>
      <w:proofErr w:type="spellEnd"/>
      <w:r w:rsidRPr="00C128F8">
        <w:rPr>
          <w:rFonts w:ascii="Times New Roman" w:hAnsi="Times New Roman"/>
          <w:sz w:val="24"/>
          <w:szCs w:val="24"/>
          <w:lang w:val="en"/>
        </w:rPr>
        <w:t xml:space="preserve"> &lt;&lt; </w:t>
      </w:r>
      <w:proofErr w:type="spellStart"/>
      <w:r w:rsidRPr="00C128F8">
        <w:rPr>
          <w:rFonts w:ascii="Times New Roman" w:hAnsi="Times New Roman"/>
          <w:sz w:val="24"/>
          <w:szCs w:val="24"/>
          <w:lang w:val="en"/>
        </w:rPr>
        <w:t>endl</w:t>
      </w:r>
      <w:proofErr w:type="spellEnd"/>
      <w:r w:rsidRPr="00C128F8">
        <w:rPr>
          <w:rFonts w:ascii="Times New Roman" w:hAnsi="Times New Roman"/>
          <w:sz w:val="24"/>
          <w:szCs w:val="24"/>
          <w:lang w:val="en"/>
        </w:rPr>
        <w:t>;</w:t>
      </w:r>
    </w:p>
    <w:p w14:paraId="6BEA41E4" w14:textId="37760175"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roofErr w:type="spellStart"/>
      <w:r w:rsidRPr="00C128F8">
        <w:rPr>
          <w:rFonts w:ascii="Times New Roman" w:hAnsi="Times New Roman"/>
          <w:sz w:val="24"/>
          <w:szCs w:val="24"/>
          <w:lang w:val="en"/>
        </w:rPr>
        <w:t>i</w:t>
      </w:r>
      <w:proofErr w:type="spellEnd"/>
      <w:r w:rsidRPr="00C128F8">
        <w:rPr>
          <w:rFonts w:ascii="Times New Roman" w:hAnsi="Times New Roman"/>
          <w:sz w:val="24"/>
          <w:szCs w:val="24"/>
          <w:lang w:val="en"/>
        </w:rPr>
        <w:t>++;</w:t>
      </w:r>
    </w:p>
    <w:p w14:paraId="14EEC70F" w14:textId="77777777"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roofErr w:type="spellStart"/>
      <w:r w:rsidRPr="00C128F8">
        <w:rPr>
          <w:rFonts w:ascii="Times New Roman" w:hAnsi="Times New Roman"/>
          <w:sz w:val="24"/>
          <w:szCs w:val="24"/>
          <w:lang w:val="en"/>
        </w:rPr>
        <w:t>goto</w:t>
      </w:r>
      <w:proofErr w:type="spellEnd"/>
      <w:r w:rsidRPr="00C128F8">
        <w:rPr>
          <w:rFonts w:ascii="Times New Roman" w:hAnsi="Times New Roman"/>
          <w:sz w:val="24"/>
          <w:szCs w:val="24"/>
          <w:lang w:val="en"/>
        </w:rPr>
        <w:t xml:space="preserve"> </w:t>
      </w:r>
      <w:proofErr w:type="gramStart"/>
      <w:r w:rsidRPr="00C128F8">
        <w:rPr>
          <w:rFonts w:ascii="Times New Roman" w:hAnsi="Times New Roman"/>
          <w:sz w:val="24"/>
          <w:szCs w:val="24"/>
          <w:lang w:val="en"/>
        </w:rPr>
        <w:t>start;  /</w:t>
      </w:r>
      <w:proofErr w:type="gramEnd"/>
      <w:r w:rsidRPr="00C128F8">
        <w:rPr>
          <w:rFonts w:ascii="Times New Roman" w:hAnsi="Times New Roman"/>
          <w:sz w:val="24"/>
          <w:szCs w:val="24"/>
          <w:lang w:val="en"/>
        </w:rPr>
        <w:t>/ Jump to the label 'start'</w:t>
      </w:r>
    </w:p>
    <w:p w14:paraId="5B67E251" w14:textId="5691D4D5"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
    <w:p w14:paraId="3B6224E7" w14:textId="77777777"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return 0;</w:t>
      </w:r>
    </w:p>
    <w:p w14:paraId="37683AF1" w14:textId="3F2E85D7"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w:t>
      </w:r>
    </w:p>
    <w:p w14:paraId="6D32BFAB" w14:textId="76824291"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Output:</w:t>
      </w:r>
    </w:p>
    <w:p w14:paraId="45939A2F" w14:textId="77777777"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Goto Example Count: 1</w:t>
      </w:r>
    </w:p>
    <w:p w14:paraId="4A8ED68A" w14:textId="77777777"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Goto Example Count: 2</w:t>
      </w:r>
    </w:p>
    <w:p w14:paraId="64C94153" w14:textId="77777777"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Goto Example Count: 3</w:t>
      </w:r>
    </w:p>
    <w:p w14:paraId="17DBFB26" w14:textId="77777777"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Goto Example Count: 4</w:t>
      </w:r>
    </w:p>
    <w:p w14:paraId="1173C3FE" w14:textId="6D3EAD27" w:rsidR="00C128F8" w:rsidRPr="00C128F8" w:rsidRDefault="00C128F8" w:rsidP="00C128F8">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Goto Example Count: 5</w:t>
      </w:r>
    </w:p>
    <w:p w14:paraId="77096C9E" w14:textId="77777777" w:rsidR="002C3598" w:rsidRPr="00583052" w:rsidRDefault="002C3598" w:rsidP="007F4DBF">
      <w:pPr>
        <w:widowControl w:val="0"/>
        <w:autoSpaceDE w:val="0"/>
        <w:autoSpaceDN w:val="0"/>
        <w:adjustRightInd w:val="0"/>
        <w:rPr>
          <w:rFonts w:ascii="Times New Roman" w:hAnsi="Times New Roman"/>
          <w:b/>
          <w:bCs/>
          <w:sz w:val="28"/>
          <w:szCs w:val="28"/>
          <w:lang w:val="en"/>
        </w:rPr>
      </w:pPr>
    </w:p>
    <w:p w14:paraId="3F98DFB6" w14:textId="77777777" w:rsidR="002C3598" w:rsidRPr="00583052" w:rsidRDefault="002C3598" w:rsidP="007F4DBF">
      <w:pPr>
        <w:widowControl w:val="0"/>
        <w:autoSpaceDE w:val="0"/>
        <w:autoSpaceDN w:val="0"/>
        <w:adjustRightInd w:val="0"/>
        <w:rPr>
          <w:rFonts w:ascii="Times New Roman" w:hAnsi="Times New Roman"/>
          <w:b/>
          <w:bCs/>
          <w:sz w:val="28"/>
          <w:szCs w:val="28"/>
          <w:lang w:val="en"/>
        </w:rPr>
      </w:pPr>
    </w:p>
    <w:p w14:paraId="07852ABD" w14:textId="77777777" w:rsidR="002C3598" w:rsidRDefault="002C3598" w:rsidP="007F4DBF">
      <w:pPr>
        <w:widowControl w:val="0"/>
        <w:autoSpaceDE w:val="0"/>
        <w:autoSpaceDN w:val="0"/>
        <w:adjustRightInd w:val="0"/>
        <w:rPr>
          <w:rFonts w:ascii="Times New Roman" w:hAnsi="Times New Roman"/>
          <w:b/>
          <w:bCs/>
          <w:sz w:val="28"/>
          <w:szCs w:val="25"/>
          <w:lang w:val="en" w:bidi="mr-IN"/>
        </w:rPr>
      </w:pPr>
    </w:p>
    <w:p w14:paraId="606CC38D" w14:textId="77777777" w:rsidR="00C128F8" w:rsidRDefault="00C128F8" w:rsidP="007F4DBF">
      <w:pPr>
        <w:widowControl w:val="0"/>
        <w:autoSpaceDE w:val="0"/>
        <w:autoSpaceDN w:val="0"/>
        <w:adjustRightInd w:val="0"/>
        <w:rPr>
          <w:rFonts w:ascii="Times New Roman" w:hAnsi="Times New Roman"/>
          <w:b/>
          <w:bCs/>
          <w:sz w:val="28"/>
          <w:szCs w:val="25"/>
          <w:lang w:val="en" w:bidi="mr-IN"/>
        </w:rPr>
      </w:pPr>
    </w:p>
    <w:p w14:paraId="316195BE" w14:textId="77777777" w:rsidR="00C128F8" w:rsidRDefault="00C128F8" w:rsidP="007F4DBF">
      <w:pPr>
        <w:widowControl w:val="0"/>
        <w:autoSpaceDE w:val="0"/>
        <w:autoSpaceDN w:val="0"/>
        <w:adjustRightInd w:val="0"/>
        <w:rPr>
          <w:rFonts w:ascii="Times New Roman" w:hAnsi="Times New Roman"/>
          <w:b/>
          <w:bCs/>
          <w:sz w:val="28"/>
          <w:szCs w:val="25"/>
          <w:lang w:val="en" w:bidi="mr-IN"/>
        </w:rPr>
      </w:pPr>
    </w:p>
    <w:p w14:paraId="14B43137" w14:textId="77777777" w:rsidR="00C128F8" w:rsidRDefault="00C128F8" w:rsidP="007F4DBF">
      <w:pPr>
        <w:widowControl w:val="0"/>
        <w:autoSpaceDE w:val="0"/>
        <w:autoSpaceDN w:val="0"/>
        <w:adjustRightInd w:val="0"/>
        <w:rPr>
          <w:rFonts w:ascii="Times New Roman" w:hAnsi="Times New Roman"/>
          <w:b/>
          <w:bCs/>
          <w:sz w:val="28"/>
          <w:szCs w:val="25"/>
          <w:lang w:val="en" w:bidi="mr-IN"/>
        </w:rPr>
      </w:pPr>
    </w:p>
    <w:p w14:paraId="64F98DC1" w14:textId="77777777" w:rsidR="00C128F8" w:rsidRDefault="00C128F8" w:rsidP="007F4DBF">
      <w:pPr>
        <w:widowControl w:val="0"/>
        <w:autoSpaceDE w:val="0"/>
        <w:autoSpaceDN w:val="0"/>
        <w:adjustRightInd w:val="0"/>
        <w:rPr>
          <w:rFonts w:ascii="Times New Roman" w:hAnsi="Times New Roman"/>
          <w:b/>
          <w:bCs/>
          <w:sz w:val="28"/>
          <w:szCs w:val="25"/>
          <w:lang w:val="en" w:bidi="mr-IN"/>
        </w:rPr>
      </w:pPr>
    </w:p>
    <w:p w14:paraId="662E7698" w14:textId="77777777" w:rsidR="00C128F8" w:rsidRDefault="00C128F8" w:rsidP="007F4DBF">
      <w:pPr>
        <w:widowControl w:val="0"/>
        <w:autoSpaceDE w:val="0"/>
        <w:autoSpaceDN w:val="0"/>
        <w:adjustRightInd w:val="0"/>
        <w:rPr>
          <w:rFonts w:ascii="Times New Roman" w:hAnsi="Times New Roman"/>
          <w:b/>
          <w:bCs/>
          <w:sz w:val="28"/>
          <w:szCs w:val="25"/>
          <w:lang w:val="en" w:bidi="mr-IN"/>
        </w:rPr>
      </w:pPr>
    </w:p>
    <w:p w14:paraId="540EC225" w14:textId="77777777" w:rsidR="00C128F8" w:rsidRDefault="00C128F8" w:rsidP="007F4DBF">
      <w:pPr>
        <w:widowControl w:val="0"/>
        <w:autoSpaceDE w:val="0"/>
        <w:autoSpaceDN w:val="0"/>
        <w:adjustRightInd w:val="0"/>
        <w:rPr>
          <w:rFonts w:ascii="Times New Roman" w:hAnsi="Times New Roman"/>
          <w:b/>
          <w:bCs/>
          <w:sz w:val="28"/>
          <w:szCs w:val="25"/>
          <w:lang w:val="en" w:bidi="mr-IN"/>
        </w:rPr>
      </w:pPr>
    </w:p>
    <w:p w14:paraId="4EE7FB14" w14:textId="77777777" w:rsidR="00C128F8" w:rsidRDefault="00C128F8" w:rsidP="007F4DBF">
      <w:pPr>
        <w:widowControl w:val="0"/>
        <w:autoSpaceDE w:val="0"/>
        <w:autoSpaceDN w:val="0"/>
        <w:adjustRightInd w:val="0"/>
        <w:rPr>
          <w:rFonts w:ascii="Times New Roman" w:hAnsi="Times New Roman"/>
          <w:b/>
          <w:bCs/>
          <w:sz w:val="28"/>
          <w:szCs w:val="25"/>
          <w:lang w:val="en" w:bidi="mr-IN"/>
        </w:rPr>
      </w:pPr>
    </w:p>
    <w:p w14:paraId="46C0EDE3" w14:textId="77777777" w:rsidR="00C128F8" w:rsidRDefault="00C128F8" w:rsidP="007F4DBF">
      <w:pPr>
        <w:widowControl w:val="0"/>
        <w:autoSpaceDE w:val="0"/>
        <w:autoSpaceDN w:val="0"/>
        <w:adjustRightInd w:val="0"/>
        <w:rPr>
          <w:rFonts w:ascii="Times New Roman" w:hAnsi="Times New Roman"/>
          <w:b/>
          <w:bCs/>
          <w:sz w:val="28"/>
          <w:szCs w:val="25"/>
          <w:lang w:val="en" w:bidi="mr-IN"/>
        </w:rPr>
      </w:pPr>
    </w:p>
    <w:p w14:paraId="3F5B1EF3" w14:textId="77777777" w:rsidR="00C128F8" w:rsidRDefault="00C128F8" w:rsidP="007F4DBF">
      <w:pPr>
        <w:widowControl w:val="0"/>
        <w:autoSpaceDE w:val="0"/>
        <w:autoSpaceDN w:val="0"/>
        <w:adjustRightInd w:val="0"/>
        <w:rPr>
          <w:rFonts w:ascii="Times New Roman" w:hAnsi="Times New Roman"/>
          <w:b/>
          <w:bCs/>
          <w:sz w:val="28"/>
          <w:szCs w:val="25"/>
          <w:lang w:val="en" w:bidi="mr-IN"/>
        </w:rPr>
      </w:pPr>
    </w:p>
    <w:p w14:paraId="2F752CF4" w14:textId="77777777" w:rsidR="00C128F8" w:rsidRDefault="00C128F8" w:rsidP="007F4DBF">
      <w:pPr>
        <w:widowControl w:val="0"/>
        <w:autoSpaceDE w:val="0"/>
        <w:autoSpaceDN w:val="0"/>
        <w:adjustRightInd w:val="0"/>
        <w:rPr>
          <w:rFonts w:ascii="Times New Roman" w:hAnsi="Times New Roman"/>
          <w:b/>
          <w:bCs/>
          <w:sz w:val="28"/>
          <w:szCs w:val="25"/>
          <w:lang w:val="en" w:bidi="mr-IN"/>
        </w:rPr>
      </w:pPr>
    </w:p>
    <w:p w14:paraId="69BA94D2" w14:textId="77777777" w:rsidR="00C128F8" w:rsidRDefault="00C128F8" w:rsidP="007F4DBF">
      <w:pPr>
        <w:widowControl w:val="0"/>
        <w:autoSpaceDE w:val="0"/>
        <w:autoSpaceDN w:val="0"/>
        <w:adjustRightInd w:val="0"/>
        <w:rPr>
          <w:rFonts w:ascii="Times New Roman" w:hAnsi="Times New Roman"/>
          <w:b/>
          <w:bCs/>
          <w:sz w:val="28"/>
          <w:szCs w:val="25"/>
          <w:lang w:val="en" w:bidi="mr-IN"/>
        </w:rPr>
      </w:pPr>
    </w:p>
    <w:p w14:paraId="1AC53EEC" w14:textId="7E4E4F65" w:rsidR="002C3598" w:rsidRPr="00C128F8" w:rsidRDefault="00C128F8" w:rsidP="00C128F8">
      <w:pPr>
        <w:widowControl w:val="0"/>
        <w:autoSpaceDE w:val="0"/>
        <w:autoSpaceDN w:val="0"/>
        <w:adjustRightInd w:val="0"/>
        <w:jc w:val="both"/>
        <w:rPr>
          <w:rFonts w:ascii="Times New Roman" w:hAnsi="Times New Roman"/>
          <w:b/>
          <w:bCs/>
          <w:sz w:val="28"/>
          <w:szCs w:val="25"/>
          <w:lang w:val="en" w:bidi="mr-IN"/>
        </w:rPr>
      </w:pPr>
      <w:r w:rsidRPr="00583052">
        <w:rPr>
          <w:rFonts w:ascii="Times New Roman" w:hAnsi="Times New Roman"/>
          <w:noProof/>
          <w:lang w:val="en-IN" w:eastAsia="en-IN"/>
        </w:rPr>
        <w:lastRenderedPageBreak/>
        <mc:AlternateContent>
          <mc:Choice Requires="wps">
            <w:drawing>
              <wp:anchor distT="91440" distB="137160" distL="114300" distR="114300" simplePos="0" relativeHeight="251669504" behindDoc="0" locked="0" layoutInCell="0" allowOverlap="1" wp14:anchorId="14C5048E" wp14:editId="418A3AD9">
                <wp:simplePos x="0" y="0"/>
                <wp:positionH relativeFrom="page">
                  <wp:posOffset>-144780</wp:posOffset>
                </wp:positionH>
                <wp:positionV relativeFrom="page">
                  <wp:posOffset>463550</wp:posOffset>
                </wp:positionV>
                <wp:extent cx="6541770" cy="510540"/>
                <wp:effectExtent l="1028700" t="457200" r="1905" b="3810"/>
                <wp:wrapSquare wrapText="bothSides"/>
                <wp:docPr id="2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541770" cy="510540"/>
                        </a:xfrm>
                        <a:prstGeom prst="rect">
                          <a:avLst/>
                        </a:prstGeom>
                        <a:solidFill>
                          <a:srgbClr val="002060"/>
                        </a:solidFill>
                        <a:ln>
                          <a:noFill/>
                        </a:ln>
                        <a:effectLst>
                          <a:outerShdw dist="1114131" dir="12253665" algn="ctr" rotWithShape="0">
                            <a:schemeClr val="accent6">
                              <a:lumMod val="75000"/>
                              <a:lumOff val="0"/>
                            </a:schemeClr>
                          </a:outerShdw>
                        </a:effectLst>
                        <a:extLs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p w14:paraId="3EF03662" w14:textId="77777777" w:rsidR="00C128F8" w:rsidRPr="00C128F8" w:rsidRDefault="00C128F8" w:rsidP="00C128F8">
                            <w:pPr>
                              <w:pBdr>
                                <w:top w:val="single" w:sz="18" w:space="5" w:color="FFFFFF" w:themeColor="background1"/>
                                <w:left w:val="single" w:sz="18" w:space="10" w:color="FFFFFF" w:themeColor="background1"/>
                                <w:right w:val="single" w:sz="48" w:space="30" w:color="A5A5A5" w:themeColor="accent3"/>
                              </w:pBdr>
                              <w:jc w:val="center"/>
                              <w:rPr>
                                <w:rFonts w:ascii="Times New Roman" w:hAnsi="Times New Roman"/>
                                <w:b/>
                                <w:iCs/>
                                <w:color w:val="FFFFFF" w:themeColor="background1"/>
                                <w:sz w:val="38"/>
                                <w:szCs w:val="36"/>
                              </w:rPr>
                            </w:pPr>
                            <w:r w:rsidRPr="00C128F8">
                              <w:rPr>
                                <w:rFonts w:ascii="Times New Roman" w:hAnsi="Times New Roman"/>
                                <w:b/>
                                <w:iCs/>
                                <w:color w:val="FFFFFF" w:themeColor="background1"/>
                                <w:sz w:val="38"/>
                                <w:szCs w:val="36"/>
                              </w:rPr>
                              <w:t>Assignment no 3</w:t>
                            </w:r>
                          </w:p>
                        </w:txbxContent>
                      </wps:txbx>
                      <wps:bodyPr rot="0" vert="horz" wrap="square" lIns="457200" tIns="0" rIns="137160" bIns="0" anchor="t" anchorCtr="0" upright="1">
                        <a:noAutofit/>
                      </wps:bodyPr>
                    </wps:wsp>
                  </a:graphicData>
                </a:graphic>
                <wp14:sizeRelH relativeFrom="page">
                  <wp14:pctWidth>100000</wp14:pctWidth>
                </wp14:sizeRelH>
                <wp14:sizeRelV relativeFrom="page">
                  <wp14:pctHeight>0</wp14:pctHeight>
                </wp14:sizeRelV>
              </wp:anchor>
            </w:drawing>
          </mc:Choice>
          <mc:Fallback>
            <w:pict>
              <v:rect w14:anchorId="14C5048E" id="Rectangle 8" o:spid="_x0000_s1031" style="position:absolute;left:0;text-align:left;margin-left:-11.4pt;margin-top:36.5pt;width:515.1pt;height:40.2pt;flip:x;z-index:251669504;visibility:visible;mso-wrap-style:square;mso-width-percent:1000;mso-height-percent:0;mso-wrap-distance-left:9pt;mso-wrap-distance-top:7.2pt;mso-wrap-distance-right:9pt;mso-wrap-distance-bottom:10.8pt;mso-position-horizontal:absolute;mso-position-horizontal-relative:page;mso-position-vertical:absolute;mso-position-vertical-relative:page;mso-width-percent:100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" o:allowincell="f" fillcolor="#002060" stroked="f" strokecolor="white [3212]" strokeweight="1.5pt">
                <v:shadow on="t" color="#538135 [2409]" offset="-80pt,-36pt"/>
                <v:textbox inset="36pt,0,10.8pt,0">
                  <w:txbxContent>
                    <w:p w14:paraId="3EF03662" w14:textId="77777777" w:rsidR="00C128F8" w:rsidRPr="00C128F8" w:rsidRDefault="00C128F8" w:rsidP="00C128F8">
                      <w:pPr>
                        <w:pBdr>
                          <w:top w:val="single" w:sz="18" w:space="5" w:color="FFFFFF" w:themeColor="background1"/>
                          <w:left w:val="single" w:sz="18" w:space="10" w:color="FFFFFF" w:themeColor="background1"/>
                          <w:right w:val="single" w:sz="48" w:space="30" w:color="A5A5A5" w:themeColor="accent3"/>
                        </w:pBdr>
                        <w:jc w:val="center"/>
                        <w:rPr>
                          <w:rFonts w:ascii="Times New Roman" w:hAnsi="Times New Roman"/>
                          <w:b/>
                          <w:iCs/>
                          <w:color w:val="FFFFFF" w:themeColor="background1"/>
                          <w:sz w:val="38"/>
                          <w:szCs w:val="36"/>
                        </w:rPr>
                      </w:pPr>
                      <w:r w:rsidRPr="00C128F8">
                        <w:rPr>
                          <w:rFonts w:ascii="Times New Roman" w:hAnsi="Times New Roman"/>
                          <w:b/>
                          <w:iCs/>
                          <w:color w:val="FFFFFF" w:themeColor="background1"/>
                          <w:sz w:val="38"/>
                          <w:szCs w:val="36"/>
                        </w:rPr>
                        <w:t>Assignment no 3</w:t>
                      </w:r>
                    </w:p>
                  </w:txbxContent>
                </v:textbox>
                <w10:wrap type="square" anchorx="page" anchory="page"/>
              </v:rect>
            </w:pict>
          </mc:Fallback>
        </mc:AlternateContent>
      </w:r>
      <w:r w:rsidR="002C3598" w:rsidRPr="00583052">
        <w:rPr>
          <w:rStyle w:val="Strong"/>
          <w:rFonts w:ascii="Times New Roman" w:hAnsi="Times New Roman"/>
        </w:rPr>
        <w:t xml:space="preserve">Question 1 </w:t>
      </w:r>
      <w:r w:rsidR="002C3598" w:rsidRPr="00583052">
        <w:rPr>
          <w:rFonts w:ascii="Times New Roman" w:hAnsi="Times New Roman"/>
        </w:rPr>
        <w:tab/>
        <w:t>Write a program to print number from 1 to 10.</w:t>
      </w:r>
    </w:p>
    <w:p w14:paraId="1C0BA84C" w14:textId="77777777" w:rsidR="002C3598" w:rsidRPr="00583052" w:rsidRDefault="002C3598" w:rsidP="00C128F8">
      <w:pPr>
        <w:pStyle w:val="NormalWeb"/>
        <w:tabs>
          <w:tab w:val="left" w:pos="1526"/>
        </w:tabs>
        <w:spacing w:after="120" w:afterAutospacing="0"/>
        <w:ind w:left="1525" w:hanging="1525"/>
        <w:jc w:val="both"/>
      </w:pPr>
      <w:r w:rsidRPr="00583052">
        <w:rPr>
          <w:rStyle w:val="Strong"/>
        </w:rPr>
        <w:t xml:space="preserve">Question 2 </w:t>
      </w:r>
      <w:r w:rsidRPr="00583052">
        <w:tab/>
        <w:t>Write a program to calculate the sum of first 10 natural number.</w:t>
      </w:r>
    </w:p>
    <w:p w14:paraId="064426CE" w14:textId="77777777" w:rsidR="002C3598" w:rsidRPr="00583052" w:rsidRDefault="002C3598" w:rsidP="00C128F8">
      <w:pPr>
        <w:pStyle w:val="NormalWeb"/>
        <w:tabs>
          <w:tab w:val="left" w:pos="1526"/>
        </w:tabs>
        <w:spacing w:after="120" w:afterAutospacing="0"/>
        <w:ind w:left="1525" w:hanging="1525"/>
        <w:jc w:val="both"/>
      </w:pPr>
      <w:r w:rsidRPr="00583052">
        <w:rPr>
          <w:rStyle w:val="Strong"/>
        </w:rPr>
        <w:t xml:space="preserve">Question 3 </w:t>
      </w:r>
      <w:r w:rsidRPr="00583052">
        <w:tab/>
        <w:t>Write a program to find the factorial value of any number entered through the keyboard.</w:t>
      </w:r>
    </w:p>
    <w:p w14:paraId="7F917357" w14:textId="77777777" w:rsidR="002C3598" w:rsidRPr="00583052" w:rsidRDefault="002C3598" w:rsidP="00C128F8">
      <w:pPr>
        <w:pStyle w:val="NormalWeb"/>
        <w:tabs>
          <w:tab w:val="left" w:pos="1526"/>
        </w:tabs>
        <w:spacing w:after="120" w:afterAutospacing="0"/>
        <w:ind w:left="1525" w:hanging="1525"/>
        <w:jc w:val="both"/>
      </w:pPr>
      <w:r w:rsidRPr="00583052">
        <w:rPr>
          <w:rStyle w:val="Strong"/>
        </w:rPr>
        <w:t xml:space="preserve">Question 4 </w:t>
      </w:r>
      <w:r w:rsidRPr="00583052">
        <w:tab/>
        <w:t xml:space="preserve">Two numbers are entered through the keyboard. Write a program to find the value of one number raised to the power of another. </w:t>
      </w:r>
    </w:p>
    <w:p w14:paraId="0A02CDE4" w14:textId="77777777" w:rsidR="002C3598" w:rsidRPr="00583052" w:rsidRDefault="002C3598" w:rsidP="00C128F8">
      <w:pPr>
        <w:pStyle w:val="NormalWeb"/>
        <w:tabs>
          <w:tab w:val="left" w:pos="1526"/>
        </w:tabs>
        <w:spacing w:after="120" w:afterAutospacing="0"/>
        <w:ind w:left="1525" w:hanging="1525"/>
        <w:jc w:val="both"/>
      </w:pPr>
      <w:r w:rsidRPr="00583052">
        <w:rPr>
          <w:rStyle w:val="Strong"/>
        </w:rPr>
        <w:t xml:space="preserve">Question 5 </w:t>
      </w:r>
      <w:r w:rsidRPr="00583052">
        <w:tab/>
        <w:t>Write a program to reveres any given integer number.</w:t>
      </w:r>
    </w:p>
    <w:p w14:paraId="28A14BEB" w14:textId="77777777" w:rsidR="002C3598" w:rsidRPr="00583052" w:rsidRDefault="002C3598" w:rsidP="00C128F8">
      <w:pPr>
        <w:pStyle w:val="NormalWeb"/>
        <w:tabs>
          <w:tab w:val="left" w:pos="1526"/>
        </w:tabs>
        <w:spacing w:after="120" w:afterAutospacing="0"/>
        <w:ind w:left="1525" w:hanging="1525"/>
        <w:jc w:val="both"/>
      </w:pPr>
      <w:r w:rsidRPr="00583052">
        <w:rPr>
          <w:rStyle w:val="Strong"/>
        </w:rPr>
        <w:t xml:space="preserve">Question 6 </w:t>
      </w:r>
      <w:r w:rsidRPr="00583052">
        <w:tab/>
        <w:t>Write a program to sum of digits of given integer number.</w:t>
      </w:r>
    </w:p>
    <w:p w14:paraId="4EEA30AA" w14:textId="77777777" w:rsidR="002C3598" w:rsidRPr="00583052" w:rsidRDefault="002C3598" w:rsidP="00C128F8">
      <w:pPr>
        <w:pStyle w:val="NormalWeb"/>
        <w:tabs>
          <w:tab w:val="left" w:pos="1526"/>
        </w:tabs>
        <w:spacing w:after="120" w:afterAutospacing="0"/>
        <w:ind w:left="1525" w:hanging="1525"/>
        <w:jc w:val="both"/>
      </w:pPr>
      <w:r w:rsidRPr="00583052">
        <w:rPr>
          <w:rStyle w:val="Strong"/>
        </w:rPr>
        <w:t xml:space="preserve">Question 7 </w:t>
      </w:r>
      <w:r w:rsidRPr="00583052">
        <w:tab/>
        <w:t>Write a program to check given number is prime or not.</w:t>
      </w:r>
    </w:p>
    <w:p w14:paraId="0959CFBD" w14:textId="77777777" w:rsidR="002C3598" w:rsidRPr="00583052" w:rsidRDefault="002C3598" w:rsidP="00C128F8">
      <w:pPr>
        <w:pStyle w:val="NormalWeb"/>
        <w:tabs>
          <w:tab w:val="left" w:pos="1526"/>
        </w:tabs>
        <w:spacing w:after="120" w:afterAutospacing="0"/>
        <w:ind w:left="1525" w:hanging="1525"/>
        <w:jc w:val="both"/>
      </w:pPr>
      <w:r w:rsidRPr="00583052">
        <w:rPr>
          <w:rStyle w:val="Strong"/>
        </w:rPr>
        <w:t xml:space="preserve">Question 8 </w:t>
      </w:r>
      <w:r w:rsidRPr="00583052">
        <w:tab/>
        <w:t xml:space="preserve">Write a program to calculate HCF of Two given number. </w:t>
      </w:r>
    </w:p>
    <w:p w14:paraId="5583414D" w14:textId="77777777" w:rsidR="002C3598" w:rsidRPr="00583052" w:rsidRDefault="002C3598" w:rsidP="00C128F8">
      <w:pPr>
        <w:pStyle w:val="NormalWeb"/>
        <w:tabs>
          <w:tab w:val="left" w:pos="1526"/>
        </w:tabs>
        <w:spacing w:after="120" w:afterAutospacing="0"/>
        <w:ind w:left="1525" w:hanging="1525"/>
        <w:jc w:val="both"/>
      </w:pPr>
      <w:r w:rsidRPr="00583052">
        <w:rPr>
          <w:rStyle w:val="Strong"/>
        </w:rPr>
        <w:t>Question 9</w:t>
      </w:r>
      <w:r w:rsidRPr="00583052">
        <w:tab/>
        <w:t xml:space="preserve">Write a program to enter the numbers till the user wants and at the end it should display the count of positive, negative and zeros entered. </w:t>
      </w:r>
    </w:p>
    <w:p w14:paraId="276D174B" w14:textId="77777777" w:rsidR="002C3598" w:rsidRPr="00583052" w:rsidRDefault="002C3598" w:rsidP="00C128F8">
      <w:pPr>
        <w:widowControl w:val="0"/>
        <w:autoSpaceDE w:val="0"/>
        <w:autoSpaceDN w:val="0"/>
        <w:adjustRightInd w:val="0"/>
        <w:jc w:val="both"/>
        <w:rPr>
          <w:rFonts w:ascii="Times New Roman" w:hAnsi="Times New Roman"/>
          <w:b/>
          <w:bCs/>
          <w:sz w:val="28"/>
          <w:szCs w:val="28"/>
          <w:lang w:val="en"/>
        </w:rPr>
      </w:pPr>
    </w:p>
    <w:p w14:paraId="1F235670" w14:textId="77777777" w:rsidR="002C3598" w:rsidRPr="00583052" w:rsidRDefault="002C3598" w:rsidP="007F4DBF">
      <w:pPr>
        <w:widowControl w:val="0"/>
        <w:autoSpaceDE w:val="0"/>
        <w:autoSpaceDN w:val="0"/>
        <w:adjustRightInd w:val="0"/>
        <w:rPr>
          <w:rFonts w:ascii="Times New Roman" w:hAnsi="Times New Roman"/>
          <w:b/>
          <w:bCs/>
          <w:sz w:val="28"/>
          <w:szCs w:val="25"/>
          <w:cs/>
          <w:lang w:val="en" w:bidi="mr-IN"/>
        </w:rPr>
      </w:pPr>
    </w:p>
    <w:p w14:paraId="29B7D763" w14:textId="77777777" w:rsidR="002C3598" w:rsidRPr="00583052" w:rsidRDefault="002C3598" w:rsidP="007F4DBF">
      <w:pPr>
        <w:widowControl w:val="0"/>
        <w:autoSpaceDE w:val="0"/>
        <w:autoSpaceDN w:val="0"/>
        <w:adjustRightInd w:val="0"/>
        <w:rPr>
          <w:rFonts w:ascii="Times New Roman" w:hAnsi="Times New Roman"/>
          <w:b/>
          <w:bCs/>
          <w:sz w:val="28"/>
          <w:szCs w:val="28"/>
          <w:lang w:val="en"/>
        </w:rPr>
      </w:pPr>
    </w:p>
    <w:p w14:paraId="0CCEBC7F" w14:textId="77777777" w:rsidR="002C3598" w:rsidRPr="00583052" w:rsidRDefault="002C3598" w:rsidP="007F4DBF">
      <w:pPr>
        <w:widowControl w:val="0"/>
        <w:autoSpaceDE w:val="0"/>
        <w:autoSpaceDN w:val="0"/>
        <w:adjustRightInd w:val="0"/>
        <w:rPr>
          <w:rFonts w:ascii="Times New Roman" w:hAnsi="Times New Roman"/>
          <w:b/>
          <w:bCs/>
          <w:sz w:val="28"/>
          <w:szCs w:val="28"/>
          <w:lang w:val="en"/>
        </w:rPr>
      </w:pPr>
    </w:p>
    <w:p w14:paraId="72220B35" w14:textId="77777777" w:rsidR="002C3598" w:rsidRPr="00583052" w:rsidRDefault="002C3598" w:rsidP="007F4DBF">
      <w:pPr>
        <w:widowControl w:val="0"/>
        <w:autoSpaceDE w:val="0"/>
        <w:autoSpaceDN w:val="0"/>
        <w:adjustRightInd w:val="0"/>
        <w:rPr>
          <w:rFonts w:ascii="Times New Roman" w:hAnsi="Times New Roman"/>
          <w:b/>
          <w:bCs/>
          <w:sz w:val="28"/>
          <w:szCs w:val="28"/>
          <w:lang w:val="en"/>
        </w:rPr>
      </w:pPr>
    </w:p>
    <w:p w14:paraId="1F14DD80" w14:textId="77777777" w:rsidR="002C3598" w:rsidRPr="00583052" w:rsidRDefault="002C3598" w:rsidP="007F4DBF">
      <w:pPr>
        <w:widowControl w:val="0"/>
        <w:autoSpaceDE w:val="0"/>
        <w:autoSpaceDN w:val="0"/>
        <w:adjustRightInd w:val="0"/>
        <w:rPr>
          <w:rFonts w:ascii="Times New Roman" w:hAnsi="Times New Roman"/>
          <w:b/>
          <w:bCs/>
          <w:sz w:val="28"/>
          <w:szCs w:val="28"/>
          <w:lang w:val="en"/>
        </w:rPr>
      </w:pPr>
    </w:p>
    <w:p w14:paraId="7E824B0B" w14:textId="77777777" w:rsidR="002C3598" w:rsidRPr="00583052" w:rsidRDefault="002C3598" w:rsidP="007F4DBF">
      <w:pPr>
        <w:widowControl w:val="0"/>
        <w:autoSpaceDE w:val="0"/>
        <w:autoSpaceDN w:val="0"/>
        <w:adjustRightInd w:val="0"/>
        <w:rPr>
          <w:rFonts w:ascii="Times New Roman" w:hAnsi="Times New Roman"/>
          <w:b/>
          <w:bCs/>
          <w:sz w:val="28"/>
          <w:szCs w:val="28"/>
          <w:lang w:val="en"/>
        </w:rPr>
      </w:pPr>
    </w:p>
    <w:p w14:paraId="6785D323" w14:textId="77777777" w:rsidR="002C3598" w:rsidRPr="00583052" w:rsidRDefault="002C3598" w:rsidP="007F4DBF">
      <w:pPr>
        <w:widowControl w:val="0"/>
        <w:autoSpaceDE w:val="0"/>
        <w:autoSpaceDN w:val="0"/>
        <w:adjustRightInd w:val="0"/>
        <w:rPr>
          <w:rFonts w:ascii="Times New Roman" w:hAnsi="Times New Roman"/>
          <w:b/>
          <w:bCs/>
          <w:sz w:val="28"/>
          <w:szCs w:val="28"/>
          <w:lang w:val="en"/>
        </w:rPr>
      </w:pPr>
    </w:p>
    <w:p w14:paraId="1401E685" w14:textId="77777777" w:rsidR="002C3598" w:rsidRPr="00583052" w:rsidRDefault="002C3598" w:rsidP="007F4DBF">
      <w:pPr>
        <w:widowControl w:val="0"/>
        <w:autoSpaceDE w:val="0"/>
        <w:autoSpaceDN w:val="0"/>
        <w:adjustRightInd w:val="0"/>
        <w:rPr>
          <w:rFonts w:ascii="Times New Roman" w:hAnsi="Times New Roman"/>
          <w:b/>
          <w:bCs/>
          <w:sz w:val="28"/>
          <w:szCs w:val="28"/>
          <w:lang w:val="en"/>
        </w:rPr>
      </w:pPr>
    </w:p>
    <w:p w14:paraId="27F53903" w14:textId="77777777" w:rsidR="002C3598" w:rsidRPr="00583052" w:rsidRDefault="002C3598" w:rsidP="007F4DBF">
      <w:pPr>
        <w:widowControl w:val="0"/>
        <w:autoSpaceDE w:val="0"/>
        <w:autoSpaceDN w:val="0"/>
        <w:adjustRightInd w:val="0"/>
        <w:rPr>
          <w:rFonts w:ascii="Times New Roman" w:hAnsi="Times New Roman"/>
          <w:b/>
          <w:bCs/>
          <w:sz w:val="28"/>
          <w:szCs w:val="28"/>
          <w:lang w:val="en"/>
        </w:rPr>
      </w:pPr>
    </w:p>
    <w:p w14:paraId="0598E084" w14:textId="77777777" w:rsidR="002C3598" w:rsidRPr="00583052" w:rsidRDefault="002C3598" w:rsidP="007F4DBF">
      <w:pPr>
        <w:widowControl w:val="0"/>
        <w:autoSpaceDE w:val="0"/>
        <w:autoSpaceDN w:val="0"/>
        <w:adjustRightInd w:val="0"/>
        <w:rPr>
          <w:rFonts w:ascii="Times New Roman" w:hAnsi="Times New Roman"/>
          <w:b/>
          <w:bCs/>
          <w:sz w:val="28"/>
          <w:szCs w:val="25"/>
          <w:cs/>
          <w:lang w:val="en" w:bidi="mr-IN"/>
        </w:rPr>
      </w:pPr>
    </w:p>
    <w:p w14:paraId="54E9D2D0" w14:textId="77777777" w:rsidR="00091CE0" w:rsidRPr="00583052" w:rsidRDefault="00091CE0" w:rsidP="00091CE0">
      <w:pPr>
        <w:rPr>
          <w:rFonts w:ascii="Times New Roman" w:hAnsi="Times New Roman"/>
        </w:rPr>
      </w:pPr>
    </w:p>
    <w:p w14:paraId="29494B82" w14:textId="77777777" w:rsidR="00465B30" w:rsidRPr="00583052" w:rsidRDefault="00465B30" w:rsidP="00091CE0">
      <w:pPr>
        <w:rPr>
          <w:rFonts w:ascii="Times New Roman" w:hAnsi="Times New Roman"/>
        </w:rPr>
      </w:pPr>
    </w:p>
    <w:p w14:paraId="7BE27AD0" w14:textId="77777777" w:rsidR="00465B30" w:rsidRPr="00583052" w:rsidRDefault="00465B30" w:rsidP="00091CE0">
      <w:pPr>
        <w:rPr>
          <w:rFonts w:ascii="Times New Roman" w:hAnsi="Times New Roman"/>
        </w:rPr>
      </w:pPr>
    </w:p>
    <w:p w14:paraId="3A8E6D6E" w14:textId="77777777" w:rsidR="00546EEE" w:rsidRPr="00583052" w:rsidRDefault="002C3598" w:rsidP="00DC417C">
      <w:pPr>
        <w:pStyle w:val="Title"/>
        <w:rPr>
          <w:rFonts w:ascii="Times New Roman" w:hAnsi="Times New Roman"/>
          <w:b/>
          <w:i/>
          <w:sz w:val="36"/>
        </w:rPr>
      </w:pPr>
      <w:r w:rsidRPr="00583052">
        <w:rPr>
          <w:rFonts w:ascii="Times New Roman" w:hAnsi="Times New Roman"/>
          <w:b/>
          <w:sz w:val="36"/>
        </w:rPr>
        <w:lastRenderedPageBreak/>
        <w:t>C</w:t>
      </w:r>
      <w:r w:rsidR="00546EEE" w:rsidRPr="00583052">
        <w:rPr>
          <w:rFonts w:ascii="Times New Roman" w:hAnsi="Times New Roman"/>
          <w:b/>
          <w:sz w:val="36"/>
        </w:rPr>
        <w:t>hapter 6: Functions</w:t>
      </w:r>
    </w:p>
    <w:p w14:paraId="0508F626" w14:textId="77777777" w:rsidR="004D6EBA" w:rsidRPr="00583052" w:rsidRDefault="004D6EBA">
      <w:pPr>
        <w:widowControl w:val="0"/>
        <w:autoSpaceDE w:val="0"/>
        <w:autoSpaceDN w:val="0"/>
        <w:adjustRightInd w:val="0"/>
        <w:spacing w:line="240" w:lineRule="auto"/>
        <w:rPr>
          <w:rFonts w:ascii="Times New Roman" w:hAnsi="Times New Roman"/>
          <w:sz w:val="28"/>
          <w:szCs w:val="28"/>
          <w:lang w:val="en"/>
        </w:rPr>
      </w:pPr>
      <w:r w:rsidRPr="00583052">
        <w:rPr>
          <w:rFonts w:ascii="Times New Roman" w:hAnsi="Times New Roman"/>
          <w:b/>
          <w:bCs/>
          <w:color w:val="FF0000"/>
          <w:sz w:val="28"/>
          <w:szCs w:val="28"/>
          <w:lang w:val="en"/>
        </w:rPr>
        <w:t>Function in C++</w:t>
      </w:r>
      <w:r w:rsidR="00354902" w:rsidRPr="00583052">
        <w:rPr>
          <w:rFonts w:ascii="Times New Roman" w:hAnsi="Times New Roman"/>
          <w:b/>
          <w:bCs/>
          <w:color w:val="FF0000"/>
          <w:sz w:val="28"/>
          <w:szCs w:val="28"/>
          <w:lang w:val="en"/>
        </w:rPr>
        <w:t>:</w:t>
      </w:r>
      <w:r w:rsidRPr="00583052">
        <w:rPr>
          <w:rFonts w:ascii="Times New Roman" w:hAnsi="Times New Roman"/>
          <w:b/>
          <w:bCs/>
          <w:color w:val="FF0000"/>
          <w:sz w:val="28"/>
          <w:szCs w:val="28"/>
          <w:lang w:val="en"/>
        </w:rPr>
        <w:tab/>
      </w:r>
    </w:p>
    <w:p w14:paraId="43D7B378" w14:textId="77777777" w:rsidR="004D6EBA" w:rsidRPr="00C128F8" w:rsidRDefault="004D6EBA">
      <w:pPr>
        <w:widowControl w:val="0"/>
        <w:autoSpaceDE w:val="0"/>
        <w:autoSpaceDN w:val="0"/>
        <w:adjustRightInd w:val="0"/>
        <w:spacing w:line="240" w:lineRule="auto"/>
        <w:rPr>
          <w:rFonts w:ascii="Times New Roman" w:hAnsi="Times New Roman"/>
          <w:sz w:val="24"/>
          <w:szCs w:val="24"/>
          <w:lang w:val="en"/>
        </w:rPr>
      </w:pPr>
      <w:r w:rsidRPr="00C128F8">
        <w:rPr>
          <w:rFonts w:ascii="Times New Roman" w:hAnsi="Times New Roman"/>
          <w:sz w:val="24"/>
          <w:szCs w:val="24"/>
          <w:lang w:val="en"/>
        </w:rPr>
        <w:t xml:space="preserve">A function is a group of statements that together perform a specific task. Every C++ program has at least one function, which is </w:t>
      </w:r>
      <w:proofErr w:type="gramStart"/>
      <w:r w:rsidRPr="00C128F8">
        <w:rPr>
          <w:rFonts w:ascii="Times New Roman" w:hAnsi="Times New Roman"/>
          <w:sz w:val="24"/>
          <w:szCs w:val="24"/>
          <w:lang w:val="en"/>
        </w:rPr>
        <w:t>main(</w:t>
      </w:r>
      <w:proofErr w:type="gramEnd"/>
      <w:r w:rsidRPr="00C128F8">
        <w:rPr>
          <w:rFonts w:ascii="Times New Roman" w:hAnsi="Times New Roman"/>
          <w:sz w:val="24"/>
          <w:szCs w:val="24"/>
          <w:lang w:val="en"/>
        </w:rPr>
        <w:t>).</w:t>
      </w:r>
    </w:p>
    <w:p w14:paraId="450CEE1E" w14:textId="77777777" w:rsidR="004D6EBA" w:rsidRPr="00583052" w:rsidRDefault="004D6EBA">
      <w:pPr>
        <w:widowControl w:val="0"/>
        <w:autoSpaceDE w:val="0"/>
        <w:autoSpaceDN w:val="0"/>
        <w:adjustRightInd w:val="0"/>
        <w:spacing w:line="240" w:lineRule="auto"/>
        <w:rPr>
          <w:rFonts w:ascii="Times New Roman" w:hAnsi="Times New Roman"/>
          <w:b/>
          <w:color w:val="000000" w:themeColor="text1"/>
          <w:sz w:val="28"/>
          <w:szCs w:val="28"/>
          <w:lang w:val="en"/>
        </w:rPr>
      </w:pPr>
      <w:r w:rsidRPr="00583052">
        <w:rPr>
          <w:rFonts w:ascii="Times New Roman" w:hAnsi="Times New Roman"/>
          <w:b/>
          <w:color w:val="000000" w:themeColor="text1"/>
          <w:sz w:val="28"/>
          <w:szCs w:val="28"/>
          <w:lang w:val="en"/>
        </w:rPr>
        <w:t xml:space="preserve">Why use </w:t>
      </w:r>
      <w:r w:rsidR="00DC417C" w:rsidRPr="00583052">
        <w:rPr>
          <w:rFonts w:ascii="Times New Roman" w:hAnsi="Times New Roman"/>
          <w:b/>
          <w:color w:val="000000" w:themeColor="text1"/>
          <w:sz w:val="28"/>
          <w:szCs w:val="28"/>
          <w:lang w:val="en"/>
        </w:rPr>
        <w:t>function?</w:t>
      </w:r>
    </w:p>
    <w:p w14:paraId="1C17C17A" w14:textId="77777777" w:rsidR="004D6EBA" w:rsidRPr="00C128F8" w:rsidRDefault="004D6EBA" w:rsidP="00C128F8">
      <w:pPr>
        <w:widowControl w:val="0"/>
        <w:autoSpaceDE w:val="0"/>
        <w:autoSpaceDN w:val="0"/>
        <w:adjustRightInd w:val="0"/>
        <w:spacing w:line="240" w:lineRule="auto"/>
        <w:jc w:val="both"/>
        <w:rPr>
          <w:rFonts w:ascii="Times New Roman" w:hAnsi="Times New Roman"/>
          <w:sz w:val="24"/>
          <w:szCs w:val="24"/>
          <w:lang w:val="en"/>
        </w:rPr>
      </w:pPr>
      <w:r w:rsidRPr="00C128F8">
        <w:rPr>
          <w:rFonts w:ascii="Times New Roman" w:hAnsi="Times New Roman"/>
          <w:sz w:val="24"/>
          <w:szCs w:val="24"/>
          <w:lang w:val="en"/>
        </w:rPr>
        <w:t xml:space="preserve">Function </w:t>
      </w:r>
      <w:proofErr w:type="gramStart"/>
      <w:r w:rsidRPr="00C128F8">
        <w:rPr>
          <w:rFonts w:ascii="Times New Roman" w:hAnsi="Times New Roman"/>
          <w:sz w:val="24"/>
          <w:szCs w:val="24"/>
          <w:lang w:val="en"/>
        </w:rPr>
        <w:t>are</w:t>
      </w:r>
      <w:proofErr w:type="gramEnd"/>
      <w:r w:rsidRPr="00C128F8">
        <w:rPr>
          <w:rFonts w:ascii="Times New Roman" w:hAnsi="Times New Roman"/>
          <w:sz w:val="24"/>
          <w:szCs w:val="24"/>
          <w:lang w:val="en"/>
        </w:rPr>
        <w:t xml:space="preserve"> used for divide a large code into module, due to this we can easily debug and maintain the code. For </w:t>
      </w:r>
      <w:proofErr w:type="gramStart"/>
      <w:r w:rsidRPr="00C128F8">
        <w:rPr>
          <w:rFonts w:ascii="Times New Roman" w:hAnsi="Times New Roman"/>
          <w:sz w:val="24"/>
          <w:szCs w:val="24"/>
          <w:lang w:val="en"/>
        </w:rPr>
        <w:t>example</w:t>
      </w:r>
      <w:proofErr w:type="gramEnd"/>
      <w:r w:rsidRPr="00C128F8">
        <w:rPr>
          <w:rFonts w:ascii="Times New Roman" w:hAnsi="Times New Roman"/>
          <w:sz w:val="24"/>
          <w:szCs w:val="24"/>
          <w:lang w:val="en"/>
        </w:rPr>
        <w:t xml:space="preserve"> if we write a calculator programs at that </w:t>
      </w:r>
      <w:proofErr w:type="gramStart"/>
      <w:r w:rsidRPr="00C128F8">
        <w:rPr>
          <w:rFonts w:ascii="Times New Roman" w:hAnsi="Times New Roman"/>
          <w:sz w:val="24"/>
          <w:szCs w:val="24"/>
          <w:lang w:val="en"/>
        </w:rPr>
        <w:t>time</w:t>
      </w:r>
      <w:proofErr w:type="gramEnd"/>
      <w:r w:rsidRPr="00C128F8">
        <w:rPr>
          <w:rFonts w:ascii="Times New Roman" w:hAnsi="Times New Roman"/>
          <w:sz w:val="24"/>
          <w:szCs w:val="24"/>
          <w:lang w:val="en"/>
        </w:rPr>
        <w:t xml:space="preserve"> we can write every logic in a separate function (For addition </w:t>
      </w:r>
      <w:proofErr w:type="gramStart"/>
      <w:r w:rsidRPr="00C128F8">
        <w:rPr>
          <w:rFonts w:ascii="Times New Roman" w:hAnsi="Times New Roman"/>
          <w:sz w:val="24"/>
          <w:szCs w:val="24"/>
          <w:lang w:val="en"/>
        </w:rPr>
        <w:t>sum(</w:t>
      </w:r>
      <w:proofErr w:type="gramEnd"/>
      <w:r w:rsidRPr="00C128F8">
        <w:rPr>
          <w:rFonts w:ascii="Times New Roman" w:hAnsi="Times New Roman"/>
          <w:sz w:val="24"/>
          <w:szCs w:val="24"/>
          <w:lang w:val="en"/>
        </w:rPr>
        <w:t xml:space="preserve">), for subtraction </w:t>
      </w:r>
      <w:proofErr w:type="gramStart"/>
      <w:r w:rsidRPr="00C128F8">
        <w:rPr>
          <w:rFonts w:ascii="Times New Roman" w:hAnsi="Times New Roman"/>
          <w:sz w:val="24"/>
          <w:szCs w:val="24"/>
          <w:lang w:val="en"/>
        </w:rPr>
        <w:t>sub(</w:t>
      </w:r>
      <w:proofErr w:type="gramEnd"/>
      <w:r w:rsidRPr="00C128F8">
        <w:rPr>
          <w:rFonts w:ascii="Times New Roman" w:hAnsi="Times New Roman"/>
          <w:sz w:val="24"/>
          <w:szCs w:val="24"/>
          <w:lang w:val="en"/>
        </w:rPr>
        <w:t>)). Any function can be called many times.</w:t>
      </w:r>
    </w:p>
    <w:p w14:paraId="56663139" w14:textId="77777777" w:rsidR="004D6EBA" w:rsidRPr="00C128F8" w:rsidRDefault="004D6EBA" w:rsidP="00C128F8">
      <w:pPr>
        <w:widowControl w:val="0"/>
        <w:autoSpaceDE w:val="0"/>
        <w:autoSpaceDN w:val="0"/>
        <w:adjustRightInd w:val="0"/>
        <w:spacing w:line="240" w:lineRule="auto"/>
        <w:jc w:val="both"/>
        <w:rPr>
          <w:rFonts w:ascii="Times New Roman" w:hAnsi="Times New Roman"/>
          <w:sz w:val="24"/>
          <w:szCs w:val="24"/>
          <w:lang w:val="en"/>
        </w:rPr>
      </w:pPr>
      <w:r w:rsidRPr="00C128F8">
        <w:rPr>
          <w:rFonts w:ascii="Times New Roman" w:hAnsi="Times New Roman"/>
          <w:sz w:val="24"/>
          <w:szCs w:val="24"/>
          <w:lang w:val="en"/>
        </w:rPr>
        <w:t>Advantage of Function</w:t>
      </w:r>
    </w:p>
    <w:p w14:paraId="297B319F" w14:textId="77777777" w:rsidR="004D6EBA" w:rsidRPr="00C128F8" w:rsidRDefault="004D6EBA" w:rsidP="00C128F8">
      <w:pPr>
        <w:widowControl w:val="0"/>
        <w:numPr>
          <w:ilvl w:val="0"/>
          <w:numId w:val="1"/>
        </w:numPr>
        <w:autoSpaceDE w:val="0"/>
        <w:autoSpaceDN w:val="0"/>
        <w:adjustRightInd w:val="0"/>
        <w:spacing w:line="240" w:lineRule="auto"/>
        <w:ind w:left="720" w:hanging="360"/>
        <w:jc w:val="both"/>
        <w:rPr>
          <w:rFonts w:ascii="Times New Roman" w:hAnsi="Times New Roman"/>
          <w:sz w:val="24"/>
          <w:szCs w:val="24"/>
          <w:lang w:val="en"/>
        </w:rPr>
      </w:pPr>
      <w:r w:rsidRPr="00C128F8">
        <w:rPr>
          <w:rFonts w:ascii="Times New Roman" w:hAnsi="Times New Roman"/>
          <w:sz w:val="24"/>
          <w:szCs w:val="24"/>
          <w:lang w:val="en"/>
        </w:rPr>
        <w:t xml:space="preserve">    Code Re-usability</w:t>
      </w:r>
    </w:p>
    <w:p w14:paraId="762B7966" w14:textId="77777777" w:rsidR="004D6EBA" w:rsidRPr="00C128F8" w:rsidRDefault="004D6EBA" w:rsidP="00C128F8">
      <w:pPr>
        <w:widowControl w:val="0"/>
        <w:numPr>
          <w:ilvl w:val="0"/>
          <w:numId w:val="1"/>
        </w:numPr>
        <w:autoSpaceDE w:val="0"/>
        <w:autoSpaceDN w:val="0"/>
        <w:adjustRightInd w:val="0"/>
        <w:spacing w:line="240" w:lineRule="auto"/>
        <w:ind w:left="720" w:hanging="360"/>
        <w:jc w:val="both"/>
        <w:rPr>
          <w:rFonts w:ascii="Times New Roman" w:hAnsi="Times New Roman"/>
          <w:sz w:val="24"/>
          <w:szCs w:val="24"/>
          <w:lang w:val="en"/>
        </w:rPr>
      </w:pPr>
      <w:r w:rsidRPr="00C128F8">
        <w:rPr>
          <w:rFonts w:ascii="Times New Roman" w:hAnsi="Times New Roman"/>
          <w:sz w:val="24"/>
          <w:szCs w:val="24"/>
          <w:lang w:val="en"/>
        </w:rPr>
        <w:t xml:space="preserve">    Develop an application in module format.</w:t>
      </w:r>
    </w:p>
    <w:p w14:paraId="7CDD39AF" w14:textId="77777777" w:rsidR="004D6EBA" w:rsidRPr="00C128F8" w:rsidRDefault="004D6EBA" w:rsidP="00C128F8">
      <w:pPr>
        <w:widowControl w:val="0"/>
        <w:numPr>
          <w:ilvl w:val="0"/>
          <w:numId w:val="1"/>
        </w:numPr>
        <w:autoSpaceDE w:val="0"/>
        <w:autoSpaceDN w:val="0"/>
        <w:adjustRightInd w:val="0"/>
        <w:spacing w:line="240" w:lineRule="auto"/>
        <w:ind w:left="720" w:hanging="360"/>
        <w:jc w:val="both"/>
        <w:rPr>
          <w:rFonts w:ascii="Times New Roman" w:hAnsi="Times New Roman"/>
          <w:sz w:val="24"/>
          <w:szCs w:val="24"/>
          <w:lang w:val="en"/>
        </w:rPr>
      </w:pPr>
      <w:r w:rsidRPr="00C128F8">
        <w:rPr>
          <w:rFonts w:ascii="Times New Roman" w:hAnsi="Times New Roman"/>
          <w:sz w:val="24"/>
          <w:szCs w:val="24"/>
          <w:lang w:val="en"/>
        </w:rPr>
        <w:t xml:space="preserve">    Easily to debug the program.</w:t>
      </w:r>
    </w:p>
    <w:p w14:paraId="4DFAE3B0" w14:textId="77777777" w:rsidR="004D6EBA" w:rsidRPr="00C128F8" w:rsidRDefault="004D6EBA" w:rsidP="00C128F8">
      <w:pPr>
        <w:widowControl w:val="0"/>
        <w:numPr>
          <w:ilvl w:val="0"/>
          <w:numId w:val="1"/>
        </w:numPr>
        <w:autoSpaceDE w:val="0"/>
        <w:autoSpaceDN w:val="0"/>
        <w:adjustRightInd w:val="0"/>
        <w:spacing w:line="240" w:lineRule="auto"/>
        <w:ind w:left="720" w:hanging="360"/>
        <w:jc w:val="both"/>
        <w:rPr>
          <w:rFonts w:ascii="Times New Roman" w:hAnsi="Times New Roman"/>
          <w:sz w:val="24"/>
          <w:szCs w:val="24"/>
          <w:lang w:val="en"/>
        </w:rPr>
      </w:pPr>
      <w:r w:rsidRPr="00C128F8">
        <w:rPr>
          <w:rFonts w:ascii="Times New Roman" w:hAnsi="Times New Roman"/>
          <w:sz w:val="24"/>
          <w:szCs w:val="24"/>
          <w:lang w:val="en"/>
        </w:rPr>
        <w:t xml:space="preserve">    Code optimization: No need to write lot of code</w:t>
      </w:r>
    </w:p>
    <w:p w14:paraId="2CFDAD2E" w14:textId="77777777" w:rsidR="004D6EBA" w:rsidRPr="00C128F8" w:rsidRDefault="004D6EBA" w:rsidP="00C128F8">
      <w:pPr>
        <w:widowControl w:val="0"/>
        <w:autoSpaceDE w:val="0"/>
        <w:autoSpaceDN w:val="0"/>
        <w:adjustRightInd w:val="0"/>
        <w:spacing w:line="240" w:lineRule="auto"/>
        <w:jc w:val="both"/>
        <w:rPr>
          <w:rFonts w:ascii="Times New Roman" w:hAnsi="Times New Roman"/>
          <w:b/>
          <w:bCs/>
          <w:color w:val="FF0000"/>
          <w:sz w:val="24"/>
          <w:szCs w:val="24"/>
          <w:lang w:val="en"/>
        </w:rPr>
      </w:pPr>
      <w:r w:rsidRPr="00C128F8">
        <w:rPr>
          <w:rFonts w:ascii="Times New Roman" w:hAnsi="Times New Roman"/>
          <w:b/>
          <w:bCs/>
          <w:color w:val="FF0000"/>
          <w:sz w:val="24"/>
          <w:szCs w:val="24"/>
          <w:lang w:val="en"/>
        </w:rPr>
        <w:t>inline Function in C++:</w:t>
      </w:r>
    </w:p>
    <w:p w14:paraId="1AE99A2D" w14:textId="77777777" w:rsidR="004D6EBA" w:rsidRPr="00C128F8" w:rsidRDefault="004D6EBA" w:rsidP="00C128F8">
      <w:pPr>
        <w:widowControl w:val="0"/>
        <w:autoSpaceDE w:val="0"/>
        <w:autoSpaceDN w:val="0"/>
        <w:adjustRightInd w:val="0"/>
        <w:spacing w:line="240" w:lineRule="auto"/>
        <w:jc w:val="both"/>
        <w:rPr>
          <w:rFonts w:ascii="Times New Roman" w:hAnsi="Times New Roman"/>
          <w:sz w:val="24"/>
          <w:szCs w:val="24"/>
          <w:lang w:val="en"/>
        </w:rPr>
      </w:pPr>
      <w:r w:rsidRPr="00C128F8">
        <w:rPr>
          <w:rFonts w:ascii="Times New Roman" w:hAnsi="Times New Roman"/>
          <w:sz w:val="24"/>
          <w:szCs w:val="24"/>
          <w:lang w:val="en"/>
        </w:rPr>
        <w:t>Inline Function is powerful concept in C++ programming language. If a function is inline, the compiler places a copy of the code of that function at each point where the function is called at compile time.</w:t>
      </w:r>
    </w:p>
    <w:p w14:paraId="0ECC695F" w14:textId="77777777" w:rsidR="00C435C1" w:rsidRPr="00C128F8" w:rsidRDefault="004D6EBA" w:rsidP="00C128F8">
      <w:pPr>
        <w:widowControl w:val="0"/>
        <w:autoSpaceDE w:val="0"/>
        <w:autoSpaceDN w:val="0"/>
        <w:adjustRightInd w:val="0"/>
        <w:spacing w:line="240" w:lineRule="auto"/>
        <w:jc w:val="both"/>
        <w:rPr>
          <w:rFonts w:ascii="Times New Roman" w:hAnsi="Times New Roman"/>
          <w:sz w:val="24"/>
          <w:szCs w:val="24"/>
          <w:lang w:val="en"/>
        </w:rPr>
      </w:pPr>
      <w:r w:rsidRPr="00C128F8">
        <w:rPr>
          <w:rFonts w:ascii="Times New Roman" w:hAnsi="Times New Roman"/>
          <w:sz w:val="24"/>
          <w:szCs w:val="24"/>
          <w:lang w:val="en"/>
        </w:rPr>
        <w:t>To make any function inline function just preceded that function with inline keyword.</w:t>
      </w:r>
    </w:p>
    <w:p w14:paraId="52F31DC1" w14:textId="77777777" w:rsidR="004D6EBA" w:rsidRPr="00C128F8" w:rsidRDefault="004D6EBA" w:rsidP="00C128F8">
      <w:pPr>
        <w:widowControl w:val="0"/>
        <w:autoSpaceDE w:val="0"/>
        <w:autoSpaceDN w:val="0"/>
        <w:adjustRightInd w:val="0"/>
        <w:spacing w:line="240" w:lineRule="auto"/>
        <w:jc w:val="both"/>
        <w:rPr>
          <w:rFonts w:ascii="Times New Roman" w:hAnsi="Times New Roman"/>
          <w:sz w:val="24"/>
          <w:szCs w:val="24"/>
          <w:lang w:val="en"/>
        </w:rPr>
      </w:pPr>
      <w:r w:rsidRPr="00C128F8">
        <w:rPr>
          <w:rFonts w:ascii="Times New Roman" w:hAnsi="Times New Roman"/>
          <w:b/>
          <w:bCs/>
          <w:sz w:val="24"/>
          <w:szCs w:val="24"/>
          <w:lang w:val="en"/>
        </w:rPr>
        <w:t>Why use Inline function:</w:t>
      </w:r>
    </w:p>
    <w:p w14:paraId="53C95073" w14:textId="77777777" w:rsidR="004D6EBA" w:rsidRPr="00C128F8" w:rsidRDefault="004D6EBA" w:rsidP="00C128F8">
      <w:pPr>
        <w:widowControl w:val="0"/>
        <w:autoSpaceDE w:val="0"/>
        <w:autoSpaceDN w:val="0"/>
        <w:adjustRightInd w:val="0"/>
        <w:spacing w:line="240" w:lineRule="auto"/>
        <w:jc w:val="both"/>
        <w:rPr>
          <w:rFonts w:ascii="Times New Roman" w:hAnsi="Times New Roman"/>
          <w:sz w:val="24"/>
          <w:szCs w:val="24"/>
          <w:lang w:val="en"/>
        </w:rPr>
      </w:pPr>
      <w:r w:rsidRPr="00C128F8">
        <w:rPr>
          <w:rFonts w:ascii="Times New Roman" w:hAnsi="Times New Roman"/>
          <w:sz w:val="24"/>
          <w:szCs w:val="24"/>
          <w:lang w:val="en"/>
        </w:rPr>
        <w:t xml:space="preserve">Whenever we call any function many </w:t>
      </w:r>
      <w:proofErr w:type="gramStart"/>
      <w:r w:rsidRPr="00C128F8">
        <w:rPr>
          <w:rFonts w:ascii="Times New Roman" w:hAnsi="Times New Roman"/>
          <w:sz w:val="24"/>
          <w:szCs w:val="24"/>
          <w:lang w:val="en"/>
        </w:rPr>
        <w:t>time</w:t>
      </w:r>
      <w:proofErr w:type="gramEnd"/>
      <w:r w:rsidRPr="00C128F8">
        <w:rPr>
          <w:rFonts w:ascii="Times New Roman" w:hAnsi="Times New Roman"/>
          <w:sz w:val="24"/>
          <w:szCs w:val="24"/>
          <w:lang w:val="en"/>
        </w:rPr>
        <w:t xml:space="preserve"> then, it </w:t>
      </w:r>
      <w:proofErr w:type="gramStart"/>
      <w:r w:rsidRPr="00C128F8">
        <w:rPr>
          <w:rFonts w:ascii="Times New Roman" w:hAnsi="Times New Roman"/>
          <w:sz w:val="24"/>
          <w:szCs w:val="24"/>
          <w:lang w:val="en"/>
        </w:rPr>
        <w:t>take</w:t>
      </w:r>
      <w:proofErr w:type="gramEnd"/>
      <w:r w:rsidRPr="00C128F8">
        <w:rPr>
          <w:rFonts w:ascii="Times New Roman" w:hAnsi="Times New Roman"/>
          <w:sz w:val="24"/>
          <w:szCs w:val="24"/>
          <w:lang w:val="en"/>
        </w:rPr>
        <w:t xml:space="preserve"> a lot of extra time in execution of series of instructions such as saving the register, pushing arguments, returning to calling function. For solve this problem in C++ introduce inline function.</w:t>
      </w:r>
    </w:p>
    <w:p w14:paraId="6D2035B9" w14:textId="77777777" w:rsidR="004D6EBA" w:rsidRPr="00C128F8" w:rsidRDefault="004D6EBA" w:rsidP="00C128F8">
      <w:pPr>
        <w:widowControl w:val="0"/>
        <w:autoSpaceDE w:val="0"/>
        <w:autoSpaceDN w:val="0"/>
        <w:adjustRightInd w:val="0"/>
        <w:spacing w:line="240" w:lineRule="auto"/>
        <w:jc w:val="both"/>
        <w:rPr>
          <w:rFonts w:ascii="Times New Roman" w:hAnsi="Times New Roman"/>
          <w:sz w:val="24"/>
          <w:szCs w:val="24"/>
          <w:lang w:val="en"/>
        </w:rPr>
      </w:pPr>
      <w:r w:rsidRPr="00C128F8">
        <w:rPr>
          <w:rFonts w:ascii="Times New Roman" w:hAnsi="Times New Roman"/>
          <w:b/>
          <w:bCs/>
          <w:sz w:val="24"/>
          <w:szCs w:val="24"/>
          <w:lang w:val="en"/>
        </w:rPr>
        <w:t>Advantage of Inline Function</w:t>
      </w:r>
    </w:p>
    <w:p w14:paraId="07B9F445" w14:textId="77777777" w:rsidR="004D6EBA" w:rsidRPr="00C128F8" w:rsidRDefault="004D6EBA" w:rsidP="00C128F8">
      <w:pPr>
        <w:widowControl w:val="0"/>
        <w:autoSpaceDE w:val="0"/>
        <w:autoSpaceDN w:val="0"/>
        <w:adjustRightInd w:val="0"/>
        <w:spacing w:line="240" w:lineRule="auto"/>
        <w:jc w:val="both"/>
        <w:rPr>
          <w:rFonts w:ascii="Times New Roman" w:hAnsi="Times New Roman"/>
          <w:sz w:val="24"/>
          <w:szCs w:val="24"/>
          <w:lang w:val="en"/>
        </w:rPr>
      </w:pPr>
      <w:r w:rsidRPr="00C128F8">
        <w:rPr>
          <w:rFonts w:ascii="Times New Roman" w:hAnsi="Times New Roman"/>
          <w:sz w:val="24"/>
          <w:szCs w:val="24"/>
          <w:lang w:val="en"/>
        </w:rPr>
        <w:t>The main advantage of inline function is it make the program faster.</w:t>
      </w:r>
    </w:p>
    <w:p w14:paraId="78D0E0E9" w14:textId="77777777" w:rsidR="004D6EBA" w:rsidRPr="00C128F8" w:rsidRDefault="001A2277" w:rsidP="001A2277">
      <w:pPr>
        <w:widowControl w:val="0"/>
        <w:tabs>
          <w:tab w:val="left" w:pos="1665"/>
        </w:tabs>
        <w:autoSpaceDE w:val="0"/>
        <w:autoSpaceDN w:val="0"/>
        <w:adjustRightInd w:val="0"/>
        <w:spacing w:line="240" w:lineRule="auto"/>
        <w:rPr>
          <w:rFonts w:ascii="Times New Roman" w:hAnsi="Times New Roman"/>
          <w:b/>
          <w:bCs/>
          <w:sz w:val="24"/>
          <w:szCs w:val="24"/>
          <w:lang w:val="en"/>
        </w:rPr>
      </w:pPr>
      <w:r w:rsidRPr="00C128F8">
        <w:rPr>
          <w:rFonts w:ascii="Times New Roman" w:hAnsi="Times New Roman"/>
          <w:b/>
          <w:bCs/>
          <w:sz w:val="24"/>
          <w:szCs w:val="24"/>
          <w:lang w:val="en"/>
        </w:rPr>
        <w:t>Syntax:</w:t>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19"/>
      </w:tblGrid>
      <w:tr w:rsidR="001A2277" w:rsidRPr="00C128F8" w14:paraId="00D9718A" w14:textId="77777777" w:rsidTr="00C128F8">
        <w:trPr>
          <w:trHeight w:val="1838"/>
        </w:trPr>
        <w:tc>
          <w:tcPr>
            <w:tcW w:w="3319" w:type="dxa"/>
          </w:tcPr>
          <w:p w14:paraId="0051515F" w14:textId="77777777" w:rsidR="001A2277" w:rsidRPr="00C128F8" w:rsidRDefault="001A2277" w:rsidP="001A2277">
            <w:pPr>
              <w:widowControl w:val="0"/>
              <w:autoSpaceDE w:val="0"/>
              <w:autoSpaceDN w:val="0"/>
              <w:adjustRightInd w:val="0"/>
              <w:spacing w:line="240" w:lineRule="auto"/>
              <w:ind w:left="225"/>
              <w:rPr>
                <w:rFonts w:ascii="Times New Roman" w:hAnsi="Times New Roman"/>
                <w:sz w:val="24"/>
                <w:szCs w:val="24"/>
                <w:lang w:val="en"/>
              </w:rPr>
            </w:pPr>
            <w:r w:rsidRPr="00C128F8">
              <w:rPr>
                <w:rFonts w:ascii="Times New Roman" w:hAnsi="Times New Roman"/>
                <w:sz w:val="24"/>
                <w:szCs w:val="24"/>
                <w:lang w:val="en"/>
              </w:rPr>
              <w:t xml:space="preserve">inline </w:t>
            </w:r>
            <w:proofErr w:type="spellStart"/>
            <w:r w:rsidRPr="00C128F8">
              <w:rPr>
                <w:rFonts w:ascii="Times New Roman" w:hAnsi="Times New Roman"/>
                <w:sz w:val="24"/>
                <w:szCs w:val="24"/>
                <w:lang w:val="en"/>
              </w:rPr>
              <w:t>function_</w:t>
            </w:r>
            <w:proofErr w:type="gramStart"/>
            <w:r w:rsidRPr="00C128F8">
              <w:rPr>
                <w:rFonts w:ascii="Times New Roman" w:hAnsi="Times New Roman"/>
                <w:sz w:val="24"/>
                <w:szCs w:val="24"/>
                <w:lang w:val="en"/>
              </w:rPr>
              <w:t>name</w:t>
            </w:r>
            <w:proofErr w:type="spellEnd"/>
            <w:r w:rsidRPr="00C128F8">
              <w:rPr>
                <w:rFonts w:ascii="Times New Roman" w:hAnsi="Times New Roman"/>
                <w:sz w:val="24"/>
                <w:szCs w:val="24"/>
                <w:lang w:val="en"/>
              </w:rPr>
              <w:t>(</w:t>
            </w:r>
            <w:proofErr w:type="gramEnd"/>
            <w:r w:rsidRPr="00C128F8">
              <w:rPr>
                <w:rFonts w:ascii="Times New Roman" w:hAnsi="Times New Roman"/>
                <w:sz w:val="24"/>
                <w:szCs w:val="24"/>
                <w:lang w:val="en"/>
              </w:rPr>
              <w:t>)</w:t>
            </w:r>
          </w:p>
          <w:p w14:paraId="4AAB4D67" w14:textId="77777777" w:rsidR="001A2277" w:rsidRPr="00C128F8" w:rsidRDefault="001A2277" w:rsidP="001A2277">
            <w:pPr>
              <w:widowControl w:val="0"/>
              <w:autoSpaceDE w:val="0"/>
              <w:autoSpaceDN w:val="0"/>
              <w:adjustRightInd w:val="0"/>
              <w:spacing w:line="240" w:lineRule="auto"/>
              <w:ind w:left="225"/>
              <w:rPr>
                <w:rFonts w:ascii="Times New Roman" w:hAnsi="Times New Roman"/>
                <w:sz w:val="24"/>
                <w:szCs w:val="24"/>
                <w:lang w:val="en"/>
              </w:rPr>
            </w:pPr>
            <w:r w:rsidRPr="00C128F8">
              <w:rPr>
                <w:rFonts w:ascii="Times New Roman" w:hAnsi="Times New Roman"/>
                <w:sz w:val="24"/>
                <w:szCs w:val="24"/>
                <w:lang w:val="en"/>
              </w:rPr>
              <w:t>{</w:t>
            </w:r>
          </w:p>
          <w:p w14:paraId="28C5427C" w14:textId="77777777" w:rsidR="001A2277" w:rsidRPr="00C128F8" w:rsidRDefault="001A2277" w:rsidP="001A2277">
            <w:pPr>
              <w:widowControl w:val="0"/>
              <w:autoSpaceDE w:val="0"/>
              <w:autoSpaceDN w:val="0"/>
              <w:adjustRightInd w:val="0"/>
              <w:spacing w:line="240" w:lineRule="auto"/>
              <w:ind w:left="225"/>
              <w:rPr>
                <w:rFonts w:ascii="Times New Roman" w:hAnsi="Times New Roman"/>
                <w:sz w:val="24"/>
                <w:szCs w:val="24"/>
                <w:lang w:val="en"/>
              </w:rPr>
            </w:pPr>
            <w:r w:rsidRPr="00C128F8">
              <w:rPr>
                <w:rFonts w:ascii="Times New Roman" w:hAnsi="Times New Roman"/>
                <w:sz w:val="24"/>
                <w:szCs w:val="24"/>
                <w:lang w:val="en"/>
              </w:rPr>
              <w:t xml:space="preserve">  //function body</w:t>
            </w:r>
          </w:p>
          <w:p w14:paraId="32945DA6" w14:textId="77777777" w:rsidR="001A2277" w:rsidRPr="00C128F8" w:rsidRDefault="001A2277" w:rsidP="001A2277">
            <w:pPr>
              <w:widowControl w:val="0"/>
              <w:autoSpaceDE w:val="0"/>
              <w:autoSpaceDN w:val="0"/>
              <w:adjustRightInd w:val="0"/>
              <w:spacing w:line="240" w:lineRule="auto"/>
              <w:ind w:left="225"/>
              <w:rPr>
                <w:rFonts w:ascii="Times New Roman" w:hAnsi="Times New Roman"/>
                <w:sz w:val="24"/>
                <w:szCs w:val="24"/>
                <w:lang w:val="en"/>
              </w:rPr>
            </w:pPr>
            <w:r w:rsidRPr="00C128F8">
              <w:rPr>
                <w:rFonts w:ascii="Times New Roman" w:hAnsi="Times New Roman"/>
                <w:sz w:val="24"/>
                <w:szCs w:val="24"/>
                <w:lang w:val="en"/>
              </w:rPr>
              <w:t>}</w:t>
            </w:r>
          </w:p>
        </w:tc>
      </w:tr>
    </w:tbl>
    <w:p w14:paraId="6D66A19E" w14:textId="77777777" w:rsidR="002B2622" w:rsidRPr="00583052" w:rsidRDefault="002B2622">
      <w:pPr>
        <w:widowControl w:val="0"/>
        <w:autoSpaceDE w:val="0"/>
        <w:autoSpaceDN w:val="0"/>
        <w:adjustRightInd w:val="0"/>
        <w:spacing w:line="240" w:lineRule="auto"/>
        <w:rPr>
          <w:rFonts w:ascii="Times New Roman" w:hAnsi="Times New Roman"/>
          <w:sz w:val="28"/>
          <w:szCs w:val="28"/>
          <w:lang w:val="en"/>
        </w:rPr>
      </w:pPr>
    </w:p>
    <w:tbl>
      <w:tblPr>
        <w:tblStyle w:val="TableGrid"/>
        <w:tblW w:w="0" w:type="auto"/>
        <w:tblLook w:val="04A0" w:firstRow="1" w:lastRow="0" w:firstColumn="1" w:lastColumn="0" w:noHBand="0" w:noVBand="1"/>
      </w:tblPr>
      <w:tblGrid>
        <w:gridCol w:w="9017"/>
      </w:tblGrid>
      <w:tr w:rsidR="002B2622" w:rsidRPr="00583052" w14:paraId="71A8F529" w14:textId="77777777" w:rsidTr="002B2622">
        <w:tc>
          <w:tcPr>
            <w:tcW w:w="9243" w:type="dxa"/>
          </w:tcPr>
          <w:p w14:paraId="15531F2D"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lastRenderedPageBreak/>
              <w:t>Example</w:t>
            </w:r>
            <w:r w:rsidRPr="00C128F8">
              <w:rPr>
                <w:rFonts w:ascii="Times New Roman" w:hAnsi="Times New Roman"/>
                <w:sz w:val="24"/>
                <w:szCs w:val="24"/>
                <w:lang w:val="en"/>
              </w:rPr>
              <w:tab/>
            </w:r>
          </w:p>
          <w:p w14:paraId="30DFCB74" w14:textId="612A688F"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#include&lt;iostream&gt;</w:t>
            </w:r>
          </w:p>
          <w:p w14:paraId="7D773885"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inline void </w:t>
            </w:r>
            <w:proofErr w:type="gramStart"/>
            <w:r w:rsidRPr="00C128F8">
              <w:rPr>
                <w:rFonts w:ascii="Times New Roman" w:hAnsi="Times New Roman"/>
                <w:sz w:val="24"/>
                <w:szCs w:val="24"/>
                <w:lang w:val="en"/>
              </w:rPr>
              <w:t>show(</w:t>
            </w:r>
            <w:proofErr w:type="gramEnd"/>
            <w:r w:rsidRPr="00C128F8">
              <w:rPr>
                <w:rFonts w:ascii="Times New Roman" w:hAnsi="Times New Roman"/>
                <w:sz w:val="24"/>
                <w:szCs w:val="24"/>
                <w:lang w:val="en"/>
              </w:rPr>
              <w:t>)</w:t>
            </w:r>
          </w:p>
          <w:p w14:paraId="61C038F4"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
          <w:p w14:paraId="2655E58C"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roofErr w:type="spellStart"/>
            <w:r w:rsidRPr="00C128F8">
              <w:rPr>
                <w:rFonts w:ascii="Times New Roman" w:hAnsi="Times New Roman"/>
                <w:sz w:val="24"/>
                <w:szCs w:val="24"/>
                <w:lang w:val="en"/>
              </w:rPr>
              <w:t>cout</w:t>
            </w:r>
            <w:proofErr w:type="spellEnd"/>
            <w:r w:rsidRPr="00C128F8">
              <w:rPr>
                <w:rFonts w:ascii="Times New Roman" w:hAnsi="Times New Roman"/>
                <w:sz w:val="24"/>
                <w:szCs w:val="24"/>
                <w:lang w:val="en"/>
              </w:rPr>
              <w:t>&lt;&lt;"Hello world";</w:t>
            </w:r>
          </w:p>
          <w:p w14:paraId="4853FDD5"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w:t>
            </w:r>
          </w:p>
          <w:p w14:paraId="593DA347"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void </w:t>
            </w:r>
            <w:proofErr w:type="gramStart"/>
            <w:r w:rsidRPr="00C128F8">
              <w:rPr>
                <w:rFonts w:ascii="Times New Roman" w:hAnsi="Times New Roman"/>
                <w:sz w:val="24"/>
                <w:szCs w:val="24"/>
                <w:lang w:val="en"/>
              </w:rPr>
              <w:t>main(</w:t>
            </w:r>
            <w:proofErr w:type="gramEnd"/>
            <w:r w:rsidRPr="00C128F8">
              <w:rPr>
                <w:rFonts w:ascii="Times New Roman" w:hAnsi="Times New Roman"/>
                <w:sz w:val="24"/>
                <w:szCs w:val="24"/>
                <w:lang w:val="en"/>
              </w:rPr>
              <w:t>)</w:t>
            </w:r>
          </w:p>
          <w:p w14:paraId="2CADBEE6"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w:t>
            </w:r>
          </w:p>
          <w:p w14:paraId="1B1FA518" w14:textId="407BF99A" w:rsidR="002B2622"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w:t>
            </w:r>
            <w:proofErr w:type="gramStart"/>
            <w:r w:rsidRPr="00C128F8">
              <w:rPr>
                <w:rFonts w:ascii="Times New Roman" w:hAnsi="Times New Roman"/>
                <w:sz w:val="24"/>
                <w:szCs w:val="24"/>
                <w:lang w:val="en"/>
              </w:rPr>
              <w:t>show();  /</w:t>
            </w:r>
            <w:proofErr w:type="gramEnd"/>
            <w:r w:rsidRPr="00C128F8">
              <w:rPr>
                <w:rFonts w:ascii="Times New Roman" w:hAnsi="Times New Roman"/>
                <w:sz w:val="24"/>
                <w:szCs w:val="24"/>
                <w:lang w:val="en"/>
              </w:rPr>
              <w:t>/ Call it like a normal function</w:t>
            </w:r>
          </w:p>
          <w:p w14:paraId="2F6AACFA" w14:textId="1C9212A3" w:rsidR="00C128F8" w:rsidRPr="00C128F8" w:rsidRDefault="00C128F8" w:rsidP="002B2622">
            <w:pPr>
              <w:widowControl w:val="0"/>
              <w:autoSpaceDE w:val="0"/>
              <w:autoSpaceDN w:val="0"/>
              <w:adjustRightInd w:val="0"/>
              <w:rPr>
                <w:rFonts w:ascii="Times New Roman" w:hAnsi="Times New Roman"/>
                <w:sz w:val="24"/>
                <w:szCs w:val="24"/>
                <w:lang w:val="en"/>
              </w:rPr>
            </w:pPr>
            <w:r>
              <w:rPr>
                <w:rFonts w:ascii="Times New Roman" w:hAnsi="Times New Roman"/>
                <w:sz w:val="24"/>
                <w:szCs w:val="24"/>
                <w:lang w:val="en"/>
              </w:rPr>
              <w:t>retu</w:t>
            </w:r>
            <w:r w:rsidR="00E51DEB">
              <w:rPr>
                <w:rFonts w:ascii="Times New Roman" w:hAnsi="Times New Roman"/>
                <w:sz w:val="24"/>
                <w:szCs w:val="24"/>
                <w:lang w:val="en"/>
              </w:rPr>
              <w:t>r</w:t>
            </w:r>
            <w:r>
              <w:rPr>
                <w:rFonts w:ascii="Times New Roman" w:hAnsi="Times New Roman"/>
                <w:sz w:val="24"/>
                <w:szCs w:val="24"/>
                <w:lang w:val="en"/>
              </w:rPr>
              <w:t>n 0;</w:t>
            </w:r>
          </w:p>
          <w:p w14:paraId="280D3E8C"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w:t>
            </w:r>
          </w:p>
          <w:p w14:paraId="1F253683" w14:textId="77777777" w:rsidR="002B2622" w:rsidRPr="00C128F8" w:rsidRDefault="002B2622">
            <w:pPr>
              <w:widowControl w:val="0"/>
              <w:autoSpaceDE w:val="0"/>
              <w:autoSpaceDN w:val="0"/>
              <w:adjustRightInd w:val="0"/>
              <w:rPr>
                <w:rFonts w:ascii="Times New Roman" w:hAnsi="Times New Roman"/>
                <w:sz w:val="24"/>
                <w:szCs w:val="24"/>
                <w:lang w:val="en"/>
              </w:rPr>
            </w:pPr>
          </w:p>
        </w:tc>
      </w:tr>
    </w:tbl>
    <w:p w14:paraId="79D22139" w14:textId="77777777" w:rsidR="004D6EBA" w:rsidRPr="00C128F8" w:rsidRDefault="004D6EBA">
      <w:pPr>
        <w:widowControl w:val="0"/>
        <w:autoSpaceDE w:val="0"/>
        <w:autoSpaceDN w:val="0"/>
        <w:adjustRightInd w:val="0"/>
        <w:spacing w:line="240" w:lineRule="auto"/>
        <w:rPr>
          <w:rFonts w:ascii="Times New Roman" w:hAnsi="Times New Roman"/>
          <w:b/>
          <w:bCs/>
          <w:sz w:val="28"/>
          <w:szCs w:val="28"/>
          <w:lang w:val="en"/>
        </w:rPr>
      </w:pPr>
      <w:r w:rsidRPr="00C128F8">
        <w:rPr>
          <w:rFonts w:ascii="Times New Roman" w:hAnsi="Times New Roman"/>
          <w:b/>
          <w:bCs/>
          <w:sz w:val="28"/>
          <w:szCs w:val="28"/>
          <w:lang w:val="en"/>
        </w:rPr>
        <w:t>Output</w:t>
      </w:r>
      <w:r w:rsidR="002A1C94" w:rsidRPr="00C128F8">
        <w:rPr>
          <w:rFonts w:ascii="Times New Roman" w:hAnsi="Times New Roman"/>
          <w:b/>
          <w:bCs/>
          <w:sz w:val="28"/>
          <w:szCs w:val="28"/>
          <w:lang w:val="en"/>
        </w:rPr>
        <w:t>:</w:t>
      </w:r>
    </w:p>
    <w:p w14:paraId="0D518750" w14:textId="77777777" w:rsidR="004D6EBA" w:rsidRPr="00C128F8" w:rsidRDefault="004D6EBA">
      <w:pPr>
        <w:widowControl w:val="0"/>
        <w:autoSpaceDE w:val="0"/>
        <w:autoSpaceDN w:val="0"/>
        <w:adjustRightInd w:val="0"/>
        <w:spacing w:line="240" w:lineRule="auto"/>
        <w:rPr>
          <w:rFonts w:ascii="Times New Roman" w:hAnsi="Times New Roman"/>
          <w:sz w:val="24"/>
          <w:szCs w:val="24"/>
          <w:lang w:val="en"/>
        </w:rPr>
      </w:pPr>
      <w:r w:rsidRPr="00C128F8">
        <w:rPr>
          <w:rFonts w:ascii="Times New Roman" w:hAnsi="Times New Roman"/>
          <w:sz w:val="24"/>
          <w:szCs w:val="24"/>
          <w:lang w:val="en"/>
        </w:rPr>
        <w:t>Hello word</w:t>
      </w:r>
    </w:p>
    <w:p w14:paraId="0BC0C86E" w14:textId="77777777" w:rsidR="004D6EBA" w:rsidRPr="00583052" w:rsidRDefault="004D6EBA">
      <w:pPr>
        <w:widowControl w:val="0"/>
        <w:autoSpaceDE w:val="0"/>
        <w:autoSpaceDN w:val="0"/>
        <w:adjustRightInd w:val="0"/>
        <w:spacing w:line="240" w:lineRule="auto"/>
        <w:rPr>
          <w:rFonts w:ascii="Times New Roman" w:hAnsi="Times New Roman"/>
          <w:color w:val="FF0000"/>
          <w:sz w:val="28"/>
          <w:szCs w:val="28"/>
          <w:lang w:val="en"/>
        </w:rPr>
      </w:pPr>
      <w:r w:rsidRPr="00583052">
        <w:rPr>
          <w:rFonts w:ascii="Times New Roman" w:hAnsi="Times New Roman"/>
          <w:b/>
          <w:bCs/>
          <w:color w:val="FF0000"/>
          <w:sz w:val="28"/>
          <w:szCs w:val="28"/>
          <w:lang w:val="en"/>
        </w:rPr>
        <w:t>Friend Function in C++:</w:t>
      </w:r>
    </w:p>
    <w:p w14:paraId="7DD5D88F" w14:textId="77777777" w:rsidR="004D6EBA" w:rsidRPr="00C128F8" w:rsidRDefault="004D6EBA" w:rsidP="00C128F8">
      <w:pPr>
        <w:widowControl w:val="0"/>
        <w:autoSpaceDE w:val="0"/>
        <w:autoSpaceDN w:val="0"/>
        <w:adjustRightInd w:val="0"/>
        <w:spacing w:line="240" w:lineRule="auto"/>
        <w:jc w:val="both"/>
        <w:rPr>
          <w:rFonts w:ascii="Times New Roman" w:hAnsi="Times New Roman"/>
          <w:sz w:val="24"/>
          <w:szCs w:val="24"/>
          <w:lang w:val="en"/>
        </w:rPr>
      </w:pPr>
      <w:r w:rsidRPr="00C128F8">
        <w:rPr>
          <w:rFonts w:ascii="Times New Roman" w:hAnsi="Times New Roman"/>
          <w:sz w:val="24"/>
          <w:szCs w:val="24"/>
          <w:lang w:val="en"/>
        </w:rPr>
        <w:t>In C++ a Friend Function that is a "friend" of a given class is allowed access to private and protected data in that class.</w:t>
      </w:r>
    </w:p>
    <w:p w14:paraId="0FE1D36C" w14:textId="77777777" w:rsidR="004D6EBA" w:rsidRPr="00C128F8" w:rsidRDefault="004D6EBA" w:rsidP="00C128F8">
      <w:pPr>
        <w:widowControl w:val="0"/>
        <w:autoSpaceDE w:val="0"/>
        <w:autoSpaceDN w:val="0"/>
        <w:adjustRightInd w:val="0"/>
        <w:spacing w:line="240" w:lineRule="auto"/>
        <w:jc w:val="both"/>
        <w:rPr>
          <w:rFonts w:ascii="Times New Roman" w:hAnsi="Times New Roman"/>
          <w:sz w:val="24"/>
          <w:szCs w:val="24"/>
          <w:lang w:val="en"/>
        </w:rPr>
      </w:pPr>
      <w:r w:rsidRPr="00C128F8">
        <w:rPr>
          <w:rFonts w:ascii="Times New Roman" w:hAnsi="Times New Roman"/>
          <w:sz w:val="24"/>
          <w:szCs w:val="24"/>
          <w:lang w:val="en"/>
        </w:rPr>
        <w:t>A function can be made a friend function using keyword friend. Any friend function is preceded with friend keyword. The declaration of friend function should be made inside the body of class (can be anywhere inside class either in private or public section) starting with keyword friend.</w:t>
      </w:r>
    </w:p>
    <w:p w14:paraId="6578983F" w14:textId="77777777" w:rsidR="004D6EBA" w:rsidRPr="00C128F8" w:rsidRDefault="004D6EBA" w:rsidP="00C128F8">
      <w:pPr>
        <w:widowControl w:val="0"/>
        <w:autoSpaceDE w:val="0"/>
        <w:autoSpaceDN w:val="0"/>
        <w:adjustRightInd w:val="0"/>
        <w:spacing w:line="240" w:lineRule="auto"/>
        <w:jc w:val="both"/>
        <w:rPr>
          <w:rFonts w:ascii="Times New Roman" w:hAnsi="Times New Roman"/>
          <w:b/>
          <w:bCs/>
          <w:sz w:val="24"/>
          <w:szCs w:val="24"/>
          <w:lang w:val="en"/>
        </w:rPr>
      </w:pPr>
      <w:r w:rsidRPr="00C128F8">
        <w:rPr>
          <w:rFonts w:ascii="Times New Roman" w:hAnsi="Times New Roman"/>
          <w:b/>
          <w:bCs/>
          <w:sz w:val="24"/>
          <w:szCs w:val="24"/>
          <w:lang w:val="en"/>
        </w:rPr>
        <w:t xml:space="preserve">Why use friend </w:t>
      </w:r>
      <w:r w:rsidR="00DC417C" w:rsidRPr="00C128F8">
        <w:rPr>
          <w:rFonts w:ascii="Times New Roman" w:hAnsi="Times New Roman"/>
          <w:b/>
          <w:bCs/>
          <w:sz w:val="24"/>
          <w:szCs w:val="24"/>
          <w:lang w:val="en"/>
        </w:rPr>
        <w:t>function?</w:t>
      </w:r>
    </w:p>
    <w:p w14:paraId="5E7583B3" w14:textId="77777777" w:rsidR="004D6EBA" w:rsidRPr="00C128F8" w:rsidRDefault="004D6EBA" w:rsidP="00C128F8">
      <w:pPr>
        <w:widowControl w:val="0"/>
        <w:autoSpaceDE w:val="0"/>
        <w:autoSpaceDN w:val="0"/>
        <w:adjustRightInd w:val="0"/>
        <w:spacing w:line="240" w:lineRule="auto"/>
        <w:jc w:val="both"/>
        <w:rPr>
          <w:rFonts w:ascii="Times New Roman" w:hAnsi="Times New Roman"/>
          <w:sz w:val="24"/>
          <w:szCs w:val="24"/>
          <w:lang w:val="en"/>
        </w:rPr>
      </w:pPr>
      <w:r w:rsidRPr="00C128F8">
        <w:rPr>
          <w:rFonts w:ascii="Times New Roman" w:hAnsi="Times New Roman"/>
          <w:sz w:val="24"/>
          <w:szCs w:val="24"/>
          <w:lang w:val="en"/>
        </w:rPr>
        <w:t>You do not access private or protected data member of any class, to access private and protected data member of any class you need a friend function.</w:t>
      </w:r>
    </w:p>
    <w:p w14:paraId="5D4A498F" w14:textId="77777777" w:rsidR="004D6EBA" w:rsidRPr="00C128F8" w:rsidRDefault="004D6EBA" w:rsidP="00C128F8">
      <w:pPr>
        <w:widowControl w:val="0"/>
        <w:autoSpaceDE w:val="0"/>
        <w:autoSpaceDN w:val="0"/>
        <w:adjustRightInd w:val="0"/>
        <w:spacing w:line="240" w:lineRule="auto"/>
        <w:jc w:val="both"/>
        <w:rPr>
          <w:rFonts w:ascii="Times New Roman" w:hAnsi="Times New Roman"/>
          <w:sz w:val="24"/>
          <w:szCs w:val="24"/>
          <w:lang w:val="en"/>
        </w:rPr>
      </w:pPr>
      <w:r w:rsidRPr="00C128F8">
        <w:rPr>
          <w:rFonts w:ascii="Times New Roman" w:hAnsi="Times New Roman"/>
          <w:sz w:val="24"/>
          <w:szCs w:val="24"/>
          <w:lang w:val="en"/>
        </w:rPr>
        <w:t>Syntax</w:t>
      </w:r>
      <w:r w:rsidR="00C657EB" w:rsidRPr="00C128F8">
        <w:rPr>
          <w:rFonts w:ascii="Times New Roman" w:hAnsi="Times New Roman"/>
          <w:sz w:val="24"/>
          <w:szCs w:val="24"/>
          <w:lang w:val="en"/>
        </w:rPr>
        <w:t>:</w:t>
      </w:r>
    </w:p>
    <w:p w14:paraId="05F4E37F" w14:textId="77777777" w:rsidR="004D6EBA" w:rsidRPr="00C128F8" w:rsidRDefault="004D6EBA" w:rsidP="00C128F8">
      <w:pPr>
        <w:widowControl w:val="0"/>
        <w:autoSpaceDE w:val="0"/>
        <w:autoSpaceDN w:val="0"/>
        <w:adjustRightInd w:val="0"/>
        <w:spacing w:line="240" w:lineRule="auto"/>
        <w:ind w:left="720"/>
        <w:jc w:val="both"/>
        <w:rPr>
          <w:rFonts w:ascii="Times New Roman" w:hAnsi="Times New Roman"/>
          <w:sz w:val="24"/>
          <w:szCs w:val="24"/>
          <w:lang w:val="en"/>
        </w:rPr>
      </w:pPr>
      <w:r w:rsidRPr="00C128F8">
        <w:rPr>
          <w:rFonts w:ascii="Times New Roman" w:hAnsi="Times New Roman"/>
          <w:sz w:val="24"/>
          <w:szCs w:val="24"/>
          <w:lang w:val="en"/>
        </w:rPr>
        <w:t xml:space="preserve">class </w:t>
      </w:r>
      <w:proofErr w:type="spellStart"/>
      <w:r w:rsidRPr="00C128F8">
        <w:rPr>
          <w:rFonts w:ascii="Times New Roman" w:hAnsi="Times New Roman"/>
          <w:sz w:val="24"/>
          <w:szCs w:val="24"/>
          <w:lang w:val="en"/>
        </w:rPr>
        <w:t>class_name</w:t>
      </w:r>
      <w:proofErr w:type="spellEnd"/>
    </w:p>
    <w:p w14:paraId="1EC82BDF" w14:textId="77777777" w:rsidR="004D6EBA" w:rsidRPr="00C128F8" w:rsidRDefault="004D6EBA" w:rsidP="00C128F8">
      <w:pPr>
        <w:widowControl w:val="0"/>
        <w:autoSpaceDE w:val="0"/>
        <w:autoSpaceDN w:val="0"/>
        <w:adjustRightInd w:val="0"/>
        <w:spacing w:line="240" w:lineRule="auto"/>
        <w:ind w:left="720"/>
        <w:jc w:val="both"/>
        <w:rPr>
          <w:rFonts w:ascii="Times New Roman" w:hAnsi="Times New Roman"/>
          <w:sz w:val="24"/>
          <w:szCs w:val="24"/>
          <w:lang w:val="en"/>
        </w:rPr>
      </w:pPr>
      <w:r w:rsidRPr="00C128F8">
        <w:rPr>
          <w:rFonts w:ascii="Times New Roman" w:hAnsi="Times New Roman"/>
          <w:sz w:val="24"/>
          <w:szCs w:val="24"/>
          <w:lang w:val="en"/>
        </w:rPr>
        <w:t>{</w:t>
      </w:r>
    </w:p>
    <w:p w14:paraId="0047CE5A" w14:textId="77777777" w:rsidR="004D6EBA" w:rsidRPr="00C128F8" w:rsidRDefault="004D6EBA" w:rsidP="00C128F8">
      <w:pPr>
        <w:widowControl w:val="0"/>
        <w:autoSpaceDE w:val="0"/>
        <w:autoSpaceDN w:val="0"/>
        <w:adjustRightInd w:val="0"/>
        <w:spacing w:line="240" w:lineRule="auto"/>
        <w:ind w:left="720"/>
        <w:jc w:val="both"/>
        <w:rPr>
          <w:rFonts w:ascii="Times New Roman" w:hAnsi="Times New Roman"/>
          <w:sz w:val="24"/>
          <w:szCs w:val="24"/>
          <w:lang w:val="en"/>
        </w:rPr>
      </w:pPr>
      <w:r w:rsidRPr="00C128F8">
        <w:rPr>
          <w:rFonts w:ascii="Times New Roman" w:hAnsi="Times New Roman"/>
          <w:sz w:val="24"/>
          <w:szCs w:val="24"/>
          <w:lang w:val="en"/>
        </w:rPr>
        <w:t xml:space="preserve"> ......</w:t>
      </w:r>
    </w:p>
    <w:p w14:paraId="5DC3F8FB" w14:textId="77777777" w:rsidR="004D6EBA" w:rsidRPr="00C128F8" w:rsidRDefault="004D6EBA" w:rsidP="00C128F8">
      <w:pPr>
        <w:widowControl w:val="0"/>
        <w:autoSpaceDE w:val="0"/>
        <w:autoSpaceDN w:val="0"/>
        <w:adjustRightInd w:val="0"/>
        <w:spacing w:line="240" w:lineRule="auto"/>
        <w:ind w:left="720"/>
        <w:jc w:val="both"/>
        <w:rPr>
          <w:rFonts w:ascii="Times New Roman" w:hAnsi="Times New Roman"/>
          <w:sz w:val="24"/>
          <w:szCs w:val="24"/>
          <w:lang w:val="en"/>
        </w:rPr>
      </w:pPr>
      <w:r w:rsidRPr="00C128F8">
        <w:rPr>
          <w:rFonts w:ascii="Times New Roman" w:hAnsi="Times New Roman"/>
          <w:sz w:val="24"/>
          <w:szCs w:val="24"/>
          <w:lang w:val="en"/>
        </w:rPr>
        <w:t xml:space="preserve"> friend </w:t>
      </w:r>
      <w:r w:rsidR="00C657EB" w:rsidRPr="00C128F8">
        <w:rPr>
          <w:rFonts w:ascii="Times New Roman" w:hAnsi="Times New Roman"/>
          <w:sz w:val="24"/>
          <w:szCs w:val="24"/>
          <w:lang w:val="en"/>
        </w:rPr>
        <w:t>return type</w:t>
      </w:r>
      <w:r w:rsidRPr="00C128F8">
        <w:rPr>
          <w:rFonts w:ascii="Times New Roman" w:hAnsi="Times New Roman"/>
          <w:sz w:val="24"/>
          <w:szCs w:val="24"/>
          <w:lang w:val="en"/>
        </w:rPr>
        <w:t xml:space="preserve"> </w:t>
      </w:r>
      <w:r w:rsidR="00C657EB" w:rsidRPr="00C128F8">
        <w:rPr>
          <w:rFonts w:ascii="Times New Roman" w:hAnsi="Times New Roman"/>
          <w:sz w:val="24"/>
          <w:szCs w:val="24"/>
          <w:lang w:val="en"/>
        </w:rPr>
        <w:t>function name</w:t>
      </w:r>
      <w:r w:rsidRPr="00C128F8">
        <w:rPr>
          <w:rFonts w:ascii="Times New Roman" w:hAnsi="Times New Roman"/>
          <w:sz w:val="24"/>
          <w:szCs w:val="24"/>
          <w:lang w:val="en"/>
        </w:rPr>
        <w:t>(arguments);</w:t>
      </w:r>
    </w:p>
    <w:p w14:paraId="2D9466AF" w14:textId="6F23652E" w:rsidR="00C435C1" w:rsidRPr="00C128F8" w:rsidRDefault="004D6EBA" w:rsidP="00C128F8">
      <w:pPr>
        <w:widowControl w:val="0"/>
        <w:autoSpaceDE w:val="0"/>
        <w:autoSpaceDN w:val="0"/>
        <w:adjustRightInd w:val="0"/>
        <w:spacing w:line="240" w:lineRule="auto"/>
        <w:ind w:left="720"/>
        <w:jc w:val="both"/>
        <w:rPr>
          <w:rFonts w:ascii="Times New Roman" w:hAnsi="Times New Roman"/>
          <w:sz w:val="24"/>
          <w:szCs w:val="24"/>
          <w:lang w:val="en"/>
        </w:rPr>
      </w:pPr>
      <w:r w:rsidRPr="00C128F8">
        <w:rPr>
          <w:rFonts w:ascii="Times New Roman" w:hAnsi="Times New Roman"/>
          <w:sz w:val="24"/>
          <w:szCs w:val="24"/>
          <w:lang w:val="en"/>
        </w:rPr>
        <w:t>}</w:t>
      </w:r>
    </w:p>
    <w:p w14:paraId="31342323" w14:textId="77777777" w:rsidR="004D6EBA" w:rsidRPr="00583052" w:rsidRDefault="004D6EBA">
      <w:pPr>
        <w:widowControl w:val="0"/>
        <w:autoSpaceDE w:val="0"/>
        <w:autoSpaceDN w:val="0"/>
        <w:adjustRightInd w:val="0"/>
        <w:spacing w:line="240" w:lineRule="auto"/>
        <w:rPr>
          <w:rFonts w:ascii="Times New Roman" w:hAnsi="Times New Roman"/>
          <w:sz w:val="28"/>
          <w:szCs w:val="28"/>
          <w:lang w:val="en"/>
        </w:rPr>
      </w:pPr>
      <w:r w:rsidRPr="00583052">
        <w:rPr>
          <w:rFonts w:ascii="Times New Roman" w:hAnsi="Times New Roman"/>
          <w:b/>
          <w:bCs/>
          <w:sz w:val="28"/>
          <w:szCs w:val="28"/>
          <w:lang w:val="en"/>
        </w:rPr>
        <w:t>Example Friend function:</w:t>
      </w:r>
    </w:p>
    <w:tbl>
      <w:tblPr>
        <w:tblStyle w:val="TableGrid"/>
        <w:tblW w:w="0" w:type="auto"/>
        <w:tblLook w:val="04A0" w:firstRow="1" w:lastRow="0" w:firstColumn="1" w:lastColumn="0" w:noHBand="0" w:noVBand="1"/>
      </w:tblPr>
      <w:tblGrid>
        <w:gridCol w:w="9017"/>
      </w:tblGrid>
      <w:tr w:rsidR="002B2622" w:rsidRPr="00C128F8" w14:paraId="6C1313F2" w14:textId="77777777" w:rsidTr="002B2622">
        <w:tc>
          <w:tcPr>
            <w:tcW w:w="9243" w:type="dxa"/>
          </w:tcPr>
          <w:p w14:paraId="3834CE35"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Example</w:t>
            </w:r>
          </w:p>
          <w:p w14:paraId="5CD78E96" w14:textId="224FBE58"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#include&lt;iostream&gt;</w:t>
            </w:r>
          </w:p>
          <w:p w14:paraId="300895BA"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class employee</w:t>
            </w:r>
          </w:p>
          <w:p w14:paraId="5464BEFC"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w:t>
            </w:r>
          </w:p>
          <w:p w14:paraId="37FFAF27"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private:</w:t>
            </w:r>
          </w:p>
          <w:p w14:paraId="66EF2A55"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       friend void </w:t>
            </w:r>
            <w:proofErr w:type="spellStart"/>
            <w:proofErr w:type="gramStart"/>
            <w:r w:rsidRPr="00C128F8">
              <w:rPr>
                <w:rFonts w:ascii="Times New Roman" w:hAnsi="Times New Roman"/>
                <w:sz w:val="24"/>
                <w:szCs w:val="24"/>
                <w:lang w:val="en"/>
              </w:rPr>
              <w:t>sal</w:t>
            </w:r>
            <w:proofErr w:type="spellEnd"/>
            <w:r w:rsidRPr="00C128F8">
              <w:rPr>
                <w:rFonts w:ascii="Times New Roman" w:hAnsi="Times New Roman"/>
                <w:sz w:val="24"/>
                <w:szCs w:val="24"/>
                <w:lang w:val="en"/>
              </w:rPr>
              <w:t>(</w:t>
            </w:r>
            <w:proofErr w:type="gramEnd"/>
            <w:r w:rsidRPr="00C128F8">
              <w:rPr>
                <w:rFonts w:ascii="Times New Roman" w:hAnsi="Times New Roman"/>
                <w:sz w:val="24"/>
                <w:szCs w:val="24"/>
                <w:lang w:val="en"/>
              </w:rPr>
              <w:t>);</w:t>
            </w:r>
          </w:p>
          <w:p w14:paraId="0037DD71"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w:t>
            </w:r>
          </w:p>
          <w:p w14:paraId="7A36F45D"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void </w:t>
            </w:r>
            <w:proofErr w:type="spellStart"/>
            <w:proofErr w:type="gramStart"/>
            <w:r w:rsidRPr="00C128F8">
              <w:rPr>
                <w:rFonts w:ascii="Times New Roman" w:hAnsi="Times New Roman"/>
                <w:sz w:val="24"/>
                <w:szCs w:val="24"/>
                <w:lang w:val="en"/>
              </w:rPr>
              <w:t>sal</w:t>
            </w:r>
            <w:proofErr w:type="spellEnd"/>
            <w:r w:rsidRPr="00C128F8">
              <w:rPr>
                <w:rFonts w:ascii="Times New Roman" w:hAnsi="Times New Roman"/>
                <w:sz w:val="24"/>
                <w:szCs w:val="24"/>
                <w:lang w:val="en"/>
              </w:rPr>
              <w:t>(</w:t>
            </w:r>
            <w:proofErr w:type="gramEnd"/>
            <w:r w:rsidRPr="00C128F8">
              <w:rPr>
                <w:rFonts w:ascii="Times New Roman" w:hAnsi="Times New Roman"/>
                <w:sz w:val="24"/>
                <w:szCs w:val="24"/>
                <w:lang w:val="en"/>
              </w:rPr>
              <w:t>)</w:t>
            </w:r>
          </w:p>
          <w:p w14:paraId="29499C75"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w:t>
            </w:r>
          </w:p>
          <w:p w14:paraId="0804025C"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lastRenderedPageBreak/>
              <w:t>int salary=4000;</w:t>
            </w:r>
          </w:p>
          <w:p w14:paraId="1CDB2C56" w14:textId="77777777" w:rsidR="002B2622" w:rsidRPr="00C128F8" w:rsidRDefault="002B2622" w:rsidP="002B2622">
            <w:pPr>
              <w:widowControl w:val="0"/>
              <w:autoSpaceDE w:val="0"/>
              <w:autoSpaceDN w:val="0"/>
              <w:adjustRightInd w:val="0"/>
              <w:rPr>
                <w:rFonts w:ascii="Times New Roman" w:hAnsi="Times New Roman"/>
                <w:sz w:val="24"/>
                <w:szCs w:val="24"/>
                <w:lang w:val="en"/>
              </w:rPr>
            </w:pPr>
            <w:proofErr w:type="spellStart"/>
            <w:r w:rsidRPr="00C128F8">
              <w:rPr>
                <w:rFonts w:ascii="Times New Roman" w:hAnsi="Times New Roman"/>
                <w:sz w:val="24"/>
                <w:szCs w:val="24"/>
                <w:lang w:val="en"/>
              </w:rPr>
              <w:t>cout</w:t>
            </w:r>
            <w:proofErr w:type="spellEnd"/>
            <w:r w:rsidRPr="00C128F8">
              <w:rPr>
                <w:rFonts w:ascii="Times New Roman" w:hAnsi="Times New Roman"/>
                <w:sz w:val="24"/>
                <w:szCs w:val="24"/>
                <w:lang w:val="en"/>
              </w:rPr>
              <w:t>&lt;&lt;"Salary: "&lt;&lt;salary;</w:t>
            </w:r>
          </w:p>
          <w:p w14:paraId="1F409977"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w:t>
            </w:r>
          </w:p>
          <w:p w14:paraId="0C4C22E1"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 xml:space="preserve">void </w:t>
            </w:r>
            <w:proofErr w:type="gramStart"/>
            <w:r w:rsidRPr="00C128F8">
              <w:rPr>
                <w:rFonts w:ascii="Times New Roman" w:hAnsi="Times New Roman"/>
                <w:sz w:val="24"/>
                <w:szCs w:val="24"/>
                <w:lang w:val="en"/>
              </w:rPr>
              <w:t>main(</w:t>
            </w:r>
            <w:proofErr w:type="gramEnd"/>
            <w:r w:rsidRPr="00C128F8">
              <w:rPr>
                <w:rFonts w:ascii="Times New Roman" w:hAnsi="Times New Roman"/>
                <w:sz w:val="24"/>
                <w:szCs w:val="24"/>
                <w:lang w:val="en"/>
              </w:rPr>
              <w:t>)</w:t>
            </w:r>
          </w:p>
          <w:p w14:paraId="5FE2D180"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w:t>
            </w:r>
          </w:p>
          <w:p w14:paraId="1B8C0B72"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employee e;</w:t>
            </w:r>
          </w:p>
          <w:p w14:paraId="669FD620" w14:textId="77777777" w:rsidR="002B2622" w:rsidRDefault="002B2622" w:rsidP="002B2622">
            <w:pPr>
              <w:widowControl w:val="0"/>
              <w:autoSpaceDE w:val="0"/>
              <w:autoSpaceDN w:val="0"/>
              <w:adjustRightInd w:val="0"/>
              <w:rPr>
                <w:rFonts w:ascii="Times New Roman" w:hAnsi="Times New Roman"/>
                <w:sz w:val="24"/>
                <w:szCs w:val="24"/>
                <w:lang w:val="en"/>
              </w:rPr>
            </w:pPr>
            <w:proofErr w:type="spellStart"/>
            <w:proofErr w:type="gramStart"/>
            <w:r w:rsidRPr="00C128F8">
              <w:rPr>
                <w:rFonts w:ascii="Times New Roman" w:hAnsi="Times New Roman"/>
                <w:sz w:val="24"/>
                <w:szCs w:val="24"/>
                <w:lang w:val="en"/>
              </w:rPr>
              <w:t>sal</w:t>
            </w:r>
            <w:proofErr w:type="spellEnd"/>
            <w:r w:rsidRPr="00C128F8">
              <w:rPr>
                <w:rFonts w:ascii="Times New Roman" w:hAnsi="Times New Roman"/>
                <w:sz w:val="24"/>
                <w:szCs w:val="24"/>
                <w:lang w:val="en"/>
              </w:rPr>
              <w:t>(</w:t>
            </w:r>
            <w:proofErr w:type="gramEnd"/>
            <w:r w:rsidRPr="00C128F8">
              <w:rPr>
                <w:rFonts w:ascii="Times New Roman" w:hAnsi="Times New Roman"/>
                <w:sz w:val="24"/>
                <w:szCs w:val="24"/>
                <w:lang w:val="en"/>
              </w:rPr>
              <w:t>);</w:t>
            </w:r>
          </w:p>
          <w:p w14:paraId="5F3E9362" w14:textId="5F3FF787" w:rsidR="00C128F8" w:rsidRPr="00C128F8" w:rsidRDefault="00C128F8" w:rsidP="002B2622">
            <w:pPr>
              <w:widowControl w:val="0"/>
              <w:autoSpaceDE w:val="0"/>
              <w:autoSpaceDN w:val="0"/>
              <w:adjustRightInd w:val="0"/>
              <w:rPr>
                <w:rFonts w:ascii="Times New Roman" w:hAnsi="Times New Roman"/>
                <w:sz w:val="24"/>
                <w:szCs w:val="24"/>
                <w:lang w:val="en"/>
              </w:rPr>
            </w:pPr>
            <w:r>
              <w:rPr>
                <w:rFonts w:ascii="Times New Roman" w:hAnsi="Times New Roman"/>
                <w:sz w:val="24"/>
                <w:szCs w:val="24"/>
                <w:lang w:val="en"/>
              </w:rPr>
              <w:t>return 0;</w:t>
            </w:r>
          </w:p>
          <w:p w14:paraId="4F3A6A1D" w14:textId="77777777" w:rsidR="002B2622" w:rsidRPr="00C128F8" w:rsidRDefault="002B2622" w:rsidP="002B2622">
            <w:pPr>
              <w:widowControl w:val="0"/>
              <w:autoSpaceDE w:val="0"/>
              <w:autoSpaceDN w:val="0"/>
              <w:adjustRightInd w:val="0"/>
              <w:rPr>
                <w:rFonts w:ascii="Times New Roman" w:hAnsi="Times New Roman"/>
                <w:sz w:val="24"/>
                <w:szCs w:val="24"/>
                <w:lang w:val="en"/>
              </w:rPr>
            </w:pPr>
            <w:r w:rsidRPr="00C128F8">
              <w:rPr>
                <w:rFonts w:ascii="Times New Roman" w:hAnsi="Times New Roman"/>
                <w:sz w:val="24"/>
                <w:szCs w:val="24"/>
                <w:lang w:val="en"/>
              </w:rPr>
              <w:t>}</w:t>
            </w:r>
          </w:p>
          <w:p w14:paraId="0F05C995" w14:textId="77777777" w:rsidR="002B2622" w:rsidRPr="00C128F8" w:rsidRDefault="002B2622">
            <w:pPr>
              <w:widowControl w:val="0"/>
              <w:autoSpaceDE w:val="0"/>
              <w:autoSpaceDN w:val="0"/>
              <w:adjustRightInd w:val="0"/>
              <w:rPr>
                <w:rFonts w:ascii="Times New Roman" w:hAnsi="Times New Roman"/>
                <w:sz w:val="24"/>
                <w:szCs w:val="24"/>
                <w:lang w:val="en"/>
              </w:rPr>
            </w:pPr>
          </w:p>
        </w:tc>
      </w:tr>
    </w:tbl>
    <w:p w14:paraId="32F11B4F" w14:textId="77777777" w:rsidR="004D6EBA" w:rsidRPr="00583052" w:rsidRDefault="004D6EBA">
      <w:pPr>
        <w:widowControl w:val="0"/>
        <w:autoSpaceDE w:val="0"/>
        <w:autoSpaceDN w:val="0"/>
        <w:adjustRightInd w:val="0"/>
        <w:spacing w:line="240" w:lineRule="auto"/>
        <w:rPr>
          <w:rFonts w:ascii="Times New Roman" w:hAnsi="Times New Roman"/>
          <w:sz w:val="28"/>
          <w:szCs w:val="28"/>
          <w:lang w:val="en"/>
        </w:rPr>
      </w:pPr>
      <w:r w:rsidRPr="00583052">
        <w:rPr>
          <w:rFonts w:ascii="Times New Roman" w:hAnsi="Times New Roman"/>
          <w:sz w:val="28"/>
          <w:szCs w:val="28"/>
          <w:lang w:val="en"/>
        </w:rPr>
        <w:lastRenderedPageBreak/>
        <w:t>Output</w:t>
      </w:r>
      <w:r w:rsidR="002A1C94" w:rsidRPr="00583052">
        <w:rPr>
          <w:rFonts w:ascii="Times New Roman" w:hAnsi="Times New Roman"/>
          <w:sz w:val="28"/>
          <w:szCs w:val="28"/>
          <w:lang w:val="en"/>
        </w:rPr>
        <w:t>:</w:t>
      </w:r>
    </w:p>
    <w:p w14:paraId="66B16ADB" w14:textId="77777777" w:rsidR="002A1C94" w:rsidRPr="00E51DEB" w:rsidRDefault="002A1C94">
      <w:pPr>
        <w:widowControl w:val="0"/>
        <w:autoSpaceDE w:val="0"/>
        <w:autoSpaceDN w:val="0"/>
        <w:adjustRightInd w:val="0"/>
        <w:spacing w:line="240" w:lineRule="auto"/>
        <w:rPr>
          <w:rFonts w:ascii="Times New Roman" w:hAnsi="Times New Roman"/>
          <w:sz w:val="24"/>
          <w:szCs w:val="24"/>
          <w:lang w:val="en"/>
        </w:rPr>
      </w:pPr>
      <w:r w:rsidRPr="00E51DEB">
        <w:rPr>
          <w:rFonts w:ascii="Times New Roman" w:hAnsi="Times New Roman"/>
          <w:sz w:val="24"/>
          <w:szCs w:val="24"/>
          <w:lang w:val="en"/>
        </w:rPr>
        <w:t>Salary: 4000</w:t>
      </w:r>
    </w:p>
    <w:p w14:paraId="3F5D4680" w14:textId="77777777" w:rsidR="004D6EBA" w:rsidRPr="00583052" w:rsidRDefault="004D6EBA">
      <w:pPr>
        <w:widowControl w:val="0"/>
        <w:autoSpaceDE w:val="0"/>
        <w:autoSpaceDN w:val="0"/>
        <w:adjustRightInd w:val="0"/>
        <w:spacing w:line="240" w:lineRule="auto"/>
        <w:rPr>
          <w:rFonts w:ascii="Times New Roman" w:hAnsi="Times New Roman"/>
          <w:sz w:val="28"/>
          <w:szCs w:val="28"/>
          <w:lang w:val="en"/>
        </w:rPr>
      </w:pPr>
      <w:r w:rsidRPr="00583052">
        <w:rPr>
          <w:rFonts w:ascii="Times New Roman" w:hAnsi="Times New Roman"/>
          <w:b/>
          <w:bCs/>
          <w:sz w:val="28"/>
          <w:szCs w:val="28"/>
          <w:lang w:val="en"/>
        </w:rPr>
        <w:t>Function Overloading in C++:</w:t>
      </w:r>
    </w:p>
    <w:p w14:paraId="78666866" w14:textId="77777777" w:rsidR="004D6EBA" w:rsidRPr="00E51DEB" w:rsidRDefault="004D6EBA" w:rsidP="00E51DEB">
      <w:pPr>
        <w:widowControl w:val="0"/>
        <w:autoSpaceDE w:val="0"/>
        <w:autoSpaceDN w:val="0"/>
        <w:adjustRightInd w:val="0"/>
        <w:spacing w:line="240" w:lineRule="auto"/>
        <w:jc w:val="both"/>
        <w:rPr>
          <w:rFonts w:ascii="Times New Roman" w:hAnsi="Times New Roman"/>
          <w:sz w:val="24"/>
          <w:szCs w:val="24"/>
          <w:lang w:val="en"/>
        </w:rPr>
      </w:pPr>
      <w:r w:rsidRPr="00E51DEB">
        <w:rPr>
          <w:rFonts w:ascii="Times New Roman" w:hAnsi="Times New Roman"/>
          <w:sz w:val="24"/>
          <w:szCs w:val="24"/>
          <w:lang w:val="en"/>
        </w:rPr>
        <w:t>Whenever same method name is exiting multiple times in the same class with different number of parameter or different order of parameters or different types of parameters is known as method overloading.</w:t>
      </w:r>
    </w:p>
    <w:p w14:paraId="0BC01156" w14:textId="77777777" w:rsidR="004D6EBA" w:rsidRPr="00E51DEB" w:rsidRDefault="004D6EBA" w:rsidP="00E51DEB">
      <w:pPr>
        <w:widowControl w:val="0"/>
        <w:autoSpaceDE w:val="0"/>
        <w:autoSpaceDN w:val="0"/>
        <w:adjustRightInd w:val="0"/>
        <w:spacing w:line="240" w:lineRule="auto"/>
        <w:jc w:val="both"/>
        <w:rPr>
          <w:rFonts w:ascii="Times New Roman" w:hAnsi="Times New Roman"/>
          <w:b/>
          <w:bCs/>
          <w:sz w:val="24"/>
          <w:szCs w:val="24"/>
          <w:lang w:val="en"/>
        </w:rPr>
      </w:pPr>
      <w:r w:rsidRPr="00E51DEB">
        <w:rPr>
          <w:rFonts w:ascii="Times New Roman" w:hAnsi="Times New Roman"/>
          <w:b/>
          <w:bCs/>
          <w:sz w:val="24"/>
          <w:szCs w:val="24"/>
          <w:lang w:val="en"/>
        </w:rPr>
        <w:t>Syntax</w:t>
      </w:r>
      <w:r w:rsidR="002A1C94" w:rsidRPr="00E51DEB">
        <w:rPr>
          <w:rFonts w:ascii="Times New Roman" w:hAnsi="Times New Roman"/>
          <w:b/>
          <w:bCs/>
          <w:sz w:val="24"/>
          <w:szCs w:val="24"/>
          <w:lang w:val="en"/>
        </w:rPr>
        <w:t>:</w:t>
      </w:r>
    </w:p>
    <w:p w14:paraId="6265C284"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proofErr w:type="gramStart"/>
      <w:r w:rsidRPr="00E51DEB">
        <w:rPr>
          <w:rFonts w:ascii="Times New Roman" w:hAnsi="Times New Roman"/>
          <w:sz w:val="24"/>
          <w:szCs w:val="24"/>
          <w:lang w:val="en"/>
        </w:rPr>
        <w:t xml:space="preserve">class  </w:t>
      </w:r>
      <w:proofErr w:type="spellStart"/>
      <w:r w:rsidRPr="00E51DEB">
        <w:rPr>
          <w:rFonts w:ascii="Times New Roman" w:hAnsi="Times New Roman"/>
          <w:sz w:val="24"/>
          <w:szCs w:val="24"/>
          <w:lang w:val="en"/>
        </w:rPr>
        <w:t>class</w:t>
      </w:r>
      <w:proofErr w:type="gramEnd"/>
      <w:r w:rsidRPr="00E51DEB">
        <w:rPr>
          <w:rFonts w:ascii="Times New Roman" w:hAnsi="Times New Roman"/>
          <w:sz w:val="24"/>
          <w:szCs w:val="24"/>
          <w:lang w:val="en"/>
        </w:rPr>
        <w:t>_Name</w:t>
      </w:r>
      <w:proofErr w:type="spellEnd"/>
    </w:p>
    <w:p w14:paraId="74E43D95"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r w:rsidRPr="00E51DEB">
        <w:rPr>
          <w:rFonts w:ascii="Times New Roman" w:hAnsi="Times New Roman"/>
          <w:sz w:val="24"/>
          <w:szCs w:val="24"/>
          <w:lang w:val="en"/>
        </w:rPr>
        <w:t>{</w:t>
      </w:r>
    </w:p>
    <w:p w14:paraId="731B7217"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proofErr w:type="spellStart"/>
      <w:proofErr w:type="gramStart"/>
      <w:r w:rsidRPr="00E51DEB">
        <w:rPr>
          <w:rFonts w:ascii="Times New Roman" w:hAnsi="Times New Roman"/>
          <w:sz w:val="24"/>
          <w:szCs w:val="24"/>
          <w:lang w:val="en"/>
        </w:rPr>
        <w:t>Returntype</w:t>
      </w:r>
      <w:proofErr w:type="spellEnd"/>
      <w:r w:rsidRPr="00E51DEB">
        <w:rPr>
          <w:rFonts w:ascii="Times New Roman" w:hAnsi="Times New Roman"/>
          <w:sz w:val="24"/>
          <w:szCs w:val="24"/>
          <w:lang w:val="en"/>
        </w:rPr>
        <w:t xml:space="preserve">  method</w:t>
      </w:r>
      <w:proofErr w:type="gramEnd"/>
      <w:r w:rsidRPr="00E51DEB">
        <w:rPr>
          <w:rFonts w:ascii="Times New Roman" w:hAnsi="Times New Roman"/>
          <w:sz w:val="24"/>
          <w:szCs w:val="24"/>
          <w:lang w:val="en"/>
        </w:rPr>
        <w:t>()</w:t>
      </w:r>
    </w:p>
    <w:p w14:paraId="7EF4CB05"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r w:rsidRPr="00E51DEB">
        <w:rPr>
          <w:rFonts w:ascii="Times New Roman" w:hAnsi="Times New Roman"/>
          <w:sz w:val="24"/>
          <w:szCs w:val="24"/>
          <w:lang w:val="en"/>
        </w:rPr>
        <w:t>{</w:t>
      </w:r>
    </w:p>
    <w:p w14:paraId="101D89F6" w14:textId="77777777" w:rsidR="004D6EBA" w:rsidRPr="00E51DEB" w:rsidRDefault="00BD66DB" w:rsidP="00E51DEB">
      <w:pPr>
        <w:widowControl w:val="0"/>
        <w:autoSpaceDE w:val="0"/>
        <w:autoSpaceDN w:val="0"/>
        <w:adjustRightInd w:val="0"/>
        <w:spacing w:line="240" w:lineRule="auto"/>
        <w:ind w:left="720"/>
        <w:jc w:val="both"/>
        <w:rPr>
          <w:rFonts w:ascii="Times New Roman" w:hAnsi="Times New Roman"/>
          <w:sz w:val="24"/>
          <w:szCs w:val="24"/>
          <w:lang w:val="en"/>
        </w:rPr>
      </w:pPr>
      <w:r w:rsidRPr="00E51DEB">
        <w:rPr>
          <w:rFonts w:ascii="Times New Roman" w:hAnsi="Times New Roman"/>
          <w:sz w:val="24"/>
          <w:szCs w:val="24"/>
          <w:lang w:val="en"/>
        </w:rPr>
        <w:t>s</w:t>
      </w:r>
      <w:r w:rsidR="004D6EBA" w:rsidRPr="00E51DEB">
        <w:rPr>
          <w:rFonts w:ascii="Times New Roman" w:hAnsi="Times New Roman"/>
          <w:sz w:val="24"/>
          <w:szCs w:val="24"/>
          <w:lang w:val="en"/>
        </w:rPr>
        <w:t>...........</w:t>
      </w:r>
    </w:p>
    <w:p w14:paraId="584261AE"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r w:rsidRPr="00E51DEB">
        <w:rPr>
          <w:rFonts w:ascii="Times New Roman" w:hAnsi="Times New Roman"/>
          <w:sz w:val="24"/>
          <w:szCs w:val="24"/>
          <w:lang w:val="en"/>
        </w:rPr>
        <w:t>...........</w:t>
      </w:r>
    </w:p>
    <w:p w14:paraId="05AA3CB6"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r w:rsidRPr="00E51DEB">
        <w:rPr>
          <w:rFonts w:ascii="Times New Roman" w:hAnsi="Times New Roman"/>
          <w:sz w:val="24"/>
          <w:szCs w:val="24"/>
          <w:lang w:val="en"/>
        </w:rPr>
        <w:t>}</w:t>
      </w:r>
    </w:p>
    <w:p w14:paraId="6EE7C631"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proofErr w:type="spellStart"/>
      <w:proofErr w:type="gramStart"/>
      <w:r w:rsidRPr="00E51DEB">
        <w:rPr>
          <w:rFonts w:ascii="Times New Roman" w:hAnsi="Times New Roman"/>
          <w:sz w:val="24"/>
          <w:szCs w:val="24"/>
          <w:lang w:val="en"/>
        </w:rPr>
        <w:t>Returntype</w:t>
      </w:r>
      <w:proofErr w:type="spellEnd"/>
      <w:r w:rsidRPr="00E51DEB">
        <w:rPr>
          <w:rFonts w:ascii="Times New Roman" w:hAnsi="Times New Roman"/>
          <w:sz w:val="24"/>
          <w:szCs w:val="24"/>
          <w:lang w:val="en"/>
        </w:rPr>
        <w:t xml:space="preserve">  method</w:t>
      </w:r>
      <w:proofErr w:type="gramEnd"/>
      <w:r w:rsidRPr="00E51DEB">
        <w:rPr>
          <w:rFonts w:ascii="Times New Roman" w:hAnsi="Times New Roman"/>
          <w:sz w:val="24"/>
          <w:szCs w:val="24"/>
          <w:lang w:val="en"/>
        </w:rPr>
        <w:t>(datatype1 variable1)</w:t>
      </w:r>
    </w:p>
    <w:p w14:paraId="4CAB28DB"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r w:rsidRPr="00E51DEB">
        <w:rPr>
          <w:rFonts w:ascii="Times New Roman" w:hAnsi="Times New Roman"/>
          <w:sz w:val="24"/>
          <w:szCs w:val="24"/>
          <w:lang w:val="en"/>
        </w:rPr>
        <w:t>{</w:t>
      </w:r>
    </w:p>
    <w:p w14:paraId="5D4B387E"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r w:rsidRPr="00E51DEB">
        <w:rPr>
          <w:rFonts w:ascii="Times New Roman" w:hAnsi="Times New Roman"/>
          <w:sz w:val="24"/>
          <w:szCs w:val="24"/>
          <w:lang w:val="en"/>
        </w:rPr>
        <w:t>...........</w:t>
      </w:r>
    </w:p>
    <w:p w14:paraId="29C318EF"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r w:rsidRPr="00E51DEB">
        <w:rPr>
          <w:rFonts w:ascii="Times New Roman" w:hAnsi="Times New Roman"/>
          <w:sz w:val="24"/>
          <w:szCs w:val="24"/>
          <w:lang w:val="en"/>
        </w:rPr>
        <w:t>...........</w:t>
      </w:r>
    </w:p>
    <w:p w14:paraId="3CA05686"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r w:rsidRPr="00E51DEB">
        <w:rPr>
          <w:rFonts w:ascii="Times New Roman" w:hAnsi="Times New Roman"/>
          <w:sz w:val="24"/>
          <w:szCs w:val="24"/>
          <w:lang w:val="en"/>
        </w:rPr>
        <w:t>}</w:t>
      </w:r>
    </w:p>
    <w:p w14:paraId="6E243A61"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proofErr w:type="spellStart"/>
      <w:proofErr w:type="gramStart"/>
      <w:r w:rsidRPr="00E51DEB">
        <w:rPr>
          <w:rFonts w:ascii="Times New Roman" w:hAnsi="Times New Roman"/>
          <w:sz w:val="24"/>
          <w:szCs w:val="24"/>
          <w:lang w:val="en"/>
        </w:rPr>
        <w:t>Returntype</w:t>
      </w:r>
      <w:proofErr w:type="spellEnd"/>
      <w:r w:rsidRPr="00E51DEB">
        <w:rPr>
          <w:rFonts w:ascii="Times New Roman" w:hAnsi="Times New Roman"/>
          <w:sz w:val="24"/>
          <w:szCs w:val="24"/>
          <w:lang w:val="en"/>
        </w:rPr>
        <w:t xml:space="preserve">  method</w:t>
      </w:r>
      <w:proofErr w:type="gramEnd"/>
      <w:r w:rsidRPr="00E51DEB">
        <w:rPr>
          <w:rFonts w:ascii="Times New Roman" w:hAnsi="Times New Roman"/>
          <w:sz w:val="24"/>
          <w:szCs w:val="24"/>
          <w:lang w:val="en"/>
        </w:rPr>
        <w:t>(datatype1 variable1, datatype2 variable2)</w:t>
      </w:r>
    </w:p>
    <w:p w14:paraId="7EE0840F"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r w:rsidRPr="00E51DEB">
        <w:rPr>
          <w:rFonts w:ascii="Times New Roman" w:hAnsi="Times New Roman"/>
          <w:sz w:val="24"/>
          <w:szCs w:val="24"/>
          <w:lang w:val="en"/>
        </w:rPr>
        <w:t>{</w:t>
      </w:r>
    </w:p>
    <w:p w14:paraId="06373827"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r w:rsidRPr="00E51DEB">
        <w:rPr>
          <w:rFonts w:ascii="Times New Roman" w:hAnsi="Times New Roman"/>
          <w:sz w:val="24"/>
          <w:szCs w:val="24"/>
          <w:lang w:val="en"/>
        </w:rPr>
        <w:t>...........</w:t>
      </w:r>
    </w:p>
    <w:p w14:paraId="0F71D7A9"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r w:rsidRPr="00E51DEB">
        <w:rPr>
          <w:rFonts w:ascii="Times New Roman" w:hAnsi="Times New Roman"/>
          <w:sz w:val="24"/>
          <w:szCs w:val="24"/>
          <w:lang w:val="en"/>
        </w:rPr>
        <w:t>...........</w:t>
      </w:r>
    </w:p>
    <w:p w14:paraId="1D6B174F"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r w:rsidRPr="00E51DEB">
        <w:rPr>
          <w:rFonts w:ascii="Times New Roman" w:hAnsi="Times New Roman"/>
          <w:sz w:val="24"/>
          <w:szCs w:val="24"/>
          <w:lang w:val="en"/>
        </w:rPr>
        <w:t>}</w:t>
      </w:r>
    </w:p>
    <w:p w14:paraId="3069EBEB" w14:textId="77777777" w:rsidR="002A1C94"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r w:rsidRPr="00E51DEB">
        <w:rPr>
          <w:rFonts w:ascii="Times New Roman" w:hAnsi="Times New Roman"/>
          <w:sz w:val="24"/>
          <w:szCs w:val="24"/>
          <w:lang w:val="en"/>
        </w:rPr>
        <w:lastRenderedPageBreak/>
        <w:t>};</w:t>
      </w:r>
    </w:p>
    <w:p w14:paraId="6A8C7561" w14:textId="77777777" w:rsidR="004D6EBA" w:rsidRPr="00E51DEB" w:rsidRDefault="004D6EBA" w:rsidP="00E51DEB">
      <w:pPr>
        <w:widowControl w:val="0"/>
        <w:autoSpaceDE w:val="0"/>
        <w:autoSpaceDN w:val="0"/>
        <w:adjustRightInd w:val="0"/>
        <w:spacing w:line="240" w:lineRule="auto"/>
        <w:jc w:val="both"/>
        <w:rPr>
          <w:rFonts w:ascii="Times New Roman" w:hAnsi="Times New Roman"/>
          <w:sz w:val="24"/>
          <w:szCs w:val="24"/>
          <w:lang w:val="en"/>
        </w:rPr>
      </w:pPr>
      <w:r w:rsidRPr="00E51DEB">
        <w:rPr>
          <w:rFonts w:ascii="Times New Roman" w:hAnsi="Times New Roman"/>
          <w:sz w:val="24"/>
          <w:szCs w:val="24"/>
          <w:lang w:val="en"/>
        </w:rPr>
        <w:t>Example</w:t>
      </w:r>
    </w:p>
    <w:tbl>
      <w:tblPr>
        <w:tblStyle w:val="TableGrid"/>
        <w:tblW w:w="0" w:type="auto"/>
        <w:tblLook w:val="04A0" w:firstRow="1" w:lastRow="0" w:firstColumn="1" w:lastColumn="0" w:noHBand="0" w:noVBand="1"/>
      </w:tblPr>
      <w:tblGrid>
        <w:gridCol w:w="9017"/>
      </w:tblGrid>
      <w:tr w:rsidR="00C935C7" w:rsidRPr="00E51DEB" w14:paraId="4692EE0F" w14:textId="77777777" w:rsidTr="00C935C7">
        <w:tc>
          <w:tcPr>
            <w:tcW w:w="9243" w:type="dxa"/>
          </w:tcPr>
          <w:p w14:paraId="297FF05E" w14:textId="2E1C13F4" w:rsidR="003817EB" w:rsidRPr="00E51DEB" w:rsidRDefault="003817EB"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#include&lt;iostream&gt;</w:t>
            </w:r>
          </w:p>
          <w:p w14:paraId="0AA93AA6"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class Addition</w:t>
            </w:r>
          </w:p>
          <w:p w14:paraId="193BB13F"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w:t>
            </w:r>
          </w:p>
          <w:p w14:paraId="220B878B"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public:</w:t>
            </w:r>
          </w:p>
          <w:p w14:paraId="2F5BA82E"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 xml:space="preserve">void </w:t>
            </w:r>
            <w:proofErr w:type="gramStart"/>
            <w:r w:rsidRPr="00E51DEB">
              <w:rPr>
                <w:rFonts w:ascii="Times New Roman" w:hAnsi="Times New Roman"/>
                <w:sz w:val="24"/>
                <w:szCs w:val="24"/>
                <w:lang w:val="en"/>
              </w:rPr>
              <w:t>sum(</w:t>
            </w:r>
            <w:proofErr w:type="gramEnd"/>
            <w:r w:rsidRPr="00E51DEB">
              <w:rPr>
                <w:rFonts w:ascii="Times New Roman" w:hAnsi="Times New Roman"/>
                <w:sz w:val="24"/>
                <w:szCs w:val="24"/>
                <w:lang w:val="en"/>
              </w:rPr>
              <w:t>int a, int b)</w:t>
            </w:r>
          </w:p>
          <w:p w14:paraId="6A4FA787"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w:t>
            </w:r>
          </w:p>
          <w:p w14:paraId="0CDAD670"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proofErr w:type="spellStart"/>
            <w:r w:rsidRPr="00E51DEB">
              <w:rPr>
                <w:rFonts w:ascii="Times New Roman" w:hAnsi="Times New Roman"/>
                <w:sz w:val="24"/>
                <w:szCs w:val="24"/>
                <w:lang w:val="en"/>
              </w:rPr>
              <w:t>cout</w:t>
            </w:r>
            <w:proofErr w:type="spellEnd"/>
            <w:r w:rsidRPr="00E51DEB">
              <w:rPr>
                <w:rFonts w:ascii="Times New Roman" w:hAnsi="Times New Roman"/>
                <w:sz w:val="24"/>
                <w:szCs w:val="24"/>
                <w:lang w:val="en"/>
              </w:rPr>
              <w:t>&lt;&lt;</w:t>
            </w:r>
            <w:proofErr w:type="spellStart"/>
            <w:r w:rsidRPr="00E51DEB">
              <w:rPr>
                <w:rFonts w:ascii="Times New Roman" w:hAnsi="Times New Roman"/>
                <w:sz w:val="24"/>
                <w:szCs w:val="24"/>
                <w:lang w:val="en"/>
              </w:rPr>
              <w:t>a+b</w:t>
            </w:r>
            <w:proofErr w:type="spellEnd"/>
            <w:r w:rsidRPr="00E51DEB">
              <w:rPr>
                <w:rFonts w:ascii="Times New Roman" w:hAnsi="Times New Roman"/>
                <w:sz w:val="24"/>
                <w:szCs w:val="24"/>
                <w:lang w:val="en"/>
              </w:rPr>
              <w:t>;</w:t>
            </w:r>
          </w:p>
          <w:p w14:paraId="42614BD9"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w:t>
            </w:r>
          </w:p>
          <w:p w14:paraId="29A79069"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 xml:space="preserve">void </w:t>
            </w:r>
            <w:proofErr w:type="gramStart"/>
            <w:r w:rsidRPr="00E51DEB">
              <w:rPr>
                <w:rFonts w:ascii="Times New Roman" w:hAnsi="Times New Roman"/>
                <w:sz w:val="24"/>
                <w:szCs w:val="24"/>
                <w:lang w:val="en"/>
              </w:rPr>
              <w:t>sum(</w:t>
            </w:r>
            <w:proofErr w:type="gramEnd"/>
            <w:r w:rsidRPr="00E51DEB">
              <w:rPr>
                <w:rFonts w:ascii="Times New Roman" w:hAnsi="Times New Roman"/>
                <w:sz w:val="24"/>
                <w:szCs w:val="24"/>
                <w:lang w:val="en"/>
              </w:rPr>
              <w:t>int a, int b, int c)</w:t>
            </w:r>
          </w:p>
          <w:p w14:paraId="1C5BD80D"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w:t>
            </w:r>
          </w:p>
          <w:p w14:paraId="0A7C1E47"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proofErr w:type="spellStart"/>
            <w:r w:rsidRPr="00E51DEB">
              <w:rPr>
                <w:rFonts w:ascii="Times New Roman" w:hAnsi="Times New Roman"/>
                <w:sz w:val="24"/>
                <w:szCs w:val="24"/>
                <w:lang w:val="en"/>
              </w:rPr>
              <w:t>cout</w:t>
            </w:r>
            <w:proofErr w:type="spellEnd"/>
            <w:r w:rsidRPr="00E51DEB">
              <w:rPr>
                <w:rFonts w:ascii="Times New Roman" w:hAnsi="Times New Roman"/>
                <w:sz w:val="24"/>
                <w:szCs w:val="24"/>
                <w:lang w:val="en"/>
              </w:rPr>
              <w:t>&lt;&lt;</w:t>
            </w:r>
            <w:proofErr w:type="spellStart"/>
            <w:r w:rsidRPr="00E51DEB">
              <w:rPr>
                <w:rFonts w:ascii="Times New Roman" w:hAnsi="Times New Roman"/>
                <w:sz w:val="24"/>
                <w:szCs w:val="24"/>
                <w:lang w:val="en"/>
              </w:rPr>
              <w:t>a+b+c</w:t>
            </w:r>
            <w:proofErr w:type="spellEnd"/>
            <w:r w:rsidRPr="00E51DEB">
              <w:rPr>
                <w:rFonts w:ascii="Times New Roman" w:hAnsi="Times New Roman"/>
                <w:sz w:val="24"/>
                <w:szCs w:val="24"/>
                <w:lang w:val="en"/>
              </w:rPr>
              <w:t>;</w:t>
            </w:r>
          </w:p>
          <w:p w14:paraId="56A23C12"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w:t>
            </w:r>
          </w:p>
          <w:p w14:paraId="28E753CF"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w:t>
            </w:r>
          </w:p>
          <w:p w14:paraId="4D86FACC"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 xml:space="preserve">void </w:t>
            </w:r>
            <w:proofErr w:type="gramStart"/>
            <w:r w:rsidRPr="00E51DEB">
              <w:rPr>
                <w:rFonts w:ascii="Times New Roman" w:hAnsi="Times New Roman"/>
                <w:sz w:val="24"/>
                <w:szCs w:val="24"/>
                <w:lang w:val="en"/>
              </w:rPr>
              <w:t>main(</w:t>
            </w:r>
            <w:proofErr w:type="gramEnd"/>
            <w:r w:rsidRPr="00E51DEB">
              <w:rPr>
                <w:rFonts w:ascii="Times New Roman" w:hAnsi="Times New Roman"/>
                <w:sz w:val="24"/>
                <w:szCs w:val="24"/>
                <w:lang w:val="en"/>
              </w:rPr>
              <w:t>)</w:t>
            </w:r>
          </w:p>
          <w:p w14:paraId="4E5052B4"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w:t>
            </w:r>
          </w:p>
          <w:p w14:paraId="7A81A11F"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proofErr w:type="spellStart"/>
            <w:proofErr w:type="gramStart"/>
            <w:r w:rsidRPr="00E51DEB">
              <w:rPr>
                <w:rFonts w:ascii="Times New Roman" w:hAnsi="Times New Roman"/>
                <w:sz w:val="24"/>
                <w:szCs w:val="24"/>
                <w:lang w:val="en"/>
              </w:rPr>
              <w:t>clrscr</w:t>
            </w:r>
            <w:proofErr w:type="spellEnd"/>
            <w:r w:rsidRPr="00E51DEB">
              <w:rPr>
                <w:rFonts w:ascii="Times New Roman" w:hAnsi="Times New Roman"/>
                <w:sz w:val="24"/>
                <w:szCs w:val="24"/>
                <w:lang w:val="en"/>
              </w:rPr>
              <w:t>(</w:t>
            </w:r>
            <w:proofErr w:type="gramEnd"/>
            <w:r w:rsidRPr="00E51DEB">
              <w:rPr>
                <w:rFonts w:ascii="Times New Roman" w:hAnsi="Times New Roman"/>
                <w:sz w:val="24"/>
                <w:szCs w:val="24"/>
                <w:lang w:val="en"/>
              </w:rPr>
              <w:t>);</w:t>
            </w:r>
          </w:p>
          <w:p w14:paraId="5A0F2B61"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Addition obj;</w:t>
            </w:r>
          </w:p>
          <w:p w14:paraId="130011AA"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proofErr w:type="spellStart"/>
            <w:proofErr w:type="gramStart"/>
            <w:r w:rsidRPr="00E51DEB">
              <w:rPr>
                <w:rFonts w:ascii="Times New Roman" w:hAnsi="Times New Roman"/>
                <w:sz w:val="24"/>
                <w:szCs w:val="24"/>
                <w:lang w:val="en"/>
              </w:rPr>
              <w:t>obj.sum</w:t>
            </w:r>
            <w:proofErr w:type="spellEnd"/>
            <w:r w:rsidRPr="00E51DEB">
              <w:rPr>
                <w:rFonts w:ascii="Times New Roman" w:hAnsi="Times New Roman"/>
                <w:sz w:val="24"/>
                <w:szCs w:val="24"/>
                <w:lang w:val="en"/>
              </w:rPr>
              <w:t>(</w:t>
            </w:r>
            <w:proofErr w:type="gramEnd"/>
            <w:r w:rsidRPr="00E51DEB">
              <w:rPr>
                <w:rFonts w:ascii="Times New Roman" w:hAnsi="Times New Roman"/>
                <w:sz w:val="24"/>
                <w:szCs w:val="24"/>
                <w:lang w:val="en"/>
              </w:rPr>
              <w:t>10, 20);</w:t>
            </w:r>
          </w:p>
          <w:p w14:paraId="04B2700B"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proofErr w:type="spellStart"/>
            <w:r w:rsidRPr="00E51DEB">
              <w:rPr>
                <w:rFonts w:ascii="Times New Roman" w:hAnsi="Times New Roman"/>
                <w:sz w:val="24"/>
                <w:szCs w:val="24"/>
                <w:lang w:val="en"/>
              </w:rPr>
              <w:t>cout</w:t>
            </w:r>
            <w:proofErr w:type="spellEnd"/>
            <w:r w:rsidRPr="00E51DEB">
              <w:rPr>
                <w:rFonts w:ascii="Times New Roman" w:hAnsi="Times New Roman"/>
                <w:sz w:val="24"/>
                <w:szCs w:val="24"/>
                <w:lang w:val="en"/>
              </w:rPr>
              <w:t>&lt;&lt;</w:t>
            </w:r>
            <w:proofErr w:type="spellStart"/>
            <w:r w:rsidRPr="00E51DEB">
              <w:rPr>
                <w:rFonts w:ascii="Times New Roman" w:hAnsi="Times New Roman"/>
                <w:sz w:val="24"/>
                <w:szCs w:val="24"/>
                <w:lang w:val="en"/>
              </w:rPr>
              <w:t>endl</w:t>
            </w:r>
            <w:proofErr w:type="spellEnd"/>
            <w:r w:rsidRPr="00E51DEB">
              <w:rPr>
                <w:rFonts w:ascii="Times New Roman" w:hAnsi="Times New Roman"/>
                <w:sz w:val="24"/>
                <w:szCs w:val="24"/>
                <w:lang w:val="en"/>
              </w:rPr>
              <w:t>;</w:t>
            </w:r>
          </w:p>
          <w:p w14:paraId="4C80FBD6"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proofErr w:type="spellStart"/>
            <w:proofErr w:type="gramStart"/>
            <w:r w:rsidRPr="00E51DEB">
              <w:rPr>
                <w:rFonts w:ascii="Times New Roman" w:hAnsi="Times New Roman"/>
                <w:sz w:val="24"/>
                <w:szCs w:val="24"/>
                <w:lang w:val="en"/>
              </w:rPr>
              <w:t>obj.sum</w:t>
            </w:r>
            <w:proofErr w:type="spellEnd"/>
            <w:r w:rsidRPr="00E51DEB">
              <w:rPr>
                <w:rFonts w:ascii="Times New Roman" w:hAnsi="Times New Roman"/>
                <w:sz w:val="24"/>
                <w:szCs w:val="24"/>
                <w:lang w:val="en"/>
              </w:rPr>
              <w:t>(</w:t>
            </w:r>
            <w:proofErr w:type="gramEnd"/>
            <w:r w:rsidRPr="00E51DEB">
              <w:rPr>
                <w:rFonts w:ascii="Times New Roman" w:hAnsi="Times New Roman"/>
                <w:sz w:val="24"/>
                <w:szCs w:val="24"/>
                <w:lang w:val="en"/>
              </w:rPr>
              <w:t>10, 20, 30);</w:t>
            </w:r>
          </w:p>
          <w:p w14:paraId="0B4A102B" w14:textId="77777777" w:rsidR="003817EB" w:rsidRPr="00E51DEB" w:rsidRDefault="003817EB"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w:t>
            </w:r>
          </w:p>
          <w:p w14:paraId="335B09C7" w14:textId="77777777" w:rsidR="00C935C7" w:rsidRPr="00E51DEB" w:rsidRDefault="00C935C7" w:rsidP="00E51DEB">
            <w:pPr>
              <w:widowControl w:val="0"/>
              <w:autoSpaceDE w:val="0"/>
              <w:autoSpaceDN w:val="0"/>
              <w:adjustRightInd w:val="0"/>
              <w:jc w:val="both"/>
              <w:rPr>
                <w:rFonts w:ascii="Times New Roman" w:hAnsi="Times New Roman"/>
                <w:sz w:val="24"/>
                <w:szCs w:val="24"/>
                <w:lang w:val="en"/>
              </w:rPr>
            </w:pPr>
          </w:p>
        </w:tc>
      </w:tr>
    </w:tbl>
    <w:p w14:paraId="0DC39C54" w14:textId="063633A9" w:rsidR="004D6EBA" w:rsidRPr="00E51DEB" w:rsidRDefault="004D6EBA" w:rsidP="00E51DEB">
      <w:pPr>
        <w:widowControl w:val="0"/>
        <w:autoSpaceDE w:val="0"/>
        <w:autoSpaceDN w:val="0"/>
        <w:adjustRightInd w:val="0"/>
        <w:spacing w:line="240" w:lineRule="auto"/>
        <w:jc w:val="both"/>
        <w:rPr>
          <w:rFonts w:ascii="Times New Roman" w:hAnsi="Times New Roman"/>
          <w:b/>
          <w:bCs/>
          <w:sz w:val="24"/>
          <w:szCs w:val="24"/>
          <w:lang w:val="en"/>
        </w:rPr>
      </w:pPr>
      <w:r w:rsidRPr="00E51DEB">
        <w:rPr>
          <w:rFonts w:ascii="Times New Roman" w:hAnsi="Times New Roman"/>
          <w:b/>
          <w:bCs/>
          <w:sz w:val="24"/>
          <w:szCs w:val="24"/>
          <w:lang w:val="en"/>
        </w:rPr>
        <w:t>Output</w:t>
      </w:r>
      <w:r w:rsidR="00E51DEB" w:rsidRPr="00E51DEB">
        <w:rPr>
          <w:rFonts w:ascii="Times New Roman" w:hAnsi="Times New Roman"/>
          <w:b/>
          <w:bCs/>
          <w:sz w:val="24"/>
          <w:szCs w:val="24"/>
          <w:lang w:val="en"/>
        </w:rPr>
        <w:t>:</w:t>
      </w:r>
    </w:p>
    <w:p w14:paraId="2451050E" w14:textId="77777777" w:rsidR="004D6EBA" w:rsidRPr="00E51DEB" w:rsidRDefault="004D6EBA" w:rsidP="00E51DEB">
      <w:pPr>
        <w:widowControl w:val="0"/>
        <w:autoSpaceDE w:val="0"/>
        <w:autoSpaceDN w:val="0"/>
        <w:adjustRightInd w:val="0"/>
        <w:spacing w:line="240" w:lineRule="auto"/>
        <w:jc w:val="both"/>
        <w:rPr>
          <w:rFonts w:ascii="Times New Roman" w:hAnsi="Times New Roman"/>
          <w:sz w:val="24"/>
          <w:szCs w:val="24"/>
          <w:lang w:val="en"/>
        </w:rPr>
      </w:pPr>
      <w:r w:rsidRPr="00E51DEB">
        <w:rPr>
          <w:rFonts w:ascii="Times New Roman" w:hAnsi="Times New Roman"/>
          <w:sz w:val="24"/>
          <w:szCs w:val="24"/>
          <w:lang w:val="en"/>
        </w:rPr>
        <w:t>30</w:t>
      </w:r>
    </w:p>
    <w:p w14:paraId="533BA8F3" w14:textId="77777777" w:rsidR="004D6EBA" w:rsidRPr="00E51DEB" w:rsidRDefault="004D6EBA" w:rsidP="00E51DEB">
      <w:pPr>
        <w:widowControl w:val="0"/>
        <w:autoSpaceDE w:val="0"/>
        <w:autoSpaceDN w:val="0"/>
        <w:adjustRightInd w:val="0"/>
        <w:spacing w:line="240" w:lineRule="auto"/>
        <w:jc w:val="both"/>
        <w:rPr>
          <w:rFonts w:ascii="Times New Roman" w:hAnsi="Times New Roman"/>
          <w:sz w:val="24"/>
          <w:szCs w:val="24"/>
          <w:lang w:val="en"/>
        </w:rPr>
      </w:pPr>
      <w:r w:rsidRPr="00E51DEB">
        <w:rPr>
          <w:rFonts w:ascii="Times New Roman" w:hAnsi="Times New Roman"/>
          <w:sz w:val="24"/>
          <w:szCs w:val="24"/>
          <w:lang w:val="en"/>
        </w:rPr>
        <w:t>60</w:t>
      </w:r>
      <w:r w:rsidR="00354902" w:rsidRPr="00E51DEB">
        <w:rPr>
          <w:rFonts w:ascii="Times New Roman" w:hAnsi="Times New Roman"/>
          <w:sz w:val="24"/>
          <w:szCs w:val="24"/>
          <w:lang w:val="en"/>
        </w:rPr>
        <w:t>.</w:t>
      </w:r>
    </w:p>
    <w:p w14:paraId="32CD5B54" w14:textId="77777777" w:rsidR="0084787A" w:rsidRPr="00E51DEB" w:rsidRDefault="0084787A" w:rsidP="00E51DEB">
      <w:pPr>
        <w:shd w:val="clear" w:color="auto" w:fill="FFFFFF"/>
        <w:spacing w:before="100" w:beforeAutospacing="1" w:after="100" w:afterAutospacing="1" w:line="240" w:lineRule="auto"/>
        <w:jc w:val="both"/>
        <w:outlineLvl w:val="1"/>
        <w:rPr>
          <w:rFonts w:ascii="Times New Roman" w:eastAsia="Times New Roman" w:hAnsi="Times New Roman"/>
          <w:b/>
          <w:bCs/>
          <w:color w:val="171717"/>
          <w:sz w:val="24"/>
          <w:szCs w:val="24"/>
          <w:lang w:val="en-IN" w:eastAsia="en-IN"/>
        </w:rPr>
      </w:pPr>
      <w:r w:rsidRPr="00E51DEB">
        <w:rPr>
          <w:rFonts w:ascii="Times New Roman" w:eastAsia="Times New Roman" w:hAnsi="Times New Roman"/>
          <w:b/>
          <w:bCs/>
          <w:color w:val="171717"/>
          <w:sz w:val="24"/>
          <w:szCs w:val="24"/>
          <w:lang w:val="en-IN" w:eastAsia="en-IN"/>
        </w:rPr>
        <w:t>What are lambda expressions?</w:t>
      </w:r>
    </w:p>
    <w:p w14:paraId="0B357252"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Lambda expressions are anonymous functions. They are small snippets of code that provide a better readability in most cases if they are not hidden into an enclosing class. By the way, in C++, those enclosing classes would be called functors or function objects. We are going to cover them in a minute.</w:t>
      </w:r>
    </w:p>
    <w:p w14:paraId="1C6F6E3C"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proofErr w:type="gramStart"/>
      <w:r w:rsidRPr="00E51DEB">
        <w:rPr>
          <w:rFonts w:ascii="Times New Roman" w:eastAsia="Times New Roman" w:hAnsi="Times New Roman"/>
          <w:color w:val="171717"/>
          <w:sz w:val="24"/>
          <w:szCs w:val="24"/>
          <w:lang w:val="en-IN" w:eastAsia="en-IN"/>
        </w:rPr>
        <w:t>So</w:t>
      </w:r>
      <w:proofErr w:type="gramEnd"/>
      <w:r w:rsidRPr="00E51DEB">
        <w:rPr>
          <w:rFonts w:ascii="Times New Roman" w:eastAsia="Times New Roman" w:hAnsi="Times New Roman"/>
          <w:color w:val="171717"/>
          <w:sz w:val="24"/>
          <w:szCs w:val="24"/>
          <w:lang w:val="en-IN" w:eastAsia="en-IN"/>
        </w:rPr>
        <w:t xml:space="preserve"> we can say, that lambda expressions are here for us to replace functors and to make the code more expressive. Through their ease of usage and extreme expressivity, they boost the usage of the Standard Template Library.</w:t>
      </w:r>
    </w:p>
    <w:p w14:paraId="79E4C158"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At this point, I have to make a confession. I used to be very bad at C++. I knew the basic syntax and of course, I kept improving the readability of my code, but my knowledge was very poor on the STL, the standard library, on everything that is beyond the basic syntax. </w:t>
      </w:r>
      <w:hyperlink r:id="rId17" w:tgtFrame="_blank" w:history="1">
        <w:r w:rsidRPr="00E51DEB">
          <w:rPr>
            <w:rFonts w:ascii="Times New Roman" w:eastAsia="Times New Roman" w:hAnsi="Times New Roman"/>
            <w:color w:val="0000FF"/>
            <w:sz w:val="24"/>
            <w:szCs w:val="24"/>
            <w:u w:val="single"/>
            <w:lang w:val="en-IN" w:eastAsia="en-IN"/>
          </w:rPr>
          <w:t>When I was looking for a new team</w:t>
        </w:r>
      </w:hyperlink>
      <w:r w:rsidRPr="00E51DEB">
        <w:rPr>
          <w:rFonts w:ascii="Times New Roman" w:eastAsia="Times New Roman" w:hAnsi="Times New Roman"/>
          <w:color w:val="171717"/>
          <w:sz w:val="24"/>
          <w:szCs w:val="24"/>
          <w:lang w:val="en-IN" w:eastAsia="en-IN"/>
        </w:rPr>
        <w:t>, moving to a pure/mostly C++ team was a compromise to me. I preferred Java and python much more. Probably because I moved around their ecosystems' more comfortably.</w:t>
      </w:r>
    </w:p>
    <w:p w14:paraId="57DA4D18"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lastRenderedPageBreak/>
        <w:t>In my new team even though I worked some weeks in Java parts too, I ended up on C++ projects and I made up my mind. I decided to learn C++ better, at least to an advanced-medium level this year. This journey helped me a lot to </w:t>
      </w:r>
      <w:del w:id="0" w:author="Unknown">
        <w:r w:rsidRPr="00E51DEB">
          <w:rPr>
            <w:rFonts w:ascii="Times New Roman" w:eastAsia="Times New Roman" w:hAnsi="Times New Roman"/>
            <w:color w:val="171717"/>
            <w:sz w:val="24"/>
            <w:szCs w:val="24"/>
            <w:lang w:val="en-IN" w:eastAsia="en-IN"/>
          </w:rPr>
          <w:delText>fall in love with C++</w:delText>
        </w:r>
      </w:del>
      <w:r w:rsidRPr="00E51DEB">
        <w:rPr>
          <w:rFonts w:ascii="Times New Roman" w:eastAsia="Times New Roman" w:hAnsi="Times New Roman"/>
          <w:color w:val="171717"/>
          <w:sz w:val="24"/>
          <w:szCs w:val="24"/>
          <w:lang w:val="en-IN" w:eastAsia="en-IN"/>
        </w:rPr>
        <w:t> like it better than before. Lambdas are one important part of this new relationship.</w:t>
      </w:r>
    </w:p>
    <w:p w14:paraId="6CCC82EF"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Enough is enough. Let's go back to our topic.</w:t>
      </w:r>
    </w:p>
    <w:p w14:paraId="7CC7F645" w14:textId="77777777" w:rsidR="0084787A" w:rsidRPr="00E51DEB" w:rsidRDefault="0084787A" w:rsidP="00E51DEB">
      <w:pPr>
        <w:shd w:val="clear" w:color="auto" w:fill="FFFFFF"/>
        <w:spacing w:before="100" w:beforeAutospacing="1" w:after="100" w:afterAutospacing="1" w:line="240" w:lineRule="auto"/>
        <w:jc w:val="both"/>
        <w:outlineLvl w:val="1"/>
        <w:rPr>
          <w:rFonts w:ascii="Times New Roman" w:eastAsia="Times New Roman" w:hAnsi="Times New Roman"/>
          <w:b/>
          <w:bCs/>
          <w:color w:val="171717"/>
          <w:sz w:val="24"/>
          <w:szCs w:val="24"/>
          <w:lang w:val="en-IN" w:eastAsia="en-IN"/>
        </w:rPr>
      </w:pPr>
      <w:bookmarkStart w:id="1" w:name="what-do-lambdas-replace-fu"/>
      <w:bookmarkEnd w:id="1"/>
      <w:r w:rsidRPr="00E51DEB">
        <w:rPr>
          <w:rFonts w:ascii="Times New Roman" w:eastAsia="Times New Roman" w:hAnsi="Times New Roman"/>
          <w:b/>
          <w:bCs/>
          <w:color w:val="171717"/>
          <w:sz w:val="24"/>
          <w:szCs w:val="24"/>
          <w:lang w:val="en-IN" w:eastAsia="en-IN"/>
        </w:rPr>
        <w:t>What do lambdas replace? Fu...</w:t>
      </w:r>
    </w:p>
    <w:p w14:paraId="1E3FA131" w14:textId="30A13A4D"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Functors, that's right. Functors, or by their maiden name, function objects are instances of classes where the </w:t>
      </w:r>
      <w:proofErr w:type="gramStart"/>
      <w:r w:rsidRPr="00E51DEB">
        <w:rPr>
          <w:rFonts w:ascii="Times New Roman" w:eastAsia="Times New Roman" w:hAnsi="Times New Roman"/>
          <w:color w:val="171717"/>
          <w:sz w:val="24"/>
          <w:szCs w:val="24"/>
          <w:lang w:val="en-IN" w:eastAsia="en-IN"/>
        </w:rPr>
        <w:t>operator(</w:t>
      </w:r>
      <w:proofErr w:type="gramEnd"/>
      <w:r w:rsidRPr="00E51DEB">
        <w:rPr>
          <w:rFonts w:ascii="Times New Roman" w:eastAsia="Times New Roman" w:hAnsi="Times New Roman"/>
          <w:color w:val="171717"/>
          <w:sz w:val="24"/>
          <w:szCs w:val="24"/>
          <w:lang w:val="en-IN" w:eastAsia="en-IN"/>
        </w:rPr>
        <w:t xml:space="preserve">) is overridden. </w:t>
      </w:r>
      <w:r w:rsidR="00E51DEB" w:rsidRPr="00E51DEB">
        <w:rPr>
          <w:rFonts w:ascii="Times New Roman" w:eastAsia="Times New Roman" w:hAnsi="Times New Roman"/>
          <w:color w:val="171717"/>
          <w:sz w:val="24"/>
          <w:szCs w:val="24"/>
          <w:lang w:val="en-IN" w:eastAsia="en-IN"/>
        </w:rPr>
        <w:t>So,</w:t>
      </w:r>
      <w:r w:rsidRPr="00E51DEB">
        <w:rPr>
          <w:rFonts w:ascii="Times New Roman" w:eastAsia="Times New Roman" w:hAnsi="Times New Roman"/>
          <w:color w:val="171717"/>
          <w:sz w:val="24"/>
          <w:szCs w:val="24"/>
          <w:lang w:val="en-IN" w:eastAsia="en-IN"/>
        </w:rPr>
        <w:t xml:space="preserve"> you can call them like this:</w:t>
      </w:r>
    </w:p>
    <w:p w14:paraId="0A178C7A"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roofErr w:type="spellStart"/>
      <w:r w:rsidRPr="00E51DEB">
        <w:rPr>
          <w:rFonts w:ascii="Times New Roman" w:eastAsia="Times New Roman" w:hAnsi="Times New Roman"/>
          <w:sz w:val="24"/>
          <w:szCs w:val="24"/>
          <w:lang w:val="en-IN" w:eastAsia="en-IN"/>
        </w:rPr>
        <w:t>FunctorClass</w:t>
      </w:r>
      <w:proofErr w:type="spellEnd"/>
      <w:r w:rsidRPr="00E51DEB">
        <w:rPr>
          <w:rFonts w:ascii="Times New Roman" w:eastAsia="Times New Roman" w:hAnsi="Times New Roman"/>
          <w:sz w:val="24"/>
          <w:szCs w:val="24"/>
          <w:lang w:val="en-IN" w:eastAsia="en-IN"/>
        </w:rPr>
        <w:t xml:space="preserve"> </w:t>
      </w:r>
      <w:proofErr w:type="spellStart"/>
      <w:r w:rsidRPr="00E51DEB">
        <w:rPr>
          <w:rFonts w:ascii="Times New Roman" w:eastAsia="Times New Roman" w:hAnsi="Times New Roman"/>
          <w:sz w:val="24"/>
          <w:szCs w:val="24"/>
          <w:lang w:val="en-IN" w:eastAsia="en-IN"/>
        </w:rPr>
        <w:t>aFunctor</w:t>
      </w:r>
      <w:proofErr w:type="spellEnd"/>
      <w:r w:rsidRPr="00E51DEB">
        <w:rPr>
          <w:rFonts w:ascii="Times New Roman" w:eastAsia="Times New Roman" w:hAnsi="Times New Roman"/>
          <w:sz w:val="24"/>
          <w:szCs w:val="24"/>
          <w:lang w:val="en-IN" w:eastAsia="en-IN"/>
        </w:rPr>
        <w:t>;</w:t>
      </w:r>
    </w:p>
    <w:p w14:paraId="4474D639"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roofErr w:type="spellStart"/>
      <w:proofErr w:type="gramStart"/>
      <w:r w:rsidRPr="00E51DEB">
        <w:rPr>
          <w:rFonts w:ascii="Times New Roman" w:eastAsia="Times New Roman" w:hAnsi="Times New Roman"/>
          <w:sz w:val="24"/>
          <w:szCs w:val="24"/>
          <w:lang w:val="en-IN" w:eastAsia="en-IN"/>
        </w:rPr>
        <w:t>aFunctor</w:t>
      </w:r>
      <w:proofErr w:type="spellEnd"/>
      <w:r w:rsidRPr="00E51DEB">
        <w:rPr>
          <w:rFonts w:ascii="Times New Roman" w:eastAsia="Times New Roman" w:hAnsi="Times New Roman"/>
          <w:sz w:val="24"/>
          <w:szCs w:val="24"/>
          <w:lang w:val="en-IN" w:eastAsia="en-IN"/>
        </w:rPr>
        <w:t>(</w:t>
      </w:r>
      <w:proofErr w:type="gramEnd"/>
      <w:r w:rsidRPr="00E51DEB">
        <w:rPr>
          <w:rFonts w:ascii="Times New Roman" w:eastAsia="Times New Roman" w:hAnsi="Times New Roman"/>
          <w:sz w:val="24"/>
          <w:szCs w:val="24"/>
          <w:lang w:val="en-IN" w:eastAsia="en-IN"/>
        </w:rPr>
        <w:t>);</w:t>
      </w:r>
    </w:p>
    <w:p w14:paraId="514B217F"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b/>
          <w:bCs/>
          <w:color w:val="171717"/>
          <w:sz w:val="24"/>
          <w:szCs w:val="24"/>
          <w:lang w:val="en-IN" w:eastAsia="en-IN"/>
        </w:rPr>
      </w:pPr>
      <w:r w:rsidRPr="00E51DEB">
        <w:rPr>
          <w:rFonts w:ascii="Times New Roman" w:eastAsia="Times New Roman" w:hAnsi="Times New Roman"/>
          <w:b/>
          <w:bCs/>
          <w:color w:val="171717"/>
          <w:sz w:val="24"/>
          <w:szCs w:val="24"/>
          <w:lang w:val="en-IN" w:eastAsia="en-IN"/>
        </w:rPr>
        <w:t>Or if it takes a parameter:</w:t>
      </w:r>
    </w:p>
    <w:p w14:paraId="4A50E857"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roofErr w:type="spellStart"/>
      <w:r w:rsidRPr="00E51DEB">
        <w:rPr>
          <w:rFonts w:ascii="Times New Roman" w:eastAsia="Times New Roman" w:hAnsi="Times New Roman"/>
          <w:sz w:val="24"/>
          <w:szCs w:val="24"/>
          <w:lang w:val="en-IN" w:eastAsia="en-IN"/>
        </w:rPr>
        <w:t>FunctorClass</w:t>
      </w:r>
      <w:proofErr w:type="spellEnd"/>
      <w:r w:rsidRPr="00E51DEB">
        <w:rPr>
          <w:rFonts w:ascii="Times New Roman" w:eastAsia="Times New Roman" w:hAnsi="Times New Roman"/>
          <w:sz w:val="24"/>
          <w:szCs w:val="24"/>
          <w:lang w:val="en-IN" w:eastAsia="en-IN"/>
        </w:rPr>
        <w:t xml:space="preserve"> </w:t>
      </w:r>
      <w:proofErr w:type="spellStart"/>
      <w:r w:rsidRPr="00E51DEB">
        <w:rPr>
          <w:rFonts w:ascii="Times New Roman" w:eastAsia="Times New Roman" w:hAnsi="Times New Roman"/>
          <w:sz w:val="24"/>
          <w:szCs w:val="24"/>
          <w:lang w:val="en-IN" w:eastAsia="en-IN"/>
        </w:rPr>
        <w:t>aFunctor</w:t>
      </w:r>
      <w:proofErr w:type="spellEnd"/>
      <w:r w:rsidRPr="00E51DEB">
        <w:rPr>
          <w:rFonts w:ascii="Times New Roman" w:eastAsia="Times New Roman" w:hAnsi="Times New Roman"/>
          <w:sz w:val="24"/>
          <w:szCs w:val="24"/>
          <w:lang w:val="en-IN" w:eastAsia="en-IN"/>
        </w:rPr>
        <w:t>;</w:t>
      </w:r>
    </w:p>
    <w:p w14:paraId="1CEE3E54"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roofErr w:type="spellStart"/>
      <w:proofErr w:type="gramStart"/>
      <w:r w:rsidRPr="00E51DEB">
        <w:rPr>
          <w:rFonts w:ascii="Times New Roman" w:eastAsia="Times New Roman" w:hAnsi="Times New Roman"/>
          <w:sz w:val="24"/>
          <w:szCs w:val="24"/>
          <w:lang w:val="en-IN" w:eastAsia="en-IN"/>
        </w:rPr>
        <w:t>aFunctor</w:t>
      </w:r>
      <w:proofErr w:type="spellEnd"/>
      <w:r w:rsidRPr="00E51DEB">
        <w:rPr>
          <w:rFonts w:ascii="Times New Roman" w:eastAsia="Times New Roman" w:hAnsi="Times New Roman"/>
          <w:sz w:val="24"/>
          <w:szCs w:val="24"/>
          <w:lang w:val="en-IN" w:eastAsia="en-IN"/>
        </w:rPr>
        <w:t>(</w:t>
      </w:r>
      <w:proofErr w:type="gramEnd"/>
      <w:r w:rsidRPr="00E51DEB">
        <w:rPr>
          <w:rFonts w:ascii="Times New Roman" w:eastAsia="Times New Roman" w:hAnsi="Times New Roman"/>
          <w:sz w:val="24"/>
          <w:szCs w:val="24"/>
          <w:lang w:val="en-IN" w:eastAsia="en-IN"/>
        </w:rPr>
        <w:t>42);</w:t>
      </w:r>
    </w:p>
    <w:p w14:paraId="7AD9E57E"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 xml:space="preserve">Defining them is pretty easy. They are normal </w:t>
      </w:r>
      <w:proofErr w:type="gramStart"/>
      <w:r w:rsidRPr="00E51DEB">
        <w:rPr>
          <w:rFonts w:ascii="Times New Roman" w:eastAsia="Times New Roman" w:hAnsi="Times New Roman"/>
          <w:color w:val="171717"/>
          <w:sz w:val="24"/>
          <w:szCs w:val="24"/>
          <w:lang w:val="en-IN" w:eastAsia="en-IN"/>
        </w:rPr>
        <w:t>classes,</w:t>
      </w:r>
      <w:proofErr w:type="gramEnd"/>
      <w:r w:rsidRPr="00E51DEB">
        <w:rPr>
          <w:rFonts w:ascii="Times New Roman" w:eastAsia="Times New Roman" w:hAnsi="Times New Roman"/>
          <w:color w:val="171717"/>
          <w:sz w:val="24"/>
          <w:szCs w:val="24"/>
          <w:lang w:val="en-IN" w:eastAsia="en-IN"/>
        </w:rPr>
        <w:t xml:space="preserve"> they just override </w:t>
      </w:r>
      <w:proofErr w:type="gramStart"/>
      <w:r w:rsidRPr="00E51DEB">
        <w:rPr>
          <w:rFonts w:ascii="Times New Roman" w:eastAsia="Times New Roman" w:hAnsi="Times New Roman"/>
          <w:color w:val="171717"/>
          <w:sz w:val="24"/>
          <w:szCs w:val="24"/>
          <w:lang w:val="en-IN" w:eastAsia="en-IN"/>
        </w:rPr>
        <w:t>operator(</w:t>
      </w:r>
      <w:proofErr w:type="gramEnd"/>
      <w:r w:rsidRPr="00E51DEB">
        <w:rPr>
          <w:rFonts w:ascii="Times New Roman" w:eastAsia="Times New Roman" w:hAnsi="Times New Roman"/>
          <w:color w:val="171717"/>
          <w:sz w:val="24"/>
          <w:szCs w:val="24"/>
          <w:lang w:val="en-IN" w:eastAsia="en-IN"/>
        </w:rPr>
        <w:t>).</w:t>
      </w:r>
    </w:p>
    <w:p w14:paraId="14460FD5"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Let's sketch up quickly a functor that will decide if a given number is between 0 and 10.</w:t>
      </w:r>
    </w:p>
    <w:p w14:paraId="5EDA17FF"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class </w:t>
      </w:r>
      <w:proofErr w:type="spellStart"/>
      <w:r w:rsidRPr="00E51DEB">
        <w:rPr>
          <w:rFonts w:ascii="Times New Roman" w:eastAsia="Times New Roman" w:hAnsi="Times New Roman"/>
          <w:sz w:val="24"/>
          <w:szCs w:val="24"/>
          <w:lang w:val="en-IN" w:eastAsia="en-IN"/>
        </w:rPr>
        <w:t>IsBetweenZeroAndTen</w:t>
      </w:r>
      <w:proofErr w:type="spellEnd"/>
      <w:r w:rsidRPr="00E51DEB">
        <w:rPr>
          <w:rFonts w:ascii="Times New Roman" w:eastAsia="Times New Roman" w:hAnsi="Times New Roman"/>
          <w:sz w:val="24"/>
          <w:szCs w:val="24"/>
          <w:lang w:val="en-IN" w:eastAsia="en-IN"/>
        </w:rPr>
        <w:t xml:space="preserve"> {</w:t>
      </w:r>
    </w:p>
    <w:p w14:paraId="6FD785A0"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public:</w:t>
      </w:r>
    </w:p>
    <w:p w14:paraId="3A2E2BDC"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bool </w:t>
      </w:r>
      <w:proofErr w:type="gramStart"/>
      <w:r w:rsidRPr="00E51DEB">
        <w:rPr>
          <w:rFonts w:ascii="Times New Roman" w:eastAsia="Times New Roman" w:hAnsi="Times New Roman"/>
          <w:sz w:val="24"/>
          <w:szCs w:val="24"/>
          <w:lang w:val="en-IN" w:eastAsia="en-IN"/>
        </w:rPr>
        <w:t>operator()(</w:t>
      </w:r>
      <w:proofErr w:type="gramEnd"/>
      <w:r w:rsidRPr="00E51DEB">
        <w:rPr>
          <w:rFonts w:ascii="Times New Roman" w:eastAsia="Times New Roman" w:hAnsi="Times New Roman"/>
          <w:sz w:val="24"/>
          <w:szCs w:val="24"/>
          <w:lang w:val="en-IN" w:eastAsia="en-IN"/>
        </w:rPr>
        <w:t>int value) {</w:t>
      </w:r>
    </w:p>
    <w:p w14:paraId="18555D95"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return 0 &lt; value &amp;&amp; value &lt; 10;</w:t>
      </w:r>
    </w:p>
    <w:p w14:paraId="1DF3DB9F"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w:t>
      </w:r>
    </w:p>
    <w:p w14:paraId="2F3D28F9"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
    <w:p w14:paraId="58599380"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Fairly easy, but sometimes you really don't care about reusability and you don't want to find an </w:t>
      </w:r>
      <w:r w:rsidRPr="00E51DEB">
        <w:rPr>
          <w:rFonts w:ascii="Times New Roman" w:eastAsia="Times New Roman" w:hAnsi="Times New Roman"/>
          <w:i/>
          <w:iCs/>
          <w:color w:val="171717"/>
          <w:sz w:val="24"/>
          <w:szCs w:val="24"/>
          <w:lang w:val="en-IN" w:eastAsia="en-IN"/>
        </w:rPr>
        <w:t>appropriate</w:t>
      </w:r>
      <w:r w:rsidRPr="00E51DEB">
        <w:rPr>
          <w:rFonts w:ascii="Times New Roman" w:eastAsia="Times New Roman" w:hAnsi="Times New Roman"/>
          <w:color w:val="171717"/>
          <w:sz w:val="24"/>
          <w:szCs w:val="24"/>
          <w:lang w:val="en-IN" w:eastAsia="en-IN"/>
        </w:rPr>
        <w:t> place for this function. You just want to define it once and on the fly. Lambdas, here they come!</w:t>
      </w:r>
    </w:p>
    <w:p w14:paraId="7F7C746E" w14:textId="77777777" w:rsidR="0084787A" w:rsidRPr="00E51DEB" w:rsidRDefault="0084787A" w:rsidP="00E51DEB">
      <w:pPr>
        <w:shd w:val="clear" w:color="auto" w:fill="FFFFFF"/>
        <w:spacing w:before="100" w:beforeAutospacing="1" w:after="100" w:afterAutospacing="1" w:line="240" w:lineRule="auto"/>
        <w:jc w:val="both"/>
        <w:outlineLvl w:val="1"/>
        <w:rPr>
          <w:rFonts w:ascii="Times New Roman" w:eastAsia="Times New Roman" w:hAnsi="Times New Roman"/>
          <w:b/>
          <w:bCs/>
          <w:color w:val="171717"/>
          <w:sz w:val="24"/>
          <w:szCs w:val="24"/>
          <w:lang w:val="en-IN" w:eastAsia="en-IN"/>
        </w:rPr>
      </w:pPr>
      <w:bookmarkStart w:id="2" w:name="syntax"/>
      <w:bookmarkEnd w:id="2"/>
      <w:r w:rsidRPr="00E51DEB">
        <w:rPr>
          <w:rFonts w:ascii="Times New Roman" w:eastAsia="Times New Roman" w:hAnsi="Times New Roman"/>
          <w:b/>
          <w:bCs/>
          <w:color w:val="171717"/>
          <w:sz w:val="24"/>
          <w:szCs w:val="24"/>
          <w:lang w:val="en-IN" w:eastAsia="en-IN"/>
        </w:rPr>
        <w:t>Syntax</w:t>
      </w:r>
    </w:p>
    <w:p w14:paraId="648BA57B"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Let's learn a bit about C++ lambda syntax. First, we are going to have a small overview then we go into details.</w:t>
      </w:r>
    </w:p>
    <w:p w14:paraId="5C5853E5" w14:textId="77777777" w:rsidR="0084787A" w:rsidRPr="00E51DEB" w:rsidRDefault="0084787A" w:rsidP="00E51DEB">
      <w:pPr>
        <w:shd w:val="clear" w:color="auto" w:fill="FFFFFF"/>
        <w:spacing w:before="100" w:beforeAutospacing="1" w:after="100" w:afterAutospacing="1" w:line="240" w:lineRule="auto"/>
        <w:jc w:val="both"/>
        <w:outlineLvl w:val="2"/>
        <w:rPr>
          <w:rFonts w:ascii="Times New Roman" w:eastAsia="Times New Roman" w:hAnsi="Times New Roman"/>
          <w:b/>
          <w:bCs/>
          <w:color w:val="171717"/>
          <w:sz w:val="24"/>
          <w:szCs w:val="24"/>
          <w:lang w:val="en-IN" w:eastAsia="en-IN"/>
        </w:rPr>
      </w:pPr>
      <w:bookmarkStart w:id="3" w:name="overview"/>
      <w:bookmarkEnd w:id="3"/>
      <w:r w:rsidRPr="00E51DEB">
        <w:rPr>
          <w:rFonts w:ascii="Times New Roman" w:eastAsia="Times New Roman" w:hAnsi="Times New Roman"/>
          <w:b/>
          <w:bCs/>
          <w:color w:val="171717"/>
          <w:sz w:val="24"/>
          <w:szCs w:val="24"/>
          <w:lang w:val="en-IN" w:eastAsia="en-IN"/>
        </w:rPr>
        <w:t>Overview</w:t>
      </w:r>
    </w:p>
    <w:p w14:paraId="43976DD4"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capture */] (/* parameters*/) </w:t>
      </w:r>
      <w:proofErr w:type="gramStart"/>
      <w:r w:rsidRPr="00E51DEB">
        <w:rPr>
          <w:rFonts w:ascii="Times New Roman" w:eastAsia="Times New Roman" w:hAnsi="Times New Roman"/>
          <w:sz w:val="24"/>
          <w:szCs w:val="24"/>
          <w:lang w:val="en-IN" w:eastAsia="en-IN"/>
        </w:rPr>
        <w:t>{ /</w:t>
      </w:r>
      <w:proofErr w:type="gramEnd"/>
      <w:r w:rsidRPr="00E51DEB">
        <w:rPr>
          <w:rFonts w:ascii="Times New Roman" w:eastAsia="Times New Roman" w:hAnsi="Times New Roman"/>
          <w:sz w:val="24"/>
          <w:szCs w:val="24"/>
          <w:lang w:val="en-IN" w:eastAsia="en-IN"/>
        </w:rPr>
        <w:t>* body *</w:t>
      </w:r>
      <w:proofErr w:type="gramStart"/>
      <w:r w:rsidRPr="00E51DEB">
        <w:rPr>
          <w:rFonts w:ascii="Times New Roman" w:eastAsia="Times New Roman" w:hAnsi="Times New Roman"/>
          <w:sz w:val="24"/>
          <w:szCs w:val="24"/>
          <w:lang w:val="en-IN" w:eastAsia="en-IN"/>
        </w:rPr>
        <w:t>/ }</w:t>
      </w:r>
      <w:proofErr w:type="gramEnd"/>
    </w:p>
    <w:p w14:paraId="235D3E9A"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 xml:space="preserve">It's that simple. </w:t>
      </w:r>
      <w:proofErr w:type="gramStart"/>
      <w:r w:rsidRPr="00E51DEB">
        <w:rPr>
          <w:rFonts w:ascii="Times New Roman" w:eastAsia="Times New Roman" w:hAnsi="Times New Roman"/>
          <w:color w:val="171717"/>
          <w:sz w:val="24"/>
          <w:szCs w:val="24"/>
          <w:lang w:val="en-IN" w:eastAsia="en-IN"/>
        </w:rPr>
        <w:t>So</w:t>
      </w:r>
      <w:proofErr w:type="gramEnd"/>
      <w:r w:rsidRPr="00E51DEB">
        <w:rPr>
          <w:rFonts w:ascii="Times New Roman" w:eastAsia="Times New Roman" w:hAnsi="Times New Roman"/>
          <w:color w:val="171717"/>
          <w:sz w:val="24"/>
          <w:szCs w:val="24"/>
          <w:lang w:val="en-IN" w:eastAsia="en-IN"/>
        </w:rPr>
        <w:t xml:space="preserve"> let's rewrite our functor as a lambda expression:</w:t>
      </w:r>
    </w:p>
    <w:p w14:paraId="4B375297"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roofErr w:type="gramStart"/>
      <w:r w:rsidRPr="00E51DEB">
        <w:rPr>
          <w:rFonts w:ascii="Times New Roman" w:eastAsia="Times New Roman" w:hAnsi="Times New Roman"/>
          <w:sz w:val="24"/>
          <w:szCs w:val="24"/>
          <w:lang w:val="en-IN" w:eastAsia="en-IN"/>
        </w:rPr>
        <w:t>[](</w:t>
      </w:r>
      <w:proofErr w:type="gramEnd"/>
      <w:r w:rsidRPr="00E51DEB">
        <w:rPr>
          <w:rFonts w:ascii="Times New Roman" w:eastAsia="Times New Roman" w:hAnsi="Times New Roman"/>
          <w:sz w:val="24"/>
          <w:szCs w:val="24"/>
          <w:lang w:val="en-IN" w:eastAsia="en-IN"/>
        </w:rPr>
        <w:t>int value) {</w:t>
      </w:r>
    </w:p>
    <w:p w14:paraId="246850FC"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return 0 &lt; value &amp;&amp; value &lt; 10;</w:t>
      </w:r>
    </w:p>
    <w:p w14:paraId="50F79D20"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
    <w:p w14:paraId="4653BCB3"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lastRenderedPageBreak/>
        <w:t xml:space="preserve">As it's something very simple, just looking at the code, you can easily understand it without a name. You don't have to place a class </w:t>
      </w:r>
      <w:proofErr w:type="gramStart"/>
      <w:r w:rsidRPr="00E51DEB">
        <w:rPr>
          <w:rFonts w:ascii="Times New Roman" w:eastAsia="Times New Roman" w:hAnsi="Times New Roman"/>
          <w:color w:val="171717"/>
          <w:sz w:val="24"/>
          <w:szCs w:val="24"/>
          <w:lang w:val="en-IN" w:eastAsia="en-IN"/>
        </w:rPr>
        <w:t>somewhere,</w:t>
      </w:r>
      <w:proofErr w:type="gramEnd"/>
      <w:r w:rsidRPr="00E51DEB">
        <w:rPr>
          <w:rFonts w:ascii="Times New Roman" w:eastAsia="Times New Roman" w:hAnsi="Times New Roman"/>
          <w:color w:val="171717"/>
          <w:sz w:val="24"/>
          <w:szCs w:val="24"/>
          <w:lang w:val="en-IN" w:eastAsia="en-IN"/>
        </w:rPr>
        <w:t xml:space="preserve"> you just declare it on the fly. Yet, you might think that adding a name to it might help you increase code readability. That's fine, there are such cases, still, you don't need to write a class, you can save it in a variable:</w:t>
      </w:r>
    </w:p>
    <w:p w14:paraId="157B0455"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auto </w:t>
      </w:r>
      <w:proofErr w:type="spellStart"/>
      <w:r w:rsidRPr="00E51DEB">
        <w:rPr>
          <w:rFonts w:ascii="Times New Roman" w:eastAsia="Times New Roman" w:hAnsi="Times New Roman"/>
          <w:sz w:val="24"/>
          <w:szCs w:val="24"/>
          <w:lang w:val="en-IN" w:eastAsia="en-IN"/>
        </w:rPr>
        <w:t>isBetweenZeroAndTen</w:t>
      </w:r>
      <w:proofErr w:type="spellEnd"/>
      <w:r w:rsidRPr="00E51DEB">
        <w:rPr>
          <w:rFonts w:ascii="Times New Roman" w:eastAsia="Times New Roman" w:hAnsi="Times New Roman"/>
          <w:sz w:val="24"/>
          <w:szCs w:val="24"/>
          <w:lang w:val="en-IN" w:eastAsia="en-IN"/>
        </w:rPr>
        <w:t xml:space="preserve"> = </w:t>
      </w:r>
      <w:proofErr w:type="gramStart"/>
      <w:r w:rsidRPr="00E51DEB">
        <w:rPr>
          <w:rFonts w:ascii="Times New Roman" w:eastAsia="Times New Roman" w:hAnsi="Times New Roman"/>
          <w:sz w:val="24"/>
          <w:szCs w:val="24"/>
          <w:lang w:val="en-IN" w:eastAsia="en-IN"/>
        </w:rPr>
        <w:t>[](</w:t>
      </w:r>
      <w:proofErr w:type="gramEnd"/>
      <w:r w:rsidRPr="00E51DEB">
        <w:rPr>
          <w:rFonts w:ascii="Times New Roman" w:eastAsia="Times New Roman" w:hAnsi="Times New Roman"/>
          <w:sz w:val="24"/>
          <w:szCs w:val="24"/>
          <w:lang w:val="en-IN" w:eastAsia="en-IN"/>
        </w:rPr>
        <w:t>int value) {</w:t>
      </w:r>
    </w:p>
    <w:p w14:paraId="2B61FA89"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return 0 &lt; value &amp;&amp; value &lt; 10;</w:t>
      </w:r>
    </w:p>
    <w:p w14:paraId="68D52273"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
    <w:p w14:paraId="539776F5"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Yes, it's that easy. Are you interested in its type? Try using </w:t>
      </w:r>
      <w:proofErr w:type="spellStart"/>
      <w:r w:rsidRPr="00E51DEB">
        <w:rPr>
          <w:rFonts w:ascii="Times New Roman" w:eastAsia="Times New Roman" w:hAnsi="Times New Roman"/>
          <w:color w:val="171717"/>
          <w:sz w:val="24"/>
          <w:szCs w:val="24"/>
          <w:lang w:val="en-IN" w:eastAsia="en-IN"/>
        </w:rPr>
        <w:t>decltype</w:t>
      </w:r>
      <w:proofErr w:type="spellEnd"/>
      <w:r w:rsidRPr="00E51DEB">
        <w:rPr>
          <w:rFonts w:ascii="Times New Roman" w:eastAsia="Times New Roman" w:hAnsi="Times New Roman"/>
          <w:color w:val="171717"/>
          <w:sz w:val="24"/>
          <w:szCs w:val="24"/>
          <w:lang w:val="en-IN" w:eastAsia="en-IN"/>
        </w:rPr>
        <w:t> to get it.</w:t>
      </w:r>
    </w:p>
    <w:p w14:paraId="74BB8565"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Let's move on.</w:t>
      </w:r>
    </w:p>
    <w:p w14:paraId="58F95F36" w14:textId="77777777" w:rsidR="0084787A" w:rsidRPr="00E51DEB" w:rsidRDefault="0084787A" w:rsidP="00E51DEB">
      <w:pPr>
        <w:shd w:val="clear" w:color="auto" w:fill="FFFFFF"/>
        <w:spacing w:before="100" w:beforeAutospacing="1" w:after="100" w:afterAutospacing="1" w:line="240" w:lineRule="auto"/>
        <w:jc w:val="both"/>
        <w:outlineLvl w:val="2"/>
        <w:rPr>
          <w:rFonts w:ascii="Times New Roman" w:eastAsia="Times New Roman" w:hAnsi="Times New Roman"/>
          <w:b/>
          <w:bCs/>
          <w:color w:val="171717"/>
          <w:sz w:val="24"/>
          <w:szCs w:val="24"/>
          <w:lang w:val="en-IN" w:eastAsia="en-IN"/>
        </w:rPr>
      </w:pPr>
      <w:bookmarkStart w:id="4" w:name="capture"/>
      <w:bookmarkEnd w:id="4"/>
      <w:r w:rsidRPr="00E51DEB">
        <w:rPr>
          <w:rFonts w:ascii="Times New Roman" w:eastAsia="Times New Roman" w:hAnsi="Times New Roman"/>
          <w:b/>
          <w:bCs/>
          <w:color w:val="171717"/>
          <w:sz w:val="24"/>
          <w:szCs w:val="24"/>
          <w:lang w:val="en-IN" w:eastAsia="en-IN"/>
        </w:rPr>
        <w:t>Capture</w:t>
      </w:r>
    </w:p>
    <w:p w14:paraId="71C68DA1"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Something that is really nice about C++ lambdas is that you can practice English. You have all types of brackets in it. You will have to deal with parentheses or round brackets (()), square or box brackets ([]) and braces or curly brackets ({}). Let's start with the square ones;</w:t>
      </w:r>
    </w:p>
    <w:p w14:paraId="693452B8"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In the scope of lambda expressions, they are called a capture. So far you only saw them empty. What do they capture? They might capture variables that are not passed to the lambdas as a parameter and they are also not created inside.</w:t>
      </w:r>
    </w:p>
    <w:p w14:paraId="17565927"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Let's go back to our example of </w:t>
      </w:r>
      <w:proofErr w:type="spellStart"/>
      <w:r w:rsidRPr="00E51DEB">
        <w:rPr>
          <w:rFonts w:ascii="Times New Roman" w:eastAsia="Times New Roman" w:hAnsi="Times New Roman"/>
          <w:color w:val="171717"/>
          <w:sz w:val="24"/>
          <w:szCs w:val="24"/>
          <w:lang w:val="en-IN" w:eastAsia="en-IN"/>
        </w:rPr>
        <w:t>isBetweenZeroAndTen</w:t>
      </w:r>
      <w:proofErr w:type="spellEnd"/>
      <w:r w:rsidRPr="00E51DEB">
        <w:rPr>
          <w:rFonts w:ascii="Times New Roman" w:eastAsia="Times New Roman" w:hAnsi="Times New Roman"/>
          <w:color w:val="171717"/>
          <w:sz w:val="24"/>
          <w:szCs w:val="24"/>
          <w:lang w:val="en-IN" w:eastAsia="en-IN"/>
        </w:rPr>
        <w:t>. Let's say we want to upper bound to vary.</w:t>
      </w:r>
    </w:p>
    <w:p w14:paraId="66A6EDC1"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auto </w:t>
      </w:r>
      <w:proofErr w:type="spellStart"/>
      <w:r w:rsidRPr="00E51DEB">
        <w:rPr>
          <w:rFonts w:ascii="Times New Roman" w:eastAsia="Times New Roman" w:hAnsi="Times New Roman"/>
          <w:sz w:val="24"/>
          <w:szCs w:val="24"/>
          <w:lang w:val="en-IN" w:eastAsia="en-IN"/>
        </w:rPr>
        <w:t>upperBound</w:t>
      </w:r>
      <w:proofErr w:type="spellEnd"/>
      <w:r w:rsidRPr="00E51DEB">
        <w:rPr>
          <w:rFonts w:ascii="Times New Roman" w:eastAsia="Times New Roman" w:hAnsi="Times New Roman"/>
          <w:sz w:val="24"/>
          <w:szCs w:val="24"/>
          <w:lang w:val="en-IN" w:eastAsia="en-IN"/>
        </w:rPr>
        <w:t xml:space="preserve"> = 42;</w:t>
      </w:r>
    </w:p>
    <w:p w14:paraId="2CFBF4FC"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roofErr w:type="gramStart"/>
      <w:r w:rsidRPr="00E51DEB">
        <w:rPr>
          <w:rFonts w:ascii="Times New Roman" w:eastAsia="Times New Roman" w:hAnsi="Times New Roman"/>
          <w:sz w:val="24"/>
          <w:szCs w:val="24"/>
          <w:lang w:val="en-IN" w:eastAsia="en-IN"/>
        </w:rPr>
        <w:t>[](</w:t>
      </w:r>
      <w:proofErr w:type="gramEnd"/>
      <w:r w:rsidRPr="00E51DEB">
        <w:rPr>
          <w:rFonts w:ascii="Times New Roman" w:eastAsia="Times New Roman" w:hAnsi="Times New Roman"/>
          <w:sz w:val="24"/>
          <w:szCs w:val="24"/>
          <w:lang w:val="en-IN" w:eastAsia="en-IN"/>
        </w:rPr>
        <w:t>int value) {</w:t>
      </w:r>
    </w:p>
    <w:p w14:paraId="58F2224A"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return 0 &lt; value &amp;&amp; value &lt; </w:t>
      </w:r>
      <w:proofErr w:type="spellStart"/>
      <w:r w:rsidRPr="00E51DEB">
        <w:rPr>
          <w:rFonts w:ascii="Times New Roman" w:eastAsia="Times New Roman" w:hAnsi="Times New Roman"/>
          <w:sz w:val="24"/>
          <w:szCs w:val="24"/>
          <w:lang w:val="en-IN" w:eastAsia="en-IN"/>
        </w:rPr>
        <w:t>upperBound</w:t>
      </w:r>
      <w:proofErr w:type="spellEnd"/>
      <w:r w:rsidRPr="00E51DEB">
        <w:rPr>
          <w:rFonts w:ascii="Times New Roman" w:eastAsia="Times New Roman" w:hAnsi="Times New Roman"/>
          <w:sz w:val="24"/>
          <w:szCs w:val="24"/>
          <w:lang w:val="en-IN" w:eastAsia="en-IN"/>
        </w:rPr>
        <w:t xml:space="preserve">; // doesn't compile, WTF is </w:t>
      </w:r>
      <w:proofErr w:type="spellStart"/>
      <w:r w:rsidRPr="00E51DEB">
        <w:rPr>
          <w:rFonts w:ascii="Times New Roman" w:eastAsia="Times New Roman" w:hAnsi="Times New Roman"/>
          <w:sz w:val="24"/>
          <w:szCs w:val="24"/>
          <w:lang w:val="en-IN" w:eastAsia="en-IN"/>
        </w:rPr>
        <w:t>upperBound</w:t>
      </w:r>
      <w:proofErr w:type="spellEnd"/>
      <w:r w:rsidRPr="00E51DEB">
        <w:rPr>
          <w:rFonts w:ascii="Times New Roman" w:eastAsia="Times New Roman" w:hAnsi="Times New Roman"/>
          <w:sz w:val="24"/>
          <w:szCs w:val="24"/>
          <w:lang w:val="en-IN" w:eastAsia="en-IN"/>
        </w:rPr>
        <w:t>?</w:t>
      </w:r>
    </w:p>
    <w:p w14:paraId="5C1A5A4E"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
    <w:p w14:paraId="7A0751FA"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This will not compile, because in the scope of the lambda </w:t>
      </w:r>
      <w:proofErr w:type="spellStart"/>
      <w:r w:rsidRPr="00E51DEB">
        <w:rPr>
          <w:rFonts w:ascii="Times New Roman" w:eastAsia="Times New Roman" w:hAnsi="Times New Roman"/>
          <w:color w:val="171717"/>
          <w:sz w:val="24"/>
          <w:szCs w:val="24"/>
          <w:lang w:val="en-IN" w:eastAsia="en-IN"/>
        </w:rPr>
        <w:t>upperBound</w:t>
      </w:r>
      <w:proofErr w:type="spellEnd"/>
      <w:r w:rsidRPr="00E51DEB">
        <w:rPr>
          <w:rFonts w:ascii="Times New Roman" w:eastAsia="Times New Roman" w:hAnsi="Times New Roman"/>
          <w:color w:val="171717"/>
          <w:sz w:val="24"/>
          <w:szCs w:val="24"/>
          <w:lang w:val="en-IN" w:eastAsia="en-IN"/>
        </w:rPr>
        <w:t> is unknown. It has to capture it. Let's see how!</w:t>
      </w:r>
    </w:p>
    <w:p w14:paraId="05E0D664" w14:textId="77777777" w:rsidR="0084787A" w:rsidRPr="00E51DEB" w:rsidRDefault="0084787A" w:rsidP="00E51DEB">
      <w:pPr>
        <w:shd w:val="clear" w:color="auto" w:fill="FFFFFF"/>
        <w:spacing w:before="100" w:beforeAutospacing="1" w:after="100" w:afterAutospacing="1" w:line="240" w:lineRule="auto"/>
        <w:jc w:val="both"/>
        <w:outlineLvl w:val="3"/>
        <w:rPr>
          <w:rFonts w:ascii="Times New Roman" w:eastAsia="Times New Roman" w:hAnsi="Times New Roman"/>
          <w:b/>
          <w:bCs/>
          <w:color w:val="171717"/>
          <w:sz w:val="24"/>
          <w:szCs w:val="24"/>
          <w:lang w:val="en-IN" w:eastAsia="en-IN"/>
        </w:rPr>
      </w:pPr>
      <w:bookmarkStart w:id="5" w:name="capture-nothing"/>
      <w:bookmarkEnd w:id="5"/>
      <w:r w:rsidRPr="00E51DEB">
        <w:rPr>
          <w:rFonts w:ascii="Times New Roman" w:eastAsia="Times New Roman" w:hAnsi="Times New Roman"/>
          <w:b/>
          <w:bCs/>
          <w:color w:val="171717"/>
          <w:sz w:val="24"/>
          <w:szCs w:val="24"/>
          <w:lang w:val="en-IN" w:eastAsia="en-IN"/>
        </w:rPr>
        <w:t>Capture nothing</w:t>
      </w:r>
    </w:p>
    <w:p w14:paraId="1D8D6377"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Well, when they are empty ([]), they capture nothing. That's stupid simple.</w:t>
      </w:r>
    </w:p>
    <w:p w14:paraId="542D9B5B" w14:textId="77777777" w:rsidR="0084787A" w:rsidRPr="00E51DEB" w:rsidRDefault="0084787A" w:rsidP="00E51DEB">
      <w:pPr>
        <w:shd w:val="clear" w:color="auto" w:fill="FFFFFF"/>
        <w:spacing w:before="100" w:beforeAutospacing="1" w:after="100" w:afterAutospacing="1" w:line="240" w:lineRule="auto"/>
        <w:jc w:val="both"/>
        <w:outlineLvl w:val="3"/>
        <w:rPr>
          <w:rFonts w:ascii="Times New Roman" w:eastAsia="Times New Roman" w:hAnsi="Times New Roman"/>
          <w:b/>
          <w:bCs/>
          <w:color w:val="171717"/>
          <w:sz w:val="24"/>
          <w:szCs w:val="24"/>
          <w:lang w:val="en-IN" w:eastAsia="en-IN"/>
        </w:rPr>
      </w:pPr>
      <w:bookmarkStart w:id="6" w:name="capture-by-value"/>
      <w:bookmarkEnd w:id="6"/>
      <w:r w:rsidRPr="00E51DEB">
        <w:rPr>
          <w:rFonts w:ascii="Times New Roman" w:eastAsia="Times New Roman" w:hAnsi="Times New Roman"/>
          <w:b/>
          <w:bCs/>
          <w:color w:val="171717"/>
          <w:sz w:val="24"/>
          <w:szCs w:val="24"/>
          <w:lang w:val="en-IN" w:eastAsia="en-IN"/>
        </w:rPr>
        <w:t>Capture by value</w:t>
      </w:r>
    </w:p>
    <w:p w14:paraId="74ADC4B4"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Write [</w:t>
      </w:r>
      <w:proofErr w:type="spellStart"/>
      <w:r w:rsidRPr="00E51DEB">
        <w:rPr>
          <w:rFonts w:ascii="Times New Roman" w:eastAsia="Times New Roman" w:hAnsi="Times New Roman"/>
          <w:color w:val="171717"/>
          <w:sz w:val="24"/>
          <w:szCs w:val="24"/>
          <w:lang w:val="en-IN" w:eastAsia="en-IN"/>
        </w:rPr>
        <w:t>upperBound</w:t>
      </w:r>
      <w:proofErr w:type="spellEnd"/>
      <w:r w:rsidRPr="00E51DEB">
        <w:rPr>
          <w:rFonts w:ascii="Times New Roman" w:eastAsia="Times New Roman" w:hAnsi="Times New Roman"/>
          <w:color w:val="171717"/>
          <w:sz w:val="24"/>
          <w:szCs w:val="24"/>
          <w:lang w:val="en-IN" w:eastAsia="en-IN"/>
        </w:rPr>
        <w:t>] and our lambda will have the value of it.</w:t>
      </w:r>
    </w:p>
    <w:p w14:paraId="496014A4"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auto </w:t>
      </w:r>
      <w:proofErr w:type="spellStart"/>
      <w:r w:rsidRPr="00E51DEB">
        <w:rPr>
          <w:rFonts w:ascii="Times New Roman" w:eastAsia="Times New Roman" w:hAnsi="Times New Roman"/>
          <w:sz w:val="24"/>
          <w:szCs w:val="24"/>
          <w:lang w:val="en-IN" w:eastAsia="en-IN"/>
        </w:rPr>
        <w:t>upperBound</w:t>
      </w:r>
      <w:proofErr w:type="spellEnd"/>
      <w:r w:rsidRPr="00E51DEB">
        <w:rPr>
          <w:rFonts w:ascii="Times New Roman" w:eastAsia="Times New Roman" w:hAnsi="Times New Roman"/>
          <w:sz w:val="24"/>
          <w:szCs w:val="24"/>
          <w:lang w:val="en-IN" w:eastAsia="en-IN"/>
        </w:rPr>
        <w:t xml:space="preserve"> = 42;</w:t>
      </w:r>
    </w:p>
    <w:p w14:paraId="0604BD1C"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roofErr w:type="spellStart"/>
      <w:r w:rsidRPr="00E51DEB">
        <w:rPr>
          <w:rFonts w:ascii="Times New Roman" w:eastAsia="Times New Roman" w:hAnsi="Times New Roman"/>
          <w:sz w:val="24"/>
          <w:szCs w:val="24"/>
          <w:lang w:val="en-IN" w:eastAsia="en-IN"/>
        </w:rPr>
        <w:t>upperBound</w:t>
      </w:r>
      <w:proofErr w:type="spellEnd"/>
      <w:proofErr w:type="gramStart"/>
      <w:r w:rsidRPr="00E51DEB">
        <w:rPr>
          <w:rFonts w:ascii="Times New Roman" w:eastAsia="Times New Roman" w:hAnsi="Times New Roman"/>
          <w:sz w:val="24"/>
          <w:szCs w:val="24"/>
          <w:lang w:val="en-IN" w:eastAsia="en-IN"/>
        </w:rPr>
        <w:t>](</w:t>
      </w:r>
      <w:proofErr w:type="gramEnd"/>
      <w:r w:rsidRPr="00E51DEB">
        <w:rPr>
          <w:rFonts w:ascii="Times New Roman" w:eastAsia="Times New Roman" w:hAnsi="Times New Roman"/>
          <w:sz w:val="24"/>
          <w:szCs w:val="24"/>
          <w:lang w:val="en-IN" w:eastAsia="en-IN"/>
        </w:rPr>
        <w:t>int value) {</w:t>
      </w:r>
    </w:p>
    <w:p w14:paraId="7ED7935D"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return 0 &lt; value &amp;&amp; value &lt; </w:t>
      </w:r>
      <w:proofErr w:type="spellStart"/>
      <w:r w:rsidRPr="00E51DEB">
        <w:rPr>
          <w:rFonts w:ascii="Times New Roman" w:eastAsia="Times New Roman" w:hAnsi="Times New Roman"/>
          <w:sz w:val="24"/>
          <w:szCs w:val="24"/>
          <w:lang w:val="en-IN" w:eastAsia="en-IN"/>
        </w:rPr>
        <w:t>upperBound</w:t>
      </w:r>
      <w:proofErr w:type="spellEnd"/>
      <w:r w:rsidRPr="00E51DEB">
        <w:rPr>
          <w:rFonts w:ascii="Times New Roman" w:eastAsia="Times New Roman" w:hAnsi="Times New Roman"/>
          <w:sz w:val="24"/>
          <w:szCs w:val="24"/>
          <w:lang w:val="en-IN" w:eastAsia="en-IN"/>
        </w:rPr>
        <w:t>;</w:t>
      </w:r>
    </w:p>
    <w:p w14:paraId="2F3D5FD5"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
    <w:p w14:paraId="60922A65" w14:textId="77777777" w:rsidR="0084787A" w:rsidRPr="00E51DEB" w:rsidRDefault="0084787A" w:rsidP="00E51DEB">
      <w:pPr>
        <w:shd w:val="clear" w:color="auto" w:fill="FFFFFF"/>
        <w:spacing w:before="100" w:beforeAutospacing="1" w:after="100" w:afterAutospacing="1" w:line="240" w:lineRule="auto"/>
        <w:jc w:val="both"/>
        <w:outlineLvl w:val="3"/>
        <w:rPr>
          <w:rFonts w:ascii="Times New Roman" w:eastAsia="Times New Roman" w:hAnsi="Times New Roman"/>
          <w:b/>
          <w:bCs/>
          <w:color w:val="171717"/>
          <w:sz w:val="24"/>
          <w:szCs w:val="24"/>
          <w:lang w:val="en-IN" w:eastAsia="en-IN"/>
        </w:rPr>
      </w:pPr>
      <w:bookmarkStart w:id="7" w:name="capture-by-reference"/>
      <w:bookmarkEnd w:id="7"/>
      <w:r w:rsidRPr="00E51DEB">
        <w:rPr>
          <w:rFonts w:ascii="Times New Roman" w:eastAsia="Times New Roman" w:hAnsi="Times New Roman"/>
          <w:b/>
          <w:bCs/>
          <w:color w:val="171717"/>
          <w:sz w:val="24"/>
          <w:szCs w:val="24"/>
          <w:lang w:val="en-IN" w:eastAsia="en-IN"/>
        </w:rPr>
        <w:t>Capture by reference</w:t>
      </w:r>
    </w:p>
    <w:p w14:paraId="6271517C"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lastRenderedPageBreak/>
        <w:t>With the </w:t>
      </w:r>
      <w:hyperlink r:id="rId18" w:history="1">
        <w:r w:rsidRPr="00E51DEB">
          <w:rPr>
            <w:rFonts w:ascii="Times New Roman" w:eastAsia="Times New Roman" w:hAnsi="Times New Roman"/>
            <w:color w:val="0000FF"/>
            <w:sz w:val="24"/>
            <w:szCs w:val="24"/>
            <w:u w:val="single"/>
            <w:lang w:val="en-IN" w:eastAsia="en-IN"/>
          </w:rPr>
          <w:t>well-known ampersand</w:t>
        </w:r>
      </w:hyperlink>
      <w:r w:rsidRPr="00E51DEB">
        <w:rPr>
          <w:rFonts w:ascii="Times New Roman" w:eastAsia="Times New Roman" w:hAnsi="Times New Roman"/>
          <w:color w:val="171717"/>
          <w:sz w:val="24"/>
          <w:szCs w:val="24"/>
          <w:lang w:val="en-IN" w:eastAsia="en-IN"/>
        </w:rPr>
        <w:t> you can capture the variable by its reference, instead of the value.</w:t>
      </w:r>
    </w:p>
    <w:p w14:paraId="304FF85C"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auto </w:t>
      </w:r>
      <w:proofErr w:type="spellStart"/>
      <w:r w:rsidRPr="00E51DEB">
        <w:rPr>
          <w:rFonts w:ascii="Times New Roman" w:eastAsia="Times New Roman" w:hAnsi="Times New Roman"/>
          <w:sz w:val="24"/>
          <w:szCs w:val="24"/>
          <w:lang w:val="en-IN" w:eastAsia="en-IN"/>
        </w:rPr>
        <w:t>upperBound</w:t>
      </w:r>
      <w:proofErr w:type="spellEnd"/>
      <w:r w:rsidRPr="00E51DEB">
        <w:rPr>
          <w:rFonts w:ascii="Times New Roman" w:eastAsia="Times New Roman" w:hAnsi="Times New Roman"/>
          <w:sz w:val="24"/>
          <w:szCs w:val="24"/>
          <w:lang w:val="en-IN" w:eastAsia="en-IN"/>
        </w:rPr>
        <w:t xml:space="preserve"> = 42;</w:t>
      </w:r>
    </w:p>
    <w:p w14:paraId="06F7B3FF"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[&amp;</w:t>
      </w:r>
      <w:proofErr w:type="spellStart"/>
      <w:proofErr w:type="gramStart"/>
      <w:r w:rsidRPr="00E51DEB">
        <w:rPr>
          <w:rFonts w:ascii="Times New Roman" w:eastAsia="Times New Roman" w:hAnsi="Times New Roman"/>
          <w:sz w:val="24"/>
          <w:szCs w:val="24"/>
          <w:lang w:val="en-IN" w:eastAsia="en-IN"/>
        </w:rPr>
        <w:t>upperBound</w:t>
      </w:r>
      <w:proofErr w:type="spellEnd"/>
      <w:r w:rsidRPr="00E51DEB">
        <w:rPr>
          <w:rFonts w:ascii="Times New Roman" w:eastAsia="Times New Roman" w:hAnsi="Times New Roman"/>
          <w:sz w:val="24"/>
          <w:szCs w:val="24"/>
          <w:lang w:val="en-IN" w:eastAsia="en-IN"/>
        </w:rPr>
        <w:t>](</w:t>
      </w:r>
      <w:proofErr w:type="gramEnd"/>
      <w:r w:rsidRPr="00E51DEB">
        <w:rPr>
          <w:rFonts w:ascii="Times New Roman" w:eastAsia="Times New Roman" w:hAnsi="Times New Roman"/>
          <w:sz w:val="24"/>
          <w:szCs w:val="24"/>
          <w:lang w:val="en-IN" w:eastAsia="en-IN"/>
        </w:rPr>
        <w:t>int value) {</w:t>
      </w:r>
    </w:p>
    <w:p w14:paraId="67C0F78E"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return 0 &lt; value &amp;&amp; value &lt; </w:t>
      </w:r>
      <w:proofErr w:type="spellStart"/>
      <w:r w:rsidRPr="00E51DEB">
        <w:rPr>
          <w:rFonts w:ascii="Times New Roman" w:eastAsia="Times New Roman" w:hAnsi="Times New Roman"/>
          <w:sz w:val="24"/>
          <w:szCs w:val="24"/>
          <w:lang w:val="en-IN" w:eastAsia="en-IN"/>
        </w:rPr>
        <w:t>upperBound</w:t>
      </w:r>
      <w:proofErr w:type="spellEnd"/>
      <w:r w:rsidRPr="00E51DEB">
        <w:rPr>
          <w:rFonts w:ascii="Times New Roman" w:eastAsia="Times New Roman" w:hAnsi="Times New Roman"/>
          <w:sz w:val="24"/>
          <w:szCs w:val="24"/>
          <w:lang w:val="en-IN" w:eastAsia="en-IN"/>
        </w:rPr>
        <w:t>;</w:t>
      </w:r>
    </w:p>
    <w:p w14:paraId="70E5EC15"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
    <w:p w14:paraId="3F9ED83E"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This implies - at least - two important things:</w:t>
      </w:r>
    </w:p>
    <w:p w14:paraId="4BDA8AAE" w14:textId="77777777" w:rsidR="0084787A" w:rsidRPr="00E51DEB" w:rsidRDefault="0084787A" w:rsidP="00E51DEB">
      <w:pPr>
        <w:numPr>
          <w:ilvl w:val="0"/>
          <w:numId w:val="14"/>
        </w:numPr>
        <w:shd w:val="clear" w:color="auto" w:fill="FFFFFF"/>
        <w:spacing w:after="0"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The value of the captured variable can be modified even for the outside world</w:t>
      </w:r>
    </w:p>
    <w:p w14:paraId="1A070BFB" w14:textId="77777777" w:rsidR="0084787A" w:rsidRPr="00E51DEB" w:rsidRDefault="0084787A" w:rsidP="00E51DEB">
      <w:pPr>
        <w:numPr>
          <w:ilvl w:val="0"/>
          <w:numId w:val="14"/>
        </w:numPr>
        <w:shd w:val="clear" w:color="auto" w:fill="FFFFFF"/>
        <w:spacing w:after="0"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You must make sure that the referenced variable still exists once the lambda is executed</w:t>
      </w:r>
    </w:p>
    <w:p w14:paraId="1B635CB3" w14:textId="77777777" w:rsidR="0084787A" w:rsidRPr="00E51DEB" w:rsidRDefault="0084787A" w:rsidP="00E51DEB">
      <w:pPr>
        <w:shd w:val="clear" w:color="auto" w:fill="FFFFFF"/>
        <w:spacing w:before="100" w:beforeAutospacing="1" w:after="100" w:afterAutospacing="1" w:line="240" w:lineRule="auto"/>
        <w:jc w:val="both"/>
        <w:outlineLvl w:val="3"/>
        <w:rPr>
          <w:rFonts w:ascii="Times New Roman" w:eastAsia="Times New Roman" w:hAnsi="Times New Roman"/>
          <w:b/>
          <w:bCs/>
          <w:color w:val="171717"/>
          <w:sz w:val="24"/>
          <w:szCs w:val="24"/>
          <w:lang w:val="en-IN" w:eastAsia="en-IN"/>
        </w:rPr>
      </w:pPr>
      <w:bookmarkStart w:id="8" w:name="capture-all-by-value"/>
      <w:bookmarkEnd w:id="8"/>
      <w:r w:rsidRPr="00E51DEB">
        <w:rPr>
          <w:rFonts w:ascii="Times New Roman" w:eastAsia="Times New Roman" w:hAnsi="Times New Roman"/>
          <w:b/>
          <w:bCs/>
          <w:color w:val="171717"/>
          <w:sz w:val="24"/>
          <w:szCs w:val="24"/>
          <w:lang w:val="en-IN" w:eastAsia="en-IN"/>
        </w:rPr>
        <w:t>Capture all by value</w:t>
      </w:r>
    </w:p>
    <w:p w14:paraId="4DE80190"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 will save "all" the variables needed in the body of the lambda by value. Sounds fun? Have you noticed that I wrote </w:t>
      </w:r>
      <w:r w:rsidRPr="00E51DEB">
        <w:rPr>
          <w:rFonts w:ascii="Times New Roman" w:eastAsia="Times New Roman" w:hAnsi="Times New Roman"/>
          <w:i/>
          <w:iCs/>
          <w:color w:val="171717"/>
          <w:sz w:val="24"/>
          <w:szCs w:val="24"/>
          <w:lang w:val="en-IN" w:eastAsia="en-IN"/>
        </w:rPr>
        <w:t>all</w:t>
      </w:r>
      <w:r w:rsidRPr="00E51DEB">
        <w:rPr>
          <w:rFonts w:ascii="Times New Roman" w:eastAsia="Times New Roman" w:hAnsi="Times New Roman"/>
          <w:color w:val="171717"/>
          <w:sz w:val="24"/>
          <w:szCs w:val="24"/>
          <w:lang w:val="en-IN" w:eastAsia="en-IN"/>
        </w:rPr>
        <w:t> between double quotes? I did so because we have to understand what "</w:t>
      </w:r>
      <w:r w:rsidRPr="00E51DEB">
        <w:rPr>
          <w:rFonts w:ascii="Times New Roman" w:eastAsia="Times New Roman" w:hAnsi="Times New Roman"/>
          <w:i/>
          <w:iCs/>
          <w:color w:val="171717"/>
          <w:sz w:val="24"/>
          <w:szCs w:val="24"/>
          <w:lang w:val="en-IN" w:eastAsia="en-IN"/>
        </w:rPr>
        <w:t>all</w:t>
      </w:r>
      <w:r w:rsidRPr="00E51DEB">
        <w:rPr>
          <w:rFonts w:ascii="Times New Roman" w:eastAsia="Times New Roman" w:hAnsi="Times New Roman"/>
          <w:color w:val="171717"/>
          <w:sz w:val="24"/>
          <w:szCs w:val="24"/>
          <w:lang w:val="en-IN" w:eastAsia="en-IN"/>
        </w:rPr>
        <w:t xml:space="preserve">" variables mean. All means all the non-static local variables. </w:t>
      </w:r>
      <w:proofErr w:type="gramStart"/>
      <w:r w:rsidRPr="00E51DEB">
        <w:rPr>
          <w:rFonts w:ascii="Times New Roman" w:eastAsia="Times New Roman" w:hAnsi="Times New Roman"/>
          <w:color w:val="171717"/>
          <w:sz w:val="24"/>
          <w:szCs w:val="24"/>
          <w:lang w:val="en-IN" w:eastAsia="en-IN"/>
        </w:rPr>
        <w:t>So</w:t>
      </w:r>
      <w:proofErr w:type="gramEnd"/>
      <w:r w:rsidRPr="00E51DEB">
        <w:rPr>
          <w:rFonts w:ascii="Times New Roman" w:eastAsia="Times New Roman" w:hAnsi="Times New Roman"/>
          <w:color w:val="171717"/>
          <w:sz w:val="24"/>
          <w:szCs w:val="24"/>
          <w:lang w:val="en-IN" w:eastAsia="en-IN"/>
        </w:rPr>
        <w:t xml:space="preserve"> for example, if you reference a member variable in the lambda, even if you used it just next to the lambda declaration, it will not work.</w:t>
      </w:r>
    </w:p>
    <w:p w14:paraId="5890D68A"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roofErr w:type="spellStart"/>
      <w:r w:rsidRPr="00E51DEB">
        <w:rPr>
          <w:rFonts w:ascii="Times New Roman" w:eastAsia="Times New Roman" w:hAnsi="Times New Roman"/>
          <w:sz w:val="24"/>
          <w:szCs w:val="24"/>
          <w:lang w:val="en-IN" w:eastAsia="en-IN"/>
        </w:rPr>
        <w:t>m_upperBound</w:t>
      </w:r>
      <w:proofErr w:type="spellEnd"/>
      <w:r w:rsidRPr="00E51DEB">
        <w:rPr>
          <w:rFonts w:ascii="Times New Roman" w:eastAsia="Times New Roman" w:hAnsi="Times New Roman"/>
          <w:sz w:val="24"/>
          <w:szCs w:val="24"/>
          <w:lang w:val="en-IN" w:eastAsia="en-IN"/>
        </w:rPr>
        <w:t xml:space="preserve"> = 42;</w:t>
      </w:r>
    </w:p>
    <w:p w14:paraId="4783552F"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roofErr w:type="gramStart"/>
      <w:r w:rsidRPr="00E51DEB">
        <w:rPr>
          <w:rFonts w:ascii="Times New Roman" w:eastAsia="Times New Roman" w:hAnsi="Times New Roman"/>
          <w:sz w:val="24"/>
          <w:szCs w:val="24"/>
          <w:lang w:val="en-IN" w:eastAsia="en-IN"/>
        </w:rPr>
        <w:t>=](</w:t>
      </w:r>
      <w:proofErr w:type="gramEnd"/>
      <w:r w:rsidRPr="00E51DEB">
        <w:rPr>
          <w:rFonts w:ascii="Times New Roman" w:eastAsia="Times New Roman" w:hAnsi="Times New Roman"/>
          <w:sz w:val="24"/>
          <w:szCs w:val="24"/>
          <w:lang w:val="en-IN" w:eastAsia="en-IN"/>
        </w:rPr>
        <w:t>int value) {</w:t>
      </w:r>
    </w:p>
    <w:p w14:paraId="1467B8E1"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return 0 &lt; value &amp;&amp; value &lt; </w:t>
      </w:r>
      <w:proofErr w:type="spellStart"/>
      <w:r w:rsidRPr="00E51DEB">
        <w:rPr>
          <w:rFonts w:ascii="Times New Roman" w:eastAsia="Times New Roman" w:hAnsi="Times New Roman"/>
          <w:sz w:val="24"/>
          <w:szCs w:val="24"/>
          <w:lang w:val="en-IN" w:eastAsia="en-IN"/>
        </w:rPr>
        <w:t>m_upperBound</w:t>
      </w:r>
      <w:proofErr w:type="spellEnd"/>
      <w:r w:rsidRPr="00E51DEB">
        <w:rPr>
          <w:rFonts w:ascii="Times New Roman" w:eastAsia="Times New Roman" w:hAnsi="Times New Roman"/>
          <w:sz w:val="24"/>
          <w:szCs w:val="24"/>
          <w:lang w:val="en-IN" w:eastAsia="en-IN"/>
        </w:rPr>
        <w:t xml:space="preserve">; // doesn't compile, </w:t>
      </w:r>
      <w:proofErr w:type="spellStart"/>
      <w:r w:rsidRPr="00E51DEB">
        <w:rPr>
          <w:rFonts w:ascii="Times New Roman" w:eastAsia="Times New Roman" w:hAnsi="Times New Roman"/>
          <w:sz w:val="24"/>
          <w:szCs w:val="24"/>
          <w:lang w:val="en-IN" w:eastAsia="en-IN"/>
        </w:rPr>
        <w:t>m_upperBound</w:t>
      </w:r>
      <w:proofErr w:type="spellEnd"/>
      <w:r w:rsidRPr="00E51DEB">
        <w:rPr>
          <w:rFonts w:ascii="Times New Roman" w:eastAsia="Times New Roman" w:hAnsi="Times New Roman"/>
          <w:sz w:val="24"/>
          <w:szCs w:val="24"/>
          <w:lang w:val="en-IN" w:eastAsia="en-IN"/>
        </w:rPr>
        <w:t xml:space="preserve"> is not a non-static local</w:t>
      </w:r>
    </w:p>
    <w:p w14:paraId="6A2C4A2E"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
    <w:p w14:paraId="4026BAA0"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How to fix this? There are two simple ways. One is that you make a local copy and capture that.</w:t>
      </w:r>
    </w:p>
    <w:p w14:paraId="28D265E4"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roofErr w:type="spellStart"/>
      <w:r w:rsidRPr="00E51DEB">
        <w:rPr>
          <w:rFonts w:ascii="Times New Roman" w:eastAsia="Times New Roman" w:hAnsi="Times New Roman"/>
          <w:sz w:val="24"/>
          <w:szCs w:val="24"/>
          <w:lang w:val="en-IN" w:eastAsia="en-IN"/>
        </w:rPr>
        <w:t>m_upperBound</w:t>
      </w:r>
      <w:proofErr w:type="spellEnd"/>
      <w:r w:rsidRPr="00E51DEB">
        <w:rPr>
          <w:rFonts w:ascii="Times New Roman" w:eastAsia="Times New Roman" w:hAnsi="Times New Roman"/>
          <w:sz w:val="24"/>
          <w:szCs w:val="24"/>
          <w:lang w:val="en-IN" w:eastAsia="en-IN"/>
        </w:rPr>
        <w:t xml:space="preserve"> = 42;</w:t>
      </w:r>
    </w:p>
    <w:p w14:paraId="2A9BA689"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auto </w:t>
      </w:r>
      <w:proofErr w:type="spellStart"/>
      <w:r w:rsidRPr="00E51DEB">
        <w:rPr>
          <w:rFonts w:ascii="Times New Roman" w:eastAsia="Times New Roman" w:hAnsi="Times New Roman"/>
          <w:sz w:val="24"/>
          <w:szCs w:val="24"/>
          <w:lang w:val="en-IN" w:eastAsia="en-IN"/>
        </w:rPr>
        <w:t>upperBound</w:t>
      </w:r>
      <w:proofErr w:type="spellEnd"/>
      <w:r w:rsidRPr="00E51DEB">
        <w:rPr>
          <w:rFonts w:ascii="Times New Roman" w:eastAsia="Times New Roman" w:hAnsi="Times New Roman"/>
          <w:sz w:val="24"/>
          <w:szCs w:val="24"/>
          <w:lang w:val="en-IN" w:eastAsia="en-IN"/>
        </w:rPr>
        <w:t xml:space="preserve"> = </w:t>
      </w:r>
      <w:proofErr w:type="spellStart"/>
      <w:r w:rsidRPr="00E51DEB">
        <w:rPr>
          <w:rFonts w:ascii="Times New Roman" w:eastAsia="Times New Roman" w:hAnsi="Times New Roman"/>
          <w:sz w:val="24"/>
          <w:szCs w:val="24"/>
          <w:lang w:val="en-IN" w:eastAsia="en-IN"/>
        </w:rPr>
        <w:t>m_upperBound</w:t>
      </w:r>
      <w:proofErr w:type="spellEnd"/>
      <w:r w:rsidRPr="00E51DEB">
        <w:rPr>
          <w:rFonts w:ascii="Times New Roman" w:eastAsia="Times New Roman" w:hAnsi="Times New Roman"/>
          <w:sz w:val="24"/>
          <w:szCs w:val="24"/>
          <w:lang w:val="en-IN" w:eastAsia="en-IN"/>
        </w:rPr>
        <w:t>;</w:t>
      </w:r>
    </w:p>
    <w:p w14:paraId="30508CEB"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roofErr w:type="gramStart"/>
      <w:r w:rsidRPr="00E51DEB">
        <w:rPr>
          <w:rFonts w:ascii="Times New Roman" w:eastAsia="Times New Roman" w:hAnsi="Times New Roman"/>
          <w:sz w:val="24"/>
          <w:szCs w:val="24"/>
          <w:lang w:val="en-IN" w:eastAsia="en-IN"/>
        </w:rPr>
        <w:t>=](</w:t>
      </w:r>
      <w:proofErr w:type="gramEnd"/>
      <w:r w:rsidRPr="00E51DEB">
        <w:rPr>
          <w:rFonts w:ascii="Times New Roman" w:eastAsia="Times New Roman" w:hAnsi="Times New Roman"/>
          <w:sz w:val="24"/>
          <w:szCs w:val="24"/>
          <w:lang w:val="en-IN" w:eastAsia="en-IN"/>
        </w:rPr>
        <w:t>int value) {</w:t>
      </w:r>
    </w:p>
    <w:p w14:paraId="1D3AE139"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return 0 &lt; value &amp;&amp; value &lt; </w:t>
      </w:r>
      <w:proofErr w:type="spellStart"/>
      <w:r w:rsidRPr="00E51DEB">
        <w:rPr>
          <w:rFonts w:ascii="Times New Roman" w:eastAsia="Times New Roman" w:hAnsi="Times New Roman"/>
          <w:sz w:val="24"/>
          <w:szCs w:val="24"/>
          <w:lang w:val="en-IN" w:eastAsia="en-IN"/>
        </w:rPr>
        <w:t>upperBound</w:t>
      </w:r>
      <w:proofErr w:type="spellEnd"/>
      <w:r w:rsidRPr="00E51DEB">
        <w:rPr>
          <w:rFonts w:ascii="Times New Roman" w:eastAsia="Times New Roman" w:hAnsi="Times New Roman"/>
          <w:sz w:val="24"/>
          <w:szCs w:val="24"/>
          <w:lang w:val="en-IN" w:eastAsia="en-IN"/>
        </w:rPr>
        <w:t>;</w:t>
      </w:r>
    </w:p>
    <w:p w14:paraId="76DF16FA"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
    <w:p w14:paraId="67817BC4"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The other way is to pass in the whole surrounding object, this, we'll see it later.</w:t>
      </w:r>
    </w:p>
    <w:p w14:paraId="6D75ED49" w14:textId="77777777" w:rsidR="0084787A" w:rsidRPr="00E51DEB" w:rsidRDefault="0084787A" w:rsidP="00E51DEB">
      <w:pPr>
        <w:shd w:val="clear" w:color="auto" w:fill="FFFFFF"/>
        <w:spacing w:before="100" w:beforeAutospacing="1" w:after="100" w:afterAutospacing="1" w:line="240" w:lineRule="auto"/>
        <w:jc w:val="both"/>
        <w:outlineLvl w:val="3"/>
        <w:rPr>
          <w:rFonts w:ascii="Times New Roman" w:eastAsia="Times New Roman" w:hAnsi="Times New Roman"/>
          <w:b/>
          <w:bCs/>
          <w:color w:val="171717"/>
          <w:sz w:val="24"/>
          <w:szCs w:val="24"/>
          <w:lang w:val="en-IN" w:eastAsia="en-IN"/>
        </w:rPr>
      </w:pPr>
      <w:bookmarkStart w:id="9" w:name="capture-all-by-reference"/>
      <w:bookmarkEnd w:id="9"/>
      <w:r w:rsidRPr="00E51DEB">
        <w:rPr>
          <w:rFonts w:ascii="Times New Roman" w:eastAsia="Times New Roman" w:hAnsi="Times New Roman"/>
          <w:b/>
          <w:bCs/>
          <w:color w:val="171717"/>
          <w:sz w:val="24"/>
          <w:szCs w:val="24"/>
          <w:lang w:val="en-IN" w:eastAsia="en-IN"/>
        </w:rPr>
        <w:t>Capture all by reference</w:t>
      </w:r>
    </w:p>
    <w:p w14:paraId="601CF69D"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[&amp;] with this capture block, all the necessary and available variables will be captured by reference. Same notions apply here as for capturing all variables by value.</w:t>
      </w:r>
    </w:p>
    <w:p w14:paraId="522DD0DB"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And don't forget. If a captured variable went out of scope since you captured it, you are in deep trouble.</w:t>
      </w:r>
    </w:p>
    <w:p w14:paraId="42B24A02" w14:textId="77777777" w:rsidR="0084787A" w:rsidRPr="00E51DEB" w:rsidRDefault="0084787A" w:rsidP="00E51DEB">
      <w:pPr>
        <w:shd w:val="clear" w:color="auto" w:fill="FFFFFF"/>
        <w:spacing w:before="100" w:beforeAutospacing="1" w:after="100" w:afterAutospacing="1" w:line="240" w:lineRule="auto"/>
        <w:jc w:val="both"/>
        <w:outlineLvl w:val="3"/>
        <w:rPr>
          <w:rFonts w:ascii="Times New Roman" w:eastAsia="Times New Roman" w:hAnsi="Times New Roman"/>
          <w:b/>
          <w:bCs/>
          <w:color w:val="171717"/>
          <w:sz w:val="24"/>
          <w:szCs w:val="24"/>
          <w:lang w:val="en-IN" w:eastAsia="en-IN"/>
        </w:rPr>
      </w:pPr>
      <w:bookmarkStart w:id="10" w:name="capture-all-by-value-but"/>
      <w:bookmarkEnd w:id="10"/>
      <w:r w:rsidRPr="00E51DEB">
        <w:rPr>
          <w:rFonts w:ascii="Times New Roman" w:eastAsia="Times New Roman" w:hAnsi="Times New Roman"/>
          <w:b/>
          <w:bCs/>
          <w:color w:val="171717"/>
          <w:sz w:val="24"/>
          <w:szCs w:val="24"/>
          <w:lang w:val="en-IN" w:eastAsia="en-IN"/>
        </w:rPr>
        <w:t>Capture all by value, but</w:t>
      </w:r>
    </w:p>
    <w:p w14:paraId="4CCE1082"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With using [=, &amp;divisor] as a capture, everything will be captured by value except for the variable that is explicitly listed preceded with an &amp;.</w:t>
      </w:r>
    </w:p>
    <w:p w14:paraId="185C26A4" w14:textId="77777777" w:rsidR="0084787A" w:rsidRPr="00E51DEB" w:rsidRDefault="0084787A" w:rsidP="00E51DEB">
      <w:pPr>
        <w:shd w:val="clear" w:color="auto" w:fill="FFFFFF"/>
        <w:spacing w:before="100" w:beforeAutospacing="1" w:after="100" w:afterAutospacing="1" w:line="240" w:lineRule="auto"/>
        <w:jc w:val="both"/>
        <w:outlineLvl w:val="3"/>
        <w:rPr>
          <w:rFonts w:ascii="Times New Roman" w:eastAsia="Times New Roman" w:hAnsi="Times New Roman"/>
          <w:b/>
          <w:bCs/>
          <w:color w:val="171717"/>
          <w:sz w:val="24"/>
          <w:szCs w:val="24"/>
          <w:lang w:val="en-IN" w:eastAsia="en-IN"/>
        </w:rPr>
      </w:pPr>
      <w:bookmarkStart w:id="11" w:name="capture-all-by-reference-but"/>
      <w:bookmarkEnd w:id="11"/>
      <w:r w:rsidRPr="00E51DEB">
        <w:rPr>
          <w:rFonts w:ascii="Times New Roman" w:eastAsia="Times New Roman" w:hAnsi="Times New Roman"/>
          <w:b/>
          <w:bCs/>
          <w:color w:val="171717"/>
          <w:sz w:val="24"/>
          <w:szCs w:val="24"/>
          <w:lang w:val="en-IN" w:eastAsia="en-IN"/>
        </w:rPr>
        <w:lastRenderedPageBreak/>
        <w:t>Capture all by reference, but</w:t>
      </w:r>
    </w:p>
    <w:p w14:paraId="22432C22"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With using [&amp;, divisor] as a capture, everything will be captured by value except for the variable that is explicitly listed.</w:t>
      </w:r>
    </w:p>
    <w:p w14:paraId="0600E3EE" w14:textId="77777777" w:rsidR="0084787A" w:rsidRPr="00E51DEB" w:rsidRDefault="0084787A" w:rsidP="00E51DEB">
      <w:pPr>
        <w:shd w:val="clear" w:color="auto" w:fill="FFFFFF"/>
        <w:spacing w:before="100" w:beforeAutospacing="1" w:after="100" w:afterAutospacing="1" w:line="240" w:lineRule="auto"/>
        <w:jc w:val="both"/>
        <w:outlineLvl w:val="3"/>
        <w:rPr>
          <w:rFonts w:ascii="Times New Roman" w:eastAsia="Times New Roman" w:hAnsi="Times New Roman"/>
          <w:b/>
          <w:bCs/>
          <w:color w:val="171717"/>
          <w:sz w:val="24"/>
          <w:szCs w:val="24"/>
          <w:lang w:val="en-IN" w:eastAsia="en-IN"/>
        </w:rPr>
      </w:pPr>
      <w:bookmarkStart w:id="12" w:name="capture-raw-this-endraw-"/>
      <w:bookmarkEnd w:id="12"/>
      <w:r w:rsidRPr="00E51DEB">
        <w:rPr>
          <w:rFonts w:ascii="Times New Roman" w:eastAsia="Times New Roman" w:hAnsi="Times New Roman"/>
          <w:b/>
          <w:bCs/>
          <w:color w:val="171717"/>
          <w:sz w:val="24"/>
          <w:szCs w:val="24"/>
          <w:lang w:val="en-IN" w:eastAsia="en-IN"/>
        </w:rPr>
        <w:t>Capture this</w:t>
      </w:r>
    </w:p>
    <w:p w14:paraId="6B34D130"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As we previously said, an only non-static local variable can be saved with the capture block. But as so frequently in life, there is a difference. You can also save the surrounding object like this: [this]. this is a pointer to the enclosing object, so if you capture this, you'll have access to the members for example:</w:t>
      </w:r>
    </w:p>
    <w:p w14:paraId="644A1353"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
    <w:p w14:paraId="08D43EC8"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[this</w:t>
      </w:r>
      <w:proofErr w:type="gramStart"/>
      <w:r w:rsidRPr="00E51DEB">
        <w:rPr>
          <w:rFonts w:ascii="Times New Roman" w:eastAsia="Times New Roman" w:hAnsi="Times New Roman"/>
          <w:sz w:val="24"/>
          <w:szCs w:val="24"/>
          <w:lang w:val="en-IN" w:eastAsia="en-IN"/>
        </w:rPr>
        <w:t>](</w:t>
      </w:r>
      <w:proofErr w:type="gramEnd"/>
      <w:r w:rsidRPr="00E51DEB">
        <w:rPr>
          <w:rFonts w:ascii="Times New Roman" w:eastAsia="Times New Roman" w:hAnsi="Times New Roman"/>
          <w:sz w:val="24"/>
          <w:szCs w:val="24"/>
          <w:lang w:val="en-IN" w:eastAsia="en-IN"/>
        </w:rPr>
        <w:t>int value) {</w:t>
      </w:r>
    </w:p>
    <w:p w14:paraId="51793A26"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return 0 &lt; value &amp;&amp; value &lt; this-&gt;</w:t>
      </w:r>
      <w:proofErr w:type="spellStart"/>
      <w:r w:rsidRPr="00E51DEB">
        <w:rPr>
          <w:rFonts w:ascii="Times New Roman" w:eastAsia="Times New Roman" w:hAnsi="Times New Roman"/>
          <w:sz w:val="24"/>
          <w:szCs w:val="24"/>
          <w:lang w:val="en-IN" w:eastAsia="en-IN"/>
        </w:rPr>
        <w:t>m_upperBound</w:t>
      </w:r>
      <w:proofErr w:type="spellEnd"/>
      <w:r w:rsidRPr="00E51DEB">
        <w:rPr>
          <w:rFonts w:ascii="Times New Roman" w:eastAsia="Times New Roman" w:hAnsi="Times New Roman"/>
          <w:sz w:val="24"/>
          <w:szCs w:val="24"/>
          <w:lang w:val="en-IN" w:eastAsia="en-IN"/>
        </w:rPr>
        <w:t>;</w:t>
      </w:r>
    </w:p>
    <w:p w14:paraId="32B8A630"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
    <w:p w14:paraId="70CC45DE"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 xml:space="preserve">But we shall not forget that this is a pointer. If it ceases to exist between the </w:t>
      </w:r>
      <w:proofErr w:type="gramStart"/>
      <w:r w:rsidRPr="00E51DEB">
        <w:rPr>
          <w:rFonts w:ascii="Times New Roman" w:eastAsia="Times New Roman" w:hAnsi="Times New Roman"/>
          <w:color w:val="171717"/>
          <w:sz w:val="24"/>
          <w:szCs w:val="24"/>
          <w:lang w:val="en-IN" w:eastAsia="en-IN"/>
        </w:rPr>
        <w:t>time</w:t>
      </w:r>
      <w:proofErr w:type="gramEnd"/>
      <w:r w:rsidRPr="00E51DEB">
        <w:rPr>
          <w:rFonts w:ascii="Times New Roman" w:eastAsia="Times New Roman" w:hAnsi="Times New Roman"/>
          <w:color w:val="171717"/>
          <w:sz w:val="24"/>
          <w:szCs w:val="24"/>
          <w:lang w:val="en-IN" w:eastAsia="en-IN"/>
        </w:rPr>
        <w:t xml:space="preserve"> we capture it and the time our lambda is executed, we'll have to face undefined behaviour.</w:t>
      </w:r>
    </w:p>
    <w:p w14:paraId="67A14BF5" w14:textId="77777777" w:rsidR="0084787A" w:rsidRPr="00E51DEB" w:rsidRDefault="0084787A" w:rsidP="00E51DEB">
      <w:pPr>
        <w:shd w:val="clear" w:color="auto" w:fill="FFFFFF"/>
        <w:spacing w:before="100" w:beforeAutospacing="1" w:after="100" w:afterAutospacing="1" w:line="240" w:lineRule="auto"/>
        <w:jc w:val="both"/>
        <w:outlineLvl w:val="2"/>
        <w:rPr>
          <w:rFonts w:ascii="Times New Roman" w:eastAsia="Times New Roman" w:hAnsi="Times New Roman"/>
          <w:b/>
          <w:bCs/>
          <w:color w:val="171717"/>
          <w:sz w:val="24"/>
          <w:szCs w:val="24"/>
          <w:lang w:val="en-IN" w:eastAsia="en-IN"/>
        </w:rPr>
      </w:pPr>
      <w:bookmarkStart w:id="13" w:name="the-list-of-parameters"/>
      <w:bookmarkEnd w:id="13"/>
      <w:r w:rsidRPr="00E51DEB">
        <w:rPr>
          <w:rFonts w:ascii="Times New Roman" w:eastAsia="Times New Roman" w:hAnsi="Times New Roman"/>
          <w:b/>
          <w:bCs/>
          <w:color w:val="171717"/>
          <w:sz w:val="24"/>
          <w:szCs w:val="24"/>
          <w:lang w:val="en-IN" w:eastAsia="en-IN"/>
        </w:rPr>
        <w:t>The list of parameters</w:t>
      </w:r>
    </w:p>
    <w:p w14:paraId="31EBEF04"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The list of parameters, as usual, come in between parentheses (()). Some remarks:</w:t>
      </w:r>
    </w:p>
    <w:p w14:paraId="433D2D57" w14:textId="77777777" w:rsidR="0084787A" w:rsidRPr="00E51DEB" w:rsidRDefault="0084787A" w:rsidP="00E51DEB">
      <w:pPr>
        <w:numPr>
          <w:ilvl w:val="0"/>
          <w:numId w:val="15"/>
        </w:numPr>
        <w:shd w:val="clear" w:color="auto" w:fill="FFFFFF"/>
        <w:spacing w:after="0"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In C++11 you cannot use auto as a type-specifier. But since C++14, you may.</w:t>
      </w:r>
    </w:p>
    <w:p w14:paraId="1D0147FC" w14:textId="77777777" w:rsidR="0084787A" w:rsidRPr="00E51DEB" w:rsidRDefault="0084787A" w:rsidP="00E51DEB">
      <w:pPr>
        <w:numPr>
          <w:ilvl w:val="0"/>
          <w:numId w:val="15"/>
        </w:numPr>
        <w:shd w:val="clear" w:color="auto" w:fill="FFFFFF"/>
        <w:spacing w:after="0"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If there are no parameters passed to a lambda, the empty list can be omitted. Meaning that </w:t>
      </w:r>
      <w:proofErr w:type="gramStart"/>
      <w:r w:rsidRPr="00E51DEB">
        <w:rPr>
          <w:rFonts w:ascii="Times New Roman" w:eastAsia="Times New Roman" w:hAnsi="Times New Roman"/>
          <w:color w:val="171717"/>
          <w:sz w:val="24"/>
          <w:szCs w:val="24"/>
          <w:lang w:val="en-IN" w:eastAsia="en-IN"/>
        </w:rPr>
        <w:t>[]{</w:t>
      </w:r>
      <w:proofErr w:type="gramEnd"/>
      <w:r w:rsidRPr="00E51DEB">
        <w:rPr>
          <w:rFonts w:ascii="Times New Roman" w:eastAsia="Times New Roman" w:hAnsi="Times New Roman"/>
          <w:color w:val="171717"/>
          <w:sz w:val="24"/>
          <w:szCs w:val="24"/>
          <w:lang w:val="en-IN" w:eastAsia="en-IN"/>
        </w:rPr>
        <w:t>} is a valid lambda expression. Though for readability reasons, it's better not to remove the empty parenthesis.</w:t>
      </w:r>
    </w:p>
    <w:p w14:paraId="55335F2B" w14:textId="77777777" w:rsidR="0084787A" w:rsidRPr="00E51DEB" w:rsidRDefault="0084787A" w:rsidP="00E51DEB">
      <w:pPr>
        <w:shd w:val="clear" w:color="auto" w:fill="FFFFFF"/>
        <w:spacing w:before="100" w:beforeAutospacing="1" w:after="100" w:afterAutospacing="1" w:line="240" w:lineRule="auto"/>
        <w:jc w:val="both"/>
        <w:outlineLvl w:val="2"/>
        <w:rPr>
          <w:rFonts w:ascii="Times New Roman" w:eastAsia="Times New Roman" w:hAnsi="Times New Roman"/>
          <w:b/>
          <w:bCs/>
          <w:color w:val="171717"/>
          <w:sz w:val="24"/>
          <w:szCs w:val="24"/>
          <w:lang w:val="en-IN" w:eastAsia="en-IN"/>
        </w:rPr>
      </w:pPr>
      <w:bookmarkStart w:id="14" w:name="the-return-type"/>
      <w:bookmarkEnd w:id="14"/>
      <w:r w:rsidRPr="00E51DEB">
        <w:rPr>
          <w:rFonts w:ascii="Times New Roman" w:eastAsia="Times New Roman" w:hAnsi="Times New Roman"/>
          <w:b/>
          <w:bCs/>
          <w:color w:val="171717"/>
          <w:sz w:val="24"/>
          <w:szCs w:val="24"/>
          <w:lang w:val="en-IN" w:eastAsia="en-IN"/>
        </w:rPr>
        <w:t>The return type</w:t>
      </w:r>
    </w:p>
    <w:p w14:paraId="2ED6DF8C"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i/>
          <w:color w:val="171717"/>
          <w:sz w:val="24"/>
          <w:szCs w:val="24"/>
          <w:lang w:val="en-IN" w:eastAsia="en-IN"/>
        </w:rPr>
      </w:pPr>
      <w:r w:rsidRPr="00E51DEB">
        <w:rPr>
          <w:rFonts w:ascii="Times New Roman" w:eastAsia="Times New Roman" w:hAnsi="Times New Roman"/>
          <w:i/>
          <w:color w:val="171717"/>
          <w:sz w:val="24"/>
          <w:szCs w:val="24"/>
          <w:lang w:val="en-IN" w:eastAsia="en-IN"/>
        </w:rPr>
        <w:t>Hmmm... There was no return type in our example so what does this section do here? And why after the list of parameters?</w:t>
      </w:r>
    </w:p>
    <w:p w14:paraId="044AB90F"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i/>
          <w:color w:val="171717"/>
          <w:sz w:val="24"/>
          <w:szCs w:val="24"/>
          <w:lang w:val="en-IN" w:eastAsia="en-IN"/>
        </w:rPr>
      </w:pPr>
      <w:r w:rsidRPr="00E51DEB">
        <w:rPr>
          <w:rFonts w:ascii="Times New Roman" w:eastAsia="Times New Roman" w:hAnsi="Times New Roman"/>
          <w:i/>
          <w:color w:val="171717"/>
          <w:sz w:val="24"/>
          <w:szCs w:val="24"/>
          <w:lang w:val="en-IN" w:eastAsia="en-IN"/>
        </w:rPr>
        <w:t>The return type of lambda expressions can be and most often is omitted when</w:t>
      </w:r>
    </w:p>
    <w:p w14:paraId="41AA1498" w14:textId="77777777" w:rsidR="0084787A" w:rsidRPr="00E51DEB" w:rsidRDefault="0084787A" w:rsidP="00E51DEB">
      <w:pPr>
        <w:numPr>
          <w:ilvl w:val="0"/>
          <w:numId w:val="16"/>
        </w:numPr>
        <w:shd w:val="clear" w:color="auto" w:fill="FFFFFF"/>
        <w:spacing w:after="0" w:line="240" w:lineRule="auto"/>
        <w:jc w:val="both"/>
        <w:rPr>
          <w:rFonts w:ascii="Times New Roman" w:eastAsia="Times New Roman" w:hAnsi="Times New Roman"/>
          <w:i/>
          <w:color w:val="171717"/>
          <w:sz w:val="24"/>
          <w:szCs w:val="24"/>
          <w:lang w:val="en-IN" w:eastAsia="en-IN"/>
        </w:rPr>
      </w:pPr>
      <w:r w:rsidRPr="00E51DEB">
        <w:rPr>
          <w:rFonts w:ascii="Times New Roman" w:eastAsia="Times New Roman" w:hAnsi="Times New Roman"/>
          <w:i/>
          <w:color w:val="171717"/>
          <w:sz w:val="24"/>
          <w:szCs w:val="24"/>
          <w:lang w:val="en-IN" w:eastAsia="en-IN"/>
        </w:rPr>
        <w:t>it is void</w:t>
      </w:r>
    </w:p>
    <w:p w14:paraId="34E4E223" w14:textId="77777777" w:rsidR="0084787A" w:rsidRPr="00E51DEB" w:rsidRDefault="0084787A" w:rsidP="00E51DEB">
      <w:pPr>
        <w:numPr>
          <w:ilvl w:val="0"/>
          <w:numId w:val="16"/>
        </w:numPr>
        <w:shd w:val="clear" w:color="auto" w:fill="FFFFFF"/>
        <w:spacing w:after="0"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or if it deducible (so if you could use auto)</w:t>
      </w:r>
    </w:p>
    <w:p w14:paraId="4BC4272A"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As such, in practice most of the time the return type is omitted. In fact, in production code, I have never seen lambdas with an explicit return type.</w:t>
      </w:r>
    </w:p>
    <w:p w14:paraId="3F1F56EA"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If you do have to or want to declare them, you must use the [trailing return type syntax] meaning that you will declare the type between the parameter list and the body, putting the type after an arrow like this:</w:t>
      </w:r>
    </w:p>
    <w:p w14:paraId="305634FD"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roofErr w:type="gramStart"/>
      <w:r w:rsidRPr="00E51DEB">
        <w:rPr>
          <w:rFonts w:ascii="Times New Roman" w:eastAsia="Times New Roman" w:hAnsi="Times New Roman"/>
          <w:sz w:val="24"/>
          <w:szCs w:val="24"/>
          <w:lang w:val="en-IN" w:eastAsia="en-IN"/>
        </w:rPr>
        <w:t>[](</w:t>
      </w:r>
      <w:proofErr w:type="gramEnd"/>
      <w:r w:rsidRPr="00E51DEB">
        <w:rPr>
          <w:rFonts w:ascii="Times New Roman" w:eastAsia="Times New Roman" w:hAnsi="Times New Roman"/>
          <w:sz w:val="24"/>
          <w:szCs w:val="24"/>
          <w:lang w:val="en-IN" w:eastAsia="en-IN"/>
        </w:rPr>
        <w:t>int value) -&gt; bool {</w:t>
      </w:r>
    </w:p>
    <w:p w14:paraId="763B898D"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return 0 &lt; value &amp;&amp; value &lt; 10;</w:t>
      </w:r>
    </w:p>
    <w:p w14:paraId="6518D68A"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
    <w:p w14:paraId="04EB50C4" w14:textId="77777777" w:rsidR="0084787A" w:rsidRPr="00E51DEB" w:rsidRDefault="0084787A" w:rsidP="00E51DEB">
      <w:pPr>
        <w:shd w:val="clear" w:color="auto" w:fill="FFFFFF"/>
        <w:spacing w:before="100" w:beforeAutospacing="1" w:after="100" w:afterAutospacing="1" w:line="240" w:lineRule="auto"/>
        <w:jc w:val="both"/>
        <w:outlineLvl w:val="2"/>
        <w:rPr>
          <w:rFonts w:ascii="Times New Roman" w:eastAsia="Times New Roman" w:hAnsi="Times New Roman"/>
          <w:b/>
          <w:bCs/>
          <w:color w:val="171717"/>
          <w:sz w:val="24"/>
          <w:szCs w:val="24"/>
          <w:lang w:val="en-IN" w:eastAsia="en-IN"/>
        </w:rPr>
      </w:pPr>
      <w:bookmarkStart w:id="15" w:name="the-body"/>
      <w:bookmarkEnd w:id="15"/>
      <w:r w:rsidRPr="00E51DEB">
        <w:rPr>
          <w:rFonts w:ascii="Times New Roman" w:eastAsia="Times New Roman" w:hAnsi="Times New Roman"/>
          <w:b/>
          <w:bCs/>
          <w:color w:val="171717"/>
          <w:sz w:val="24"/>
          <w:szCs w:val="24"/>
          <w:lang w:val="en-IN" w:eastAsia="en-IN"/>
        </w:rPr>
        <w:lastRenderedPageBreak/>
        <w:t>The body</w:t>
      </w:r>
    </w:p>
    <w:p w14:paraId="52862081"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It's just a normal body. As a best practice, it should be a quite lean one. If you need something longer, heavier, maybe a lambda is not the way you go.</w:t>
      </w:r>
    </w:p>
    <w:p w14:paraId="7E99E2A1"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As a reminder let's mention that you can work with the following variables:</w:t>
      </w:r>
    </w:p>
    <w:p w14:paraId="70983EA9" w14:textId="77777777" w:rsidR="0084787A" w:rsidRPr="00E51DEB" w:rsidRDefault="0084787A" w:rsidP="00E51DEB">
      <w:pPr>
        <w:numPr>
          <w:ilvl w:val="0"/>
          <w:numId w:val="17"/>
        </w:numPr>
        <w:shd w:val="clear" w:color="auto" w:fill="FFFFFF"/>
        <w:spacing w:after="0"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local variables declared in the body</w:t>
      </w:r>
    </w:p>
    <w:p w14:paraId="1BA8C31F" w14:textId="77777777" w:rsidR="0084787A" w:rsidRPr="00E51DEB" w:rsidRDefault="0084787A" w:rsidP="00E51DEB">
      <w:pPr>
        <w:numPr>
          <w:ilvl w:val="0"/>
          <w:numId w:val="17"/>
        </w:numPr>
        <w:shd w:val="clear" w:color="auto" w:fill="FFFFFF"/>
        <w:spacing w:after="0"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parameters passed into the lambda</w:t>
      </w:r>
    </w:p>
    <w:p w14:paraId="34523B21" w14:textId="77777777" w:rsidR="0084787A" w:rsidRPr="00E51DEB" w:rsidRDefault="0084787A" w:rsidP="00E51DEB">
      <w:pPr>
        <w:numPr>
          <w:ilvl w:val="0"/>
          <w:numId w:val="17"/>
        </w:numPr>
        <w:shd w:val="clear" w:color="auto" w:fill="FFFFFF"/>
        <w:spacing w:after="0"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non-static local variable captured within the square brackets called a </w:t>
      </w:r>
      <w:r w:rsidRPr="00E51DEB">
        <w:rPr>
          <w:rFonts w:ascii="Times New Roman" w:eastAsia="Times New Roman" w:hAnsi="Times New Roman"/>
          <w:i/>
          <w:iCs/>
          <w:color w:val="171717"/>
          <w:sz w:val="24"/>
          <w:szCs w:val="24"/>
          <w:lang w:val="en-IN" w:eastAsia="en-IN"/>
        </w:rPr>
        <w:t>"capture"</w:t>
      </w:r>
    </w:p>
    <w:p w14:paraId="51B323AC"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 xml:space="preserve">Again, just to emphasize, if you go with the option of capturing </w:t>
      </w:r>
      <w:proofErr w:type="gramStart"/>
      <w:r w:rsidRPr="00E51DEB">
        <w:rPr>
          <w:rFonts w:ascii="Times New Roman" w:eastAsia="Times New Roman" w:hAnsi="Times New Roman"/>
          <w:color w:val="171717"/>
          <w:sz w:val="24"/>
          <w:szCs w:val="24"/>
          <w:lang w:val="en-IN" w:eastAsia="en-IN"/>
        </w:rPr>
        <w:t>references</w:t>
      </w:r>
      <w:proofErr w:type="gramEnd"/>
      <w:r w:rsidRPr="00E51DEB">
        <w:rPr>
          <w:rFonts w:ascii="Times New Roman" w:eastAsia="Times New Roman" w:hAnsi="Times New Roman"/>
          <w:color w:val="171717"/>
          <w:sz w:val="24"/>
          <w:szCs w:val="24"/>
          <w:lang w:val="en-IN" w:eastAsia="en-IN"/>
        </w:rPr>
        <w:t xml:space="preserve"> you must be sure that the referenced variable will be still alive when the lambda would be executed.</w:t>
      </w:r>
    </w:p>
    <w:p w14:paraId="606C70A6" w14:textId="77777777" w:rsidR="0084787A" w:rsidRPr="00E51DEB" w:rsidRDefault="0084787A" w:rsidP="00E51DEB">
      <w:pPr>
        <w:shd w:val="clear" w:color="auto" w:fill="FFFFFF"/>
        <w:spacing w:before="100" w:beforeAutospacing="1" w:after="100" w:afterAutospacing="1" w:line="240" w:lineRule="auto"/>
        <w:jc w:val="both"/>
        <w:outlineLvl w:val="1"/>
        <w:rPr>
          <w:rFonts w:ascii="Times New Roman" w:eastAsia="Times New Roman" w:hAnsi="Times New Roman"/>
          <w:b/>
          <w:bCs/>
          <w:color w:val="171717"/>
          <w:sz w:val="24"/>
          <w:szCs w:val="24"/>
          <w:lang w:val="en-IN" w:eastAsia="en-IN"/>
        </w:rPr>
      </w:pPr>
      <w:bookmarkStart w:id="16" w:name="advantages"/>
      <w:bookmarkEnd w:id="16"/>
      <w:r w:rsidRPr="00E51DEB">
        <w:rPr>
          <w:rFonts w:ascii="Times New Roman" w:eastAsia="Times New Roman" w:hAnsi="Times New Roman"/>
          <w:b/>
          <w:bCs/>
          <w:color w:val="171717"/>
          <w:sz w:val="24"/>
          <w:szCs w:val="24"/>
          <w:lang w:val="en-IN" w:eastAsia="en-IN"/>
        </w:rPr>
        <w:t>Advantages</w:t>
      </w:r>
    </w:p>
    <w:p w14:paraId="3B2A711D"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I already mentioned some of the advantages of using lambdas:</w:t>
      </w:r>
    </w:p>
    <w:p w14:paraId="66423315" w14:textId="77777777" w:rsidR="0084787A" w:rsidRPr="00E51DEB" w:rsidRDefault="0084787A" w:rsidP="00E51DEB">
      <w:pPr>
        <w:numPr>
          <w:ilvl w:val="0"/>
          <w:numId w:val="18"/>
        </w:numPr>
        <w:shd w:val="clear" w:color="auto" w:fill="FFFFFF"/>
        <w:spacing w:after="0"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no need for writing a full class</w:t>
      </w:r>
    </w:p>
    <w:p w14:paraId="14AEACC2" w14:textId="77777777" w:rsidR="0084787A" w:rsidRPr="00E51DEB" w:rsidRDefault="0084787A" w:rsidP="00E51DEB">
      <w:pPr>
        <w:numPr>
          <w:ilvl w:val="0"/>
          <w:numId w:val="18"/>
        </w:numPr>
        <w:shd w:val="clear" w:color="auto" w:fill="FFFFFF"/>
        <w:spacing w:after="0"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no need to find an appropriate name for the class</w:t>
      </w:r>
    </w:p>
    <w:p w14:paraId="0C26592F" w14:textId="77777777" w:rsidR="0084787A" w:rsidRPr="00E51DEB" w:rsidRDefault="0084787A" w:rsidP="00E51DEB">
      <w:pPr>
        <w:numPr>
          <w:ilvl w:val="0"/>
          <w:numId w:val="18"/>
        </w:numPr>
        <w:shd w:val="clear" w:color="auto" w:fill="FFFFFF"/>
        <w:spacing w:after="0"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no need to find a good place for the class</w:t>
      </w:r>
    </w:p>
    <w:p w14:paraId="36381739" w14:textId="77777777" w:rsidR="0084787A" w:rsidRPr="00E51DEB" w:rsidRDefault="0084787A" w:rsidP="00E51DEB">
      <w:pPr>
        <w:numPr>
          <w:ilvl w:val="0"/>
          <w:numId w:val="18"/>
        </w:numPr>
        <w:shd w:val="clear" w:color="auto" w:fill="FFFFFF"/>
        <w:spacing w:after="0"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enhanced readability for simple use-cases.</w:t>
      </w:r>
    </w:p>
    <w:p w14:paraId="20DFB38F"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And there is one more to mention. </w:t>
      </w:r>
      <w:hyperlink r:id="rId19" w:tgtFrame="_blank" w:history="1">
        <w:r w:rsidRPr="00E51DEB">
          <w:rPr>
            <w:rFonts w:ascii="Times New Roman" w:eastAsia="Times New Roman" w:hAnsi="Times New Roman"/>
            <w:color w:val="0000FF"/>
            <w:sz w:val="24"/>
            <w:szCs w:val="24"/>
            <w:u w:val="single"/>
            <w:lang w:val="en-IN" w:eastAsia="en-IN"/>
          </w:rPr>
          <w:t>Here</w:t>
        </w:r>
      </w:hyperlink>
      <w:r w:rsidRPr="00E51DEB">
        <w:rPr>
          <w:rFonts w:ascii="Times New Roman" w:eastAsia="Times New Roman" w:hAnsi="Times New Roman"/>
          <w:color w:val="171717"/>
          <w:sz w:val="24"/>
          <w:szCs w:val="24"/>
          <w:lang w:val="en-IN" w:eastAsia="en-IN"/>
        </w:rPr>
        <w:t> you can check how much code will be generated for a functor. Default constructors, move constructor, copy constructor, destructor and nothing for a lambda apart from the operator overload. Oh, and there is one more. The compiler will not find out if you forgot to declare </w:t>
      </w:r>
      <w:proofErr w:type="gramStart"/>
      <w:r w:rsidRPr="00E51DEB">
        <w:rPr>
          <w:rFonts w:ascii="Times New Roman" w:eastAsia="Times New Roman" w:hAnsi="Times New Roman"/>
          <w:color w:val="171717"/>
          <w:sz w:val="24"/>
          <w:szCs w:val="24"/>
          <w:lang w:val="en-IN" w:eastAsia="en-IN"/>
        </w:rPr>
        <w:t>operator(</w:t>
      </w:r>
      <w:proofErr w:type="gramEnd"/>
      <w:r w:rsidRPr="00E51DEB">
        <w:rPr>
          <w:rFonts w:ascii="Times New Roman" w:eastAsia="Times New Roman" w:hAnsi="Times New Roman"/>
          <w:color w:val="171717"/>
          <w:sz w:val="24"/>
          <w:szCs w:val="24"/>
          <w:lang w:val="en-IN" w:eastAsia="en-IN"/>
        </w:rPr>
        <w:t>) overload as const. No problem for a lambda.</w:t>
      </w:r>
    </w:p>
    <w:p w14:paraId="40F84439" w14:textId="77777777" w:rsidR="0084787A" w:rsidRPr="00E51DEB" w:rsidRDefault="0084787A" w:rsidP="00E51DEB">
      <w:pPr>
        <w:shd w:val="clear" w:color="auto" w:fill="FFFFFF"/>
        <w:spacing w:before="100" w:beforeAutospacing="1" w:after="100" w:afterAutospacing="1" w:line="240" w:lineRule="auto"/>
        <w:jc w:val="both"/>
        <w:outlineLvl w:val="1"/>
        <w:rPr>
          <w:rFonts w:ascii="Times New Roman" w:eastAsia="Times New Roman" w:hAnsi="Times New Roman"/>
          <w:b/>
          <w:bCs/>
          <w:color w:val="171717"/>
          <w:sz w:val="24"/>
          <w:szCs w:val="24"/>
          <w:lang w:val="en-IN" w:eastAsia="en-IN"/>
        </w:rPr>
      </w:pPr>
      <w:bookmarkStart w:id="17" w:name="some-examples"/>
      <w:bookmarkEnd w:id="17"/>
      <w:r w:rsidRPr="00E51DEB">
        <w:rPr>
          <w:rFonts w:ascii="Times New Roman" w:eastAsia="Times New Roman" w:hAnsi="Times New Roman"/>
          <w:b/>
          <w:bCs/>
          <w:color w:val="171717"/>
          <w:sz w:val="24"/>
          <w:szCs w:val="24"/>
          <w:lang w:val="en-IN" w:eastAsia="en-IN"/>
        </w:rPr>
        <w:t>Some examples</w:t>
      </w:r>
    </w:p>
    <w:p w14:paraId="0F5E1F4B"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Now that we understand the syntax of C++ lambda expressions, let see a couple of examples for their usage. I'll stick with the C++11 syntax, meaning that I won't use the auto keyword in the parameter list, and in the STL algorithms, I won't use </w:t>
      </w:r>
      <w:hyperlink r:id="rId20" w:tgtFrame="_blank" w:history="1">
        <w:r w:rsidRPr="00E51DEB">
          <w:rPr>
            <w:rFonts w:ascii="Times New Roman" w:eastAsia="Times New Roman" w:hAnsi="Times New Roman"/>
            <w:color w:val="0000FF"/>
            <w:sz w:val="24"/>
            <w:szCs w:val="24"/>
            <w:u w:val="single"/>
            <w:lang w:val="en-IN" w:eastAsia="en-IN"/>
          </w:rPr>
          <w:t>ranges</w:t>
        </w:r>
      </w:hyperlink>
      <w:r w:rsidRPr="00E51DEB">
        <w:rPr>
          <w:rFonts w:ascii="Times New Roman" w:eastAsia="Times New Roman" w:hAnsi="Times New Roman"/>
          <w:color w:val="171717"/>
          <w:sz w:val="24"/>
          <w:szCs w:val="24"/>
          <w:lang w:val="en-IN" w:eastAsia="en-IN"/>
        </w:rPr>
        <w:t>.</w:t>
      </w:r>
    </w:p>
    <w:p w14:paraId="28E338E5" w14:textId="77777777" w:rsidR="0084787A" w:rsidRPr="00E51DEB" w:rsidRDefault="0084787A" w:rsidP="00E51DEB">
      <w:pPr>
        <w:shd w:val="clear" w:color="auto" w:fill="FFFFFF"/>
        <w:spacing w:before="100" w:beforeAutospacing="1" w:after="100" w:afterAutospacing="1" w:line="240" w:lineRule="auto"/>
        <w:jc w:val="both"/>
        <w:outlineLvl w:val="2"/>
        <w:rPr>
          <w:rFonts w:ascii="Times New Roman" w:eastAsia="Times New Roman" w:hAnsi="Times New Roman"/>
          <w:b/>
          <w:bCs/>
          <w:color w:val="171717"/>
          <w:sz w:val="24"/>
          <w:szCs w:val="24"/>
          <w:lang w:val="en-IN" w:eastAsia="en-IN"/>
        </w:rPr>
      </w:pPr>
      <w:bookmarkStart w:id="18" w:name="do-the-same-thing-on-all-elements-of-a-l"/>
      <w:bookmarkEnd w:id="18"/>
      <w:r w:rsidRPr="00E51DEB">
        <w:rPr>
          <w:rFonts w:ascii="Times New Roman" w:eastAsia="Times New Roman" w:hAnsi="Times New Roman"/>
          <w:b/>
          <w:bCs/>
          <w:color w:val="171717"/>
          <w:sz w:val="24"/>
          <w:szCs w:val="24"/>
          <w:lang w:val="en-IN" w:eastAsia="en-IN"/>
        </w:rPr>
        <w:t>Do the same thing on all elements of a list</w:t>
      </w:r>
    </w:p>
    <w:p w14:paraId="300A68F5"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 xml:space="preserve">Let's say we have a list of Widgets and you want to call </w:t>
      </w:r>
      <w:proofErr w:type="gramStart"/>
      <w:r w:rsidRPr="00E51DEB">
        <w:rPr>
          <w:rFonts w:ascii="Times New Roman" w:eastAsia="Times New Roman" w:hAnsi="Times New Roman"/>
          <w:color w:val="171717"/>
          <w:sz w:val="24"/>
          <w:szCs w:val="24"/>
          <w:lang w:val="en-IN" w:eastAsia="en-IN"/>
        </w:rPr>
        <w:t>their</w:t>
      </w:r>
      <w:proofErr w:type="gramEnd"/>
      <w:r w:rsidRPr="00E51DEB">
        <w:rPr>
          <w:rFonts w:ascii="Times New Roman" w:eastAsia="Times New Roman" w:hAnsi="Times New Roman"/>
          <w:color w:val="171717"/>
          <w:sz w:val="24"/>
          <w:szCs w:val="24"/>
          <w:lang w:val="en-IN" w:eastAsia="en-IN"/>
        </w:rPr>
        <w:t> </w:t>
      </w:r>
      <w:proofErr w:type="gramStart"/>
      <w:r w:rsidRPr="00E51DEB">
        <w:rPr>
          <w:rFonts w:ascii="Times New Roman" w:eastAsia="Times New Roman" w:hAnsi="Times New Roman"/>
          <w:color w:val="171717"/>
          <w:sz w:val="24"/>
          <w:szCs w:val="24"/>
          <w:lang w:val="en-IN" w:eastAsia="en-IN"/>
        </w:rPr>
        <w:t>resize(</w:t>
      </w:r>
      <w:proofErr w:type="gramEnd"/>
      <w:r w:rsidRPr="00E51DEB">
        <w:rPr>
          <w:rFonts w:ascii="Times New Roman" w:eastAsia="Times New Roman" w:hAnsi="Times New Roman"/>
          <w:color w:val="171717"/>
          <w:sz w:val="24"/>
          <w:szCs w:val="24"/>
          <w:lang w:val="en-IN" w:eastAsia="en-IN"/>
        </w:rPr>
        <w:t>) method.</w:t>
      </w:r>
    </w:p>
    <w:p w14:paraId="1A694896"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Non-lambda way:</w:t>
      </w:r>
    </w:p>
    <w:p w14:paraId="54126434"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auto widgets = </w:t>
      </w:r>
      <w:proofErr w:type="gramStart"/>
      <w:r w:rsidRPr="00E51DEB">
        <w:rPr>
          <w:rFonts w:ascii="Times New Roman" w:eastAsia="Times New Roman" w:hAnsi="Times New Roman"/>
          <w:sz w:val="24"/>
          <w:szCs w:val="24"/>
          <w:lang w:val="en-IN" w:eastAsia="en-IN"/>
        </w:rPr>
        <w:t>std::</w:t>
      </w:r>
      <w:proofErr w:type="gramEnd"/>
      <w:r w:rsidRPr="00E51DEB">
        <w:rPr>
          <w:rFonts w:ascii="Times New Roman" w:eastAsia="Times New Roman" w:hAnsi="Times New Roman"/>
          <w:sz w:val="24"/>
          <w:szCs w:val="24"/>
          <w:lang w:val="en-IN" w:eastAsia="en-IN"/>
        </w:rPr>
        <w:t xml:space="preserve">vector&lt;Widget&gt; </w:t>
      </w:r>
      <w:proofErr w:type="gramStart"/>
      <w:r w:rsidRPr="00E51DEB">
        <w:rPr>
          <w:rFonts w:ascii="Times New Roman" w:eastAsia="Times New Roman" w:hAnsi="Times New Roman"/>
          <w:sz w:val="24"/>
          <w:szCs w:val="24"/>
          <w:lang w:val="en-IN" w:eastAsia="en-IN"/>
        </w:rPr>
        <w:t>{ …</w:t>
      </w:r>
      <w:proofErr w:type="gramEnd"/>
      <w:r w:rsidRPr="00E51DEB">
        <w:rPr>
          <w:rFonts w:ascii="Times New Roman" w:eastAsia="Times New Roman" w:hAnsi="Times New Roman"/>
          <w:sz w:val="24"/>
          <w:szCs w:val="24"/>
          <w:lang w:val="en-IN" w:eastAsia="en-IN"/>
        </w:rPr>
        <w:t xml:space="preserve"> }; // a bunch of widgets</w:t>
      </w:r>
    </w:p>
    <w:p w14:paraId="609B0431"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for (auto&amp; </w:t>
      </w:r>
      <w:proofErr w:type="gramStart"/>
      <w:r w:rsidRPr="00E51DEB">
        <w:rPr>
          <w:rFonts w:ascii="Times New Roman" w:eastAsia="Times New Roman" w:hAnsi="Times New Roman"/>
          <w:sz w:val="24"/>
          <w:szCs w:val="24"/>
          <w:lang w:val="en-IN" w:eastAsia="en-IN"/>
        </w:rPr>
        <w:t>widget :</w:t>
      </w:r>
      <w:proofErr w:type="gramEnd"/>
      <w:r w:rsidRPr="00E51DEB">
        <w:rPr>
          <w:rFonts w:ascii="Times New Roman" w:eastAsia="Times New Roman" w:hAnsi="Times New Roman"/>
          <w:sz w:val="24"/>
          <w:szCs w:val="24"/>
          <w:lang w:val="en-IN" w:eastAsia="en-IN"/>
        </w:rPr>
        <w:t xml:space="preserve"> widgets) {</w:t>
      </w:r>
    </w:p>
    <w:p w14:paraId="35FCBBD2"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w:t>
      </w:r>
      <w:proofErr w:type="spellStart"/>
      <w:proofErr w:type="gramStart"/>
      <w:r w:rsidRPr="00E51DEB">
        <w:rPr>
          <w:rFonts w:ascii="Times New Roman" w:eastAsia="Times New Roman" w:hAnsi="Times New Roman"/>
          <w:sz w:val="24"/>
          <w:szCs w:val="24"/>
          <w:lang w:val="en-IN" w:eastAsia="en-IN"/>
        </w:rPr>
        <w:t>widgets.resize</w:t>
      </w:r>
      <w:proofErr w:type="spellEnd"/>
      <w:proofErr w:type="gramEnd"/>
      <w:r w:rsidRPr="00E51DEB">
        <w:rPr>
          <w:rFonts w:ascii="Times New Roman" w:eastAsia="Times New Roman" w:hAnsi="Times New Roman"/>
          <w:sz w:val="24"/>
          <w:szCs w:val="24"/>
          <w:lang w:val="en-IN" w:eastAsia="en-IN"/>
        </w:rPr>
        <w:t>();</w:t>
      </w:r>
    </w:p>
    <w:p w14:paraId="3BBE2FF8"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
    <w:p w14:paraId="0A431E48"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Lambda way:</w:t>
      </w:r>
    </w:p>
    <w:p w14:paraId="4BED53D2"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#include &lt;algorithm&gt;</w:t>
      </w:r>
    </w:p>
    <w:p w14:paraId="6AB58ACF"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w:t>
      </w:r>
    </w:p>
    <w:p w14:paraId="519B1A23"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
    <w:p w14:paraId="4646A2FB"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lastRenderedPageBreak/>
        <w:t xml:space="preserve">auto widgets = </w:t>
      </w:r>
      <w:proofErr w:type="gramStart"/>
      <w:r w:rsidRPr="00E51DEB">
        <w:rPr>
          <w:rFonts w:ascii="Times New Roman" w:eastAsia="Times New Roman" w:hAnsi="Times New Roman"/>
          <w:sz w:val="24"/>
          <w:szCs w:val="24"/>
          <w:lang w:val="en-IN" w:eastAsia="en-IN"/>
        </w:rPr>
        <w:t>std::</w:t>
      </w:r>
      <w:proofErr w:type="gramEnd"/>
      <w:r w:rsidRPr="00E51DEB">
        <w:rPr>
          <w:rFonts w:ascii="Times New Roman" w:eastAsia="Times New Roman" w:hAnsi="Times New Roman"/>
          <w:sz w:val="24"/>
          <w:szCs w:val="24"/>
          <w:lang w:val="en-IN" w:eastAsia="en-IN"/>
        </w:rPr>
        <w:t xml:space="preserve">vector&lt;Widget&gt; </w:t>
      </w:r>
      <w:proofErr w:type="gramStart"/>
      <w:r w:rsidRPr="00E51DEB">
        <w:rPr>
          <w:rFonts w:ascii="Times New Roman" w:eastAsia="Times New Roman" w:hAnsi="Times New Roman"/>
          <w:sz w:val="24"/>
          <w:szCs w:val="24"/>
          <w:lang w:val="en-IN" w:eastAsia="en-IN"/>
        </w:rPr>
        <w:t>{ …</w:t>
      </w:r>
      <w:proofErr w:type="gramEnd"/>
      <w:r w:rsidRPr="00E51DEB">
        <w:rPr>
          <w:rFonts w:ascii="Times New Roman" w:eastAsia="Times New Roman" w:hAnsi="Times New Roman"/>
          <w:sz w:val="24"/>
          <w:szCs w:val="24"/>
          <w:lang w:val="en-IN" w:eastAsia="en-IN"/>
        </w:rPr>
        <w:t xml:space="preserve"> }; // a bunch of widgets</w:t>
      </w:r>
    </w:p>
    <w:p w14:paraId="1EE7511A"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
    <w:p w14:paraId="2B1F04B9"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roofErr w:type="gramStart"/>
      <w:r w:rsidRPr="00E51DEB">
        <w:rPr>
          <w:rFonts w:ascii="Times New Roman" w:eastAsia="Times New Roman" w:hAnsi="Times New Roman"/>
          <w:sz w:val="24"/>
          <w:szCs w:val="24"/>
          <w:lang w:val="en-IN" w:eastAsia="en-IN"/>
        </w:rPr>
        <w:t>std::</w:t>
      </w:r>
      <w:proofErr w:type="spellStart"/>
      <w:proofErr w:type="gramEnd"/>
      <w:r w:rsidRPr="00E51DEB">
        <w:rPr>
          <w:rFonts w:ascii="Times New Roman" w:eastAsia="Times New Roman" w:hAnsi="Times New Roman"/>
          <w:sz w:val="24"/>
          <w:szCs w:val="24"/>
          <w:lang w:val="en-IN" w:eastAsia="en-IN"/>
        </w:rPr>
        <w:t>for_</w:t>
      </w:r>
      <w:proofErr w:type="gramStart"/>
      <w:r w:rsidRPr="00E51DEB">
        <w:rPr>
          <w:rFonts w:ascii="Times New Roman" w:eastAsia="Times New Roman" w:hAnsi="Times New Roman"/>
          <w:sz w:val="24"/>
          <w:szCs w:val="24"/>
          <w:lang w:val="en-IN" w:eastAsia="en-IN"/>
        </w:rPr>
        <w:t>each</w:t>
      </w:r>
      <w:proofErr w:type="spellEnd"/>
      <w:r w:rsidRPr="00E51DEB">
        <w:rPr>
          <w:rFonts w:ascii="Times New Roman" w:eastAsia="Times New Roman" w:hAnsi="Times New Roman"/>
          <w:sz w:val="24"/>
          <w:szCs w:val="24"/>
          <w:lang w:val="en-IN" w:eastAsia="en-IN"/>
        </w:rPr>
        <w:t>(std::</w:t>
      </w:r>
      <w:proofErr w:type="gramEnd"/>
      <w:r w:rsidRPr="00E51DEB">
        <w:rPr>
          <w:rFonts w:ascii="Times New Roman" w:eastAsia="Times New Roman" w:hAnsi="Times New Roman"/>
          <w:sz w:val="24"/>
          <w:szCs w:val="24"/>
          <w:lang w:val="en-IN" w:eastAsia="en-IN"/>
        </w:rPr>
        <w:t xml:space="preserve">begin(widgets), </w:t>
      </w:r>
      <w:proofErr w:type="gramStart"/>
      <w:r w:rsidRPr="00E51DEB">
        <w:rPr>
          <w:rFonts w:ascii="Times New Roman" w:eastAsia="Times New Roman" w:hAnsi="Times New Roman"/>
          <w:sz w:val="24"/>
          <w:szCs w:val="24"/>
          <w:lang w:val="en-IN" w:eastAsia="en-IN"/>
        </w:rPr>
        <w:t>std::</w:t>
      </w:r>
      <w:proofErr w:type="gramEnd"/>
      <w:r w:rsidRPr="00E51DEB">
        <w:rPr>
          <w:rFonts w:ascii="Times New Roman" w:eastAsia="Times New Roman" w:hAnsi="Times New Roman"/>
          <w:sz w:val="24"/>
          <w:szCs w:val="24"/>
          <w:lang w:val="en-IN" w:eastAsia="en-IN"/>
        </w:rPr>
        <w:t xml:space="preserve">end(widgets), </w:t>
      </w:r>
    </w:p>
    <w:p w14:paraId="60050279"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w:t>
      </w:r>
      <w:proofErr w:type="gramStart"/>
      <w:r w:rsidRPr="00E51DEB">
        <w:rPr>
          <w:rFonts w:ascii="Times New Roman" w:eastAsia="Times New Roman" w:hAnsi="Times New Roman"/>
          <w:sz w:val="24"/>
          <w:szCs w:val="24"/>
          <w:lang w:val="en-IN" w:eastAsia="en-IN"/>
        </w:rPr>
        <w:t>[](</w:t>
      </w:r>
      <w:proofErr w:type="gramEnd"/>
      <w:r w:rsidRPr="00E51DEB">
        <w:rPr>
          <w:rFonts w:ascii="Times New Roman" w:eastAsia="Times New Roman" w:hAnsi="Times New Roman"/>
          <w:sz w:val="24"/>
          <w:szCs w:val="24"/>
          <w:lang w:val="en-IN" w:eastAsia="en-IN"/>
        </w:rPr>
        <w:t>Widget&amp; widget) {</w:t>
      </w:r>
    </w:p>
    <w:p w14:paraId="3B3CD0EC"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w:t>
      </w:r>
      <w:proofErr w:type="spellStart"/>
      <w:proofErr w:type="gramStart"/>
      <w:r w:rsidRPr="00E51DEB">
        <w:rPr>
          <w:rFonts w:ascii="Times New Roman" w:eastAsia="Times New Roman" w:hAnsi="Times New Roman"/>
          <w:sz w:val="24"/>
          <w:szCs w:val="24"/>
          <w:lang w:val="en-IN" w:eastAsia="en-IN"/>
        </w:rPr>
        <w:t>widgets.resize</w:t>
      </w:r>
      <w:proofErr w:type="spellEnd"/>
      <w:proofErr w:type="gramEnd"/>
      <w:r w:rsidRPr="00E51DEB">
        <w:rPr>
          <w:rFonts w:ascii="Times New Roman" w:eastAsia="Times New Roman" w:hAnsi="Times New Roman"/>
          <w:sz w:val="24"/>
          <w:szCs w:val="24"/>
          <w:lang w:val="en-IN" w:eastAsia="en-IN"/>
        </w:rPr>
        <w:t>();</w:t>
      </w:r>
    </w:p>
    <w:p w14:paraId="2727B5F8"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w:t>
      </w:r>
    </w:p>
    <w:p w14:paraId="397CA277"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In this case, it's debatable if you really want to use lambdas. The syntax is a bit more clunky, but it's generic for all std containers and you define the range you want to iterate over.</w:t>
      </w:r>
    </w:p>
    <w:p w14:paraId="7D7191FC"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 xml:space="preserve">If we'd take the good old C++0x way, we can see even a readability </w:t>
      </w:r>
      <w:proofErr w:type="spellStart"/>
      <w:r w:rsidRPr="00E51DEB">
        <w:rPr>
          <w:rFonts w:ascii="Times New Roman" w:eastAsia="Times New Roman" w:hAnsi="Times New Roman"/>
          <w:color w:val="171717"/>
          <w:sz w:val="24"/>
          <w:szCs w:val="24"/>
          <w:lang w:val="en-IN" w:eastAsia="en-IN"/>
        </w:rPr>
        <w:t>advatage</w:t>
      </w:r>
      <w:proofErr w:type="spellEnd"/>
      <w:r w:rsidRPr="00E51DEB">
        <w:rPr>
          <w:rFonts w:ascii="Times New Roman" w:eastAsia="Times New Roman" w:hAnsi="Times New Roman"/>
          <w:color w:val="171717"/>
          <w:sz w:val="24"/>
          <w:szCs w:val="24"/>
          <w:lang w:val="en-IN" w:eastAsia="en-IN"/>
        </w:rPr>
        <w:t>:</w:t>
      </w:r>
    </w:p>
    <w:p w14:paraId="08FA59D3"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roofErr w:type="gramStart"/>
      <w:r w:rsidRPr="00E51DEB">
        <w:rPr>
          <w:rFonts w:ascii="Times New Roman" w:eastAsia="Times New Roman" w:hAnsi="Times New Roman"/>
          <w:sz w:val="24"/>
          <w:szCs w:val="24"/>
          <w:lang w:val="en-IN" w:eastAsia="en-IN"/>
        </w:rPr>
        <w:t>for(std::</w:t>
      </w:r>
      <w:proofErr w:type="gramEnd"/>
      <w:r w:rsidRPr="00E51DEB">
        <w:rPr>
          <w:rFonts w:ascii="Times New Roman" w:eastAsia="Times New Roman" w:hAnsi="Times New Roman"/>
          <w:sz w:val="24"/>
          <w:szCs w:val="24"/>
          <w:lang w:val="en-IN" w:eastAsia="en-IN"/>
        </w:rPr>
        <w:t>vector&lt;Widget</w:t>
      </w:r>
      <w:proofErr w:type="gramStart"/>
      <w:r w:rsidRPr="00E51DEB">
        <w:rPr>
          <w:rFonts w:ascii="Times New Roman" w:eastAsia="Times New Roman" w:hAnsi="Times New Roman"/>
          <w:sz w:val="24"/>
          <w:szCs w:val="24"/>
          <w:lang w:val="en-IN" w:eastAsia="en-IN"/>
        </w:rPr>
        <w:t>&gt;::</w:t>
      </w:r>
      <w:proofErr w:type="gramEnd"/>
      <w:r w:rsidRPr="00E51DEB">
        <w:rPr>
          <w:rFonts w:ascii="Times New Roman" w:eastAsia="Times New Roman" w:hAnsi="Times New Roman"/>
          <w:sz w:val="24"/>
          <w:szCs w:val="24"/>
          <w:lang w:val="en-IN" w:eastAsia="en-IN"/>
        </w:rPr>
        <w:t xml:space="preserve">iterator it = </w:t>
      </w:r>
      <w:proofErr w:type="spellStart"/>
      <w:proofErr w:type="gramStart"/>
      <w:r w:rsidRPr="00E51DEB">
        <w:rPr>
          <w:rFonts w:ascii="Times New Roman" w:eastAsia="Times New Roman" w:hAnsi="Times New Roman"/>
          <w:sz w:val="24"/>
          <w:szCs w:val="24"/>
          <w:lang w:val="en-IN" w:eastAsia="en-IN"/>
        </w:rPr>
        <w:t>widgets.begin</w:t>
      </w:r>
      <w:proofErr w:type="spellEnd"/>
      <w:proofErr w:type="gramEnd"/>
      <w:r w:rsidRPr="00E51DEB">
        <w:rPr>
          <w:rFonts w:ascii="Times New Roman" w:eastAsia="Times New Roman" w:hAnsi="Times New Roman"/>
          <w:sz w:val="24"/>
          <w:szCs w:val="24"/>
          <w:lang w:val="en-IN" w:eastAsia="en-IN"/>
        </w:rPr>
        <w:t xml:space="preserve">(); </w:t>
      </w:r>
      <w:proofErr w:type="gramStart"/>
      <w:r w:rsidRPr="00E51DEB">
        <w:rPr>
          <w:rFonts w:ascii="Times New Roman" w:eastAsia="Times New Roman" w:hAnsi="Times New Roman"/>
          <w:sz w:val="24"/>
          <w:szCs w:val="24"/>
          <w:lang w:val="en-IN" w:eastAsia="en-IN"/>
        </w:rPr>
        <w:t>it !</w:t>
      </w:r>
      <w:proofErr w:type="gramEnd"/>
      <w:r w:rsidRPr="00E51DEB">
        <w:rPr>
          <w:rFonts w:ascii="Times New Roman" w:eastAsia="Times New Roman" w:hAnsi="Times New Roman"/>
          <w:sz w:val="24"/>
          <w:szCs w:val="24"/>
          <w:lang w:val="en-IN" w:eastAsia="en-IN"/>
        </w:rPr>
        <w:t xml:space="preserve">= </w:t>
      </w:r>
      <w:proofErr w:type="spellStart"/>
      <w:proofErr w:type="gramStart"/>
      <w:r w:rsidRPr="00E51DEB">
        <w:rPr>
          <w:rFonts w:ascii="Times New Roman" w:eastAsia="Times New Roman" w:hAnsi="Times New Roman"/>
          <w:sz w:val="24"/>
          <w:szCs w:val="24"/>
          <w:lang w:val="en-IN" w:eastAsia="en-IN"/>
        </w:rPr>
        <w:t>widgets.end</w:t>
      </w:r>
      <w:proofErr w:type="spellEnd"/>
      <w:r w:rsidRPr="00E51DEB">
        <w:rPr>
          <w:rFonts w:ascii="Times New Roman" w:eastAsia="Times New Roman" w:hAnsi="Times New Roman"/>
          <w:sz w:val="24"/>
          <w:szCs w:val="24"/>
          <w:lang w:val="en-IN" w:eastAsia="en-IN"/>
        </w:rPr>
        <w:t>() ;</w:t>
      </w:r>
      <w:proofErr w:type="gramEnd"/>
      <w:r w:rsidRPr="00E51DEB">
        <w:rPr>
          <w:rFonts w:ascii="Times New Roman" w:eastAsia="Times New Roman" w:hAnsi="Times New Roman"/>
          <w:sz w:val="24"/>
          <w:szCs w:val="24"/>
          <w:lang w:val="en-IN" w:eastAsia="en-IN"/>
        </w:rPr>
        <w:t xml:space="preserve"> ++it)</w:t>
      </w:r>
    </w:p>
    <w:p w14:paraId="0754AF13"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
    <w:p w14:paraId="56CD20F3"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w:t>
      </w:r>
      <w:proofErr w:type="spellStart"/>
      <w:proofErr w:type="gramStart"/>
      <w:r w:rsidRPr="00E51DEB">
        <w:rPr>
          <w:rFonts w:ascii="Times New Roman" w:eastAsia="Times New Roman" w:hAnsi="Times New Roman"/>
          <w:sz w:val="24"/>
          <w:szCs w:val="24"/>
          <w:lang w:val="en-IN" w:eastAsia="en-IN"/>
        </w:rPr>
        <w:t>widgets.resize</w:t>
      </w:r>
      <w:proofErr w:type="spellEnd"/>
      <w:proofErr w:type="gramEnd"/>
      <w:r w:rsidRPr="00E51DEB">
        <w:rPr>
          <w:rFonts w:ascii="Times New Roman" w:eastAsia="Times New Roman" w:hAnsi="Times New Roman"/>
          <w:sz w:val="24"/>
          <w:szCs w:val="24"/>
          <w:lang w:val="en-IN" w:eastAsia="en-IN"/>
        </w:rPr>
        <w:t>();</w:t>
      </w:r>
    </w:p>
    <w:p w14:paraId="1675FB32"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
    <w:p w14:paraId="47327CBD"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Those iterators are just ugly to manage.</w:t>
      </w:r>
    </w:p>
    <w:p w14:paraId="76E834C0"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But with this example, we might already get the idea, that among the STL algorithms, lambdas will become handy.</w:t>
      </w:r>
    </w:p>
    <w:p w14:paraId="453C9EA3" w14:textId="77777777" w:rsidR="0084787A" w:rsidRPr="00E51DEB" w:rsidRDefault="0084787A" w:rsidP="00E51DEB">
      <w:pPr>
        <w:shd w:val="clear" w:color="auto" w:fill="FFFFFF"/>
        <w:spacing w:before="100" w:beforeAutospacing="1" w:after="100" w:afterAutospacing="1" w:line="240" w:lineRule="auto"/>
        <w:jc w:val="both"/>
        <w:outlineLvl w:val="2"/>
        <w:rPr>
          <w:rFonts w:ascii="Times New Roman" w:eastAsia="Times New Roman" w:hAnsi="Times New Roman"/>
          <w:b/>
          <w:bCs/>
          <w:color w:val="171717"/>
          <w:sz w:val="24"/>
          <w:szCs w:val="24"/>
          <w:lang w:val="en-IN" w:eastAsia="en-IN"/>
        </w:rPr>
      </w:pPr>
      <w:bookmarkStart w:id="19" w:name="get-all-the-integers-of-a-string"/>
      <w:bookmarkEnd w:id="19"/>
      <w:r w:rsidRPr="00E51DEB">
        <w:rPr>
          <w:rFonts w:ascii="Times New Roman" w:eastAsia="Times New Roman" w:hAnsi="Times New Roman"/>
          <w:b/>
          <w:bCs/>
          <w:color w:val="171717"/>
          <w:sz w:val="24"/>
          <w:szCs w:val="24"/>
          <w:lang w:val="en-IN" w:eastAsia="en-IN"/>
        </w:rPr>
        <w:t>Get all the integers of a string</w:t>
      </w:r>
    </w:p>
    <w:p w14:paraId="419EBAD7"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I know, I know, you could easily do this with a regular expression. But let's say you don't want to.</w:t>
      </w:r>
    </w:p>
    <w:p w14:paraId="0172ABF7"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#include &lt;string&gt;</w:t>
      </w:r>
    </w:p>
    <w:p w14:paraId="273BDEC0"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#include &lt;algorithm&gt;</w:t>
      </w:r>
    </w:p>
    <w:p w14:paraId="3EDD322F"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#include &lt;</w:t>
      </w:r>
      <w:proofErr w:type="spellStart"/>
      <w:r w:rsidRPr="00E51DEB">
        <w:rPr>
          <w:rFonts w:ascii="Times New Roman" w:eastAsia="Times New Roman" w:hAnsi="Times New Roman"/>
          <w:sz w:val="24"/>
          <w:szCs w:val="24"/>
          <w:lang w:val="en-IN" w:eastAsia="en-IN"/>
        </w:rPr>
        <w:t>cctype</w:t>
      </w:r>
      <w:proofErr w:type="spellEnd"/>
      <w:r w:rsidRPr="00E51DEB">
        <w:rPr>
          <w:rFonts w:ascii="Times New Roman" w:eastAsia="Times New Roman" w:hAnsi="Times New Roman"/>
          <w:sz w:val="24"/>
          <w:szCs w:val="24"/>
          <w:lang w:val="en-IN" w:eastAsia="en-IN"/>
        </w:rPr>
        <w:t>&gt;</w:t>
      </w:r>
    </w:p>
    <w:p w14:paraId="46DB1086"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
    <w:p w14:paraId="5D15C5EF"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auto another = </w:t>
      </w:r>
      <w:proofErr w:type="gramStart"/>
      <w:r w:rsidRPr="00E51DEB">
        <w:rPr>
          <w:rFonts w:ascii="Times New Roman" w:eastAsia="Times New Roman" w:hAnsi="Times New Roman"/>
          <w:sz w:val="24"/>
          <w:szCs w:val="24"/>
          <w:lang w:val="en-IN" w:eastAsia="en-IN"/>
        </w:rPr>
        <w:t>std::string{</w:t>
      </w:r>
      <w:proofErr w:type="gramEnd"/>
      <w:r w:rsidRPr="00E51DEB">
        <w:rPr>
          <w:rFonts w:ascii="Times New Roman" w:eastAsia="Times New Roman" w:hAnsi="Times New Roman"/>
          <w:sz w:val="24"/>
          <w:szCs w:val="24"/>
          <w:lang w:val="en-IN" w:eastAsia="en-IN"/>
        </w:rPr>
        <w:t>};</w:t>
      </w:r>
    </w:p>
    <w:p w14:paraId="27575930"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roofErr w:type="gramStart"/>
      <w:r w:rsidRPr="00E51DEB">
        <w:rPr>
          <w:rFonts w:ascii="Times New Roman" w:eastAsia="Times New Roman" w:hAnsi="Times New Roman"/>
          <w:sz w:val="24"/>
          <w:szCs w:val="24"/>
          <w:lang w:val="en-IN" w:eastAsia="en-IN"/>
        </w:rPr>
        <w:t>std::</w:t>
      </w:r>
      <w:proofErr w:type="spellStart"/>
      <w:proofErr w:type="gramEnd"/>
      <w:r w:rsidRPr="00E51DEB">
        <w:rPr>
          <w:rFonts w:ascii="Times New Roman" w:eastAsia="Times New Roman" w:hAnsi="Times New Roman"/>
          <w:sz w:val="24"/>
          <w:szCs w:val="24"/>
          <w:lang w:val="en-IN" w:eastAsia="en-IN"/>
        </w:rPr>
        <w:t>copy_</w:t>
      </w:r>
      <w:proofErr w:type="gramStart"/>
      <w:r w:rsidRPr="00E51DEB">
        <w:rPr>
          <w:rFonts w:ascii="Times New Roman" w:eastAsia="Times New Roman" w:hAnsi="Times New Roman"/>
          <w:sz w:val="24"/>
          <w:szCs w:val="24"/>
          <w:lang w:val="en-IN" w:eastAsia="en-IN"/>
        </w:rPr>
        <w:t>if</w:t>
      </w:r>
      <w:proofErr w:type="spellEnd"/>
      <w:r w:rsidRPr="00E51DEB">
        <w:rPr>
          <w:rFonts w:ascii="Times New Roman" w:eastAsia="Times New Roman" w:hAnsi="Times New Roman"/>
          <w:sz w:val="24"/>
          <w:szCs w:val="24"/>
          <w:lang w:val="en-IN" w:eastAsia="en-IN"/>
        </w:rPr>
        <w:t>(std::</w:t>
      </w:r>
      <w:proofErr w:type="gramEnd"/>
      <w:r w:rsidRPr="00E51DEB">
        <w:rPr>
          <w:rFonts w:ascii="Times New Roman" w:eastAsia="Times New Roman" w:hAnsi="Times New Roman"/>
          <w:sz w:val="24"/>
          <w:szCs w:val="24"/>
          <w:lang w:val="en-IN" w:eastAsia="en-IN"/>
        </w:rPr>
        <w:t xml:space="preserve">begin(input), </w:t>
      </w:r>
      <w:proofErr w:type="gramStart"/>
      <w:r w:rsidRPr="00E51DEB">
        <w:rPr>
          <w:rFonts w:ascii="Times New Roman" w:eastAsia="Times New Roman" w:hAnsi="Times New Roman"/>
          <w:sz w:val="24"/>
          <w:szCs w:val="24"/>
          <w:lang w:val="en-IN" w:eastAsia="en-IN"/>
        </w:rPr>
        <w:t>std::</w:t>
      </w:r>
      <w:proofErr w:type="gramEnd"/>
      <w:r w:rsidRPr="00E51DEB">
        <w:rPr>
          <w:rFonts w:ascii="Times New Roman" w:eastAsia="Times New Roman" w:hAnsi="Times New Roman"/>
          <w:sz w:val="24"/>
          <w:szCs w:val="24"/>
          <w:lang w:val="en-IN" w:eastAsia="en-IN"/>
        </w:rPr>
        <w:t>end(input),</w:t>
      </w:r>
    </w:p>
    <w:p w14:paraId="5D054779"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w:t>
      </w:r>
      <w:proofErr w:type="gramStart"/>
      <w:r w:rsidRPr="00E51DEB">
        <w:rPr>
          <w:rFonts w:ascii="Times New Roman" w:eastAsia="Times New Roman" w:hAnsi="Times New Roman"/>
          <w:sz w:val="24"/>
          <w:szCs w:val="24"/>
          <w:lang w:val="en-IN" w:eastAsia="en-IN"/>
        </w:rPr>
        <w:t>std::</w:t>
      </w:r>
      <w:proofErr w:type="spellStart"/>
      <w:proofErr w:type="gramEnd"/>
      <w:r w:rsidRPr="00E51DEB">
        <w:rPr>
          <w:rFonts w:ascii="Times New Roman" w:eastAsia="Times New Roman" w:hAnsi="Times New Roman"/>
          <w:sz w:val="24"/>
          <w:szCs w:val="24"/>
          <w:lang w:val="en-IN" w:eastAsia="en-IN"/>
        </w:rPr>
        <w:t>back_inserter</w:t>
      </w:r>
      <w:proofErr w:type="spellEnd"/>
      <w:r w:rsidRPr="00E51DEB">
        <w:rPr>
          <w:rFonts w:ascii="Times New Roman" w:eastAsia="Times New Roman" w:hAnsi="Times New Roman"/>
          <w:sz w:val="24"/>
          <w:szCs w:val="24"/>
          <w:lang w:val="en-IN" w:eastAsia="en-IN"/>
        </w:rPr>
        <w:t>(another),</w:t>
      </w:r>
    </w:p>
    <w:p w14:paraId="2E93E046"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w:t>
      </w:r>
      <w:proofErr w:type="gramStart"/>
      <w:r w:rsidRPr="00E51DEB">
        <w:rPr>
          <w:rFonts w:ascii="Times New Roman" w:eastAsia="Times New Roman" w:hAnsi="Times New Roman"/>
          <w:sz w:val="24"/>
          <w:szCs w:val="24"/>
          <w:lang w:val="en-IN" w:eastAsia="en-IN"/>
        </w:rPr>
        <w:t>[](</w:t>
      </w:r>
      <w:proofErr w:type="gramEnd"/>
      <w:r w:rsidRPr="00E51DEB">
        <w:rPr>
          <w:rFonts w:ascii="Times New Roman" w:eastAsia="Times New Roman" w:hAnsi="Times New Roman"/>
          <w:sz w:val="24"/>
          <w:szCs w:val="24"/>
          <w:lang w:val="en-IN" w:eastAsia="en-IN"/>
        </w:rPr>
        <w:t>char c) {</w:t>
      </w:r>
    </w:p>
    <w:p w14:paraId="7A0FA5CF"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return </w:t>
      </w:r>
      <w:proofErr w:type="gramStart"/>
      <w:r w:rsidRPr="00E51DEB">
        <w:rPr>
          <w:rFonts w:ascii="Times New Roman" w:eastAsia="Times New Roman" w:hAnsi="Times New Roman"/>
          <w:sz w:val="24"/>
          <w:szCs w:val="24"/>
          <w:lang w:val="en-IN" w:eastAsia="en-IN"/>
        </w:rPr>
        <w:t>std::</w:t>
      </w:r>
      <w:proofErr w:type="spellStart"/>
      <w:proofErr w:type="gramEnd"/>
      <w:r w:rsidRPr="00E51DEB">
        <w:rPr>
          <w:rFonts w:ascii="Times New Roman" w:eastAsia="Times New Roman" w:hAnsi="Times New Roman"/>
          <w:sz w:val="24"/>
          <w:szCs w:val="24"/>
          <w:lang w:val="en-IN" w:eastAsia="en-IN"/>
        </w:rPr>
        <w:t>isdigit</w:t>
      </w:r>
      <w:proofErr w:type="spellEnd"/>
      <w:r w:rsidRPr="00E51DEB">
        <w:rPr>
          <w:rFonts w:ascii="Times New Roman" w:eastAsia="Times New Roman" w:hAnsi="Times New Roman"/>
          <w:sz w:val="24"/>
          <w:szCs w:val="24"/>
          <w:lang w:val="en-IN" w:eastAsia="en-IN"/>
        </w:rPr>
        <w:t>(c);</w:t>
      </w:r>
    </w:p>
    <w:p w14:paraId="4558E1DF"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w:t>
      </w:r>
    </w:p>
    <w:p w14:paraId="7DDE0299"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
    <w:p w14:paraId="49169893"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
    <w:p w14:paraId="02E815F3"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The </w:t>
      </w:r>
      <w:proofErr w:type="spellStart"/>
      <w:r w:rsidRPr="00E51DEB">
        <w:rPr>
          <w:rFonts w:ascii="Times New Roman" w:eastAsia="Times New Roman" w:hAnsi="Times New Roman"/>
          <w:color w:val="171717"/>
          <w:sz w:val="24"/>
          <w:szCs w:val="24"/>
          <w:lang w:val="en-IN" w:eastAsia="en-IN"/>
        </w:rPr>
        <w:t>copy_if</w:t>
      </w:r>
      <w:proofErr w:type="spellEnd"/>
      <w:r w:rsidRPr="00E51DEB">
        <w:rPr>
          <w:rFonts w:ascii="Times New Roman" w:eastAsia="Times New Roman" w:hAnsi="Times New Roman"/>
          <w:color w:val="171717"/>
          <w:sz w:val="24"/>
          <w:szCs w:val="24"/>
          <w:lang w:val="en-IN" w:eastAsia="en-IN"/>
        </w:rPr>
        <w:t> function will iterate over a range defined by the first two parameters. The third one defines where to copy the upcoming character if the condition defined by the last parameter is true.</w:t>
      </w:r>
    </w:p>
    <w:p w14:paraId="1C9EB6E3"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In the last parameter, we defined a lambda expression. It gets a character as a parameter and returns true or false depending on whether the passed in character is a digit or not. Luckily in the standard library, there is a function to do, meaning that we don't have to try to cast it, nor to check its ASCII value.</w:t>
      </w:r>
    </w:p>
    <w:p w14:paraId="0FDAF15F" w14:textId="77777777" w:rsidR="0084787A" w:rsidRPr="00E51DEB" w:rsidRDefault="0084787A" w:rsidP="00E51DEB">
      <w:pPr>
        <w:shd w:val="clear" w:color="auto" w:fill="FFFFFF"/>
        <w:spacing w:before="100" w:beforeAutospacing="1" w:after="100" w:afterAutospacing="1" w:line="240" w:lineRule="auto"/>
        <w:jc w:val="both"/>
        <w:outlineLvl w:val="2"/>
        <w:rPr>
          <w:rFonts w:ascii="Times New Roman" w:eastAsia="Times New Roman" w:hAnsi="Times New Roman"/>
          <w:b/>
          <w:bCs/>
          <w:color w:val="171717"/>
          <w:sz w:val="24"/>
          <w:szCs w:val="24"/>
          <w:lang w:val="en-IN" w:eastAsia="en-IN"/>
        </w:rPr>
      </w:pPr>
      <w:bookmarkStart w:id="20" w:name="write-a-function-checking-if-a-string-is"/>
      <w:bookmarkEnd w:id="20"/>
      <w:r w:rsidRPr="00E51DEB">
        <w:rPr>
          <w:rFonts w:ascii="Times New Roman" w:eastAsia="Times New Roman" w:hAnsi="Times New Roman"/>
          <w:b/>
          <w:bCs/>
          <w:color w:val="171717"/>
          <w:sz w:val="24"/>
          <w:szCs w:val="24"/>
          <w:lang w:val="en-IN" w:eastAsia="en-IN"/>
        </w:rPr>
        <w:t>Write a function checking if a string is lowercase</w:t>
      </w:r>
    </w:p>
    <w:p w14:paraId="5D6A77E4"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proofErr w:type="gramStart"/>
      <w:r w:rsidRPr="00E51DEB">
        <w:rPr>
          <w:rFonts w:ascii="Times New Roman" w:eastAsia="Times New Roman" w:hAnsi="Times New Roman"/>
          <w:color w:val="171717"/>
          <w:sz w:val="24"/>
          <w:szCs w:val="24"/>
          <w:lang w:val="en-IN" w:eastAsia="en-IN"/>
        </w:rPr>
        <w:lastRenderedPageBreak/>
        <w:t>Again</w:t>
      </w:r>
      <w:proofErr w:type="gramEnd"/>
      <w:r w:rsidRPr="00E51DEB">
        <w:rPr>
          <w:rFonts w:ascii="Times New Roman" w:eastAsia="Times New Roman" w:hAnsi="Times New Roman"/>
          <w:color w:val="171717"/>
          <w:sz w:val="24"/>
          <w:szCs w:val="24"/>
          <w:lang w:val="en-IN" w:eastAsia="en-IN"/>
        </w:rPr>
        <w:t xml:space="preserve"> this could be done with a regex, but it's more fun to do it with a lambda (or not...). If it's faster or not that should be measured.</w:t>
      </w:r>
    </w:p>
    <w:p w14:paraId="58865060"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#include &lt;string&gt;</w:t>
      </w:r>
    </w:p>
    <w:p w14:paraId="33C657F4"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#include &lt;</w:t>
      </w:r>
      <w:proofErr w:type="spellStart"/>
      <w:r w:rsidRPr="00E51DEB">
        <w:rPr>
          <w:rFonts w:ascii="Times New Roman" w:eastAsia="Times New Roman" w:hAnsi="Times New Roman"/>
          <w:sz w:val="24"/>
          <w:szCs w:val="24"/>
          <w:lang w:val="en-IN" w:eastAsia="en-IN"/>
        </w:rPr>
        <w:t>cctype</w:t>
      </w:r>
      <w:proofErr w:type="spellEnd"/>
      <w:r w:rsidRPr="00E51DEB">
        <w:rPr>
          <w:rFonts w:ascii="Times New Roman" w:eastAsia="Times New Roman" w:hAnsi="Times New Roman"/>
          <w:sz w:val="24"/>
          <w:szCs w:val="24"/>
          <w:lang w:val="en-IN" w:eastAsia="en-IN"/>
        </w:rPr>
        <w:t>&gt;</w:t>
      </w:r>
    </w:p>
    <w:p w14:paraId="5B2906C1"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#include &lt;algorithm&gt;</w:t>
      </w:r>
    </w:p>
    <w:p w14:paraId="4FF4EF28"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
    <w:p w14:paraId="0287B198"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auto </w:t>
      </w:r>
      <w:proofErr w:type="spellStart"/>
      <w:proofErr w:type="gramStart"/>
      <w:r w:rsidRPr="00E51DEB">
        <w:rPr>
          <w:rFonts w:ascii="Times New Roman" w:eastAsia="Times New Roman" w:hAnsi="Times New Roman"/>
          <w:sz w:val="24"/>
          <w:szCs w:val="24"/>
          <w:lang w:val="en-IN" w:eastAsia="en-IN"/>
        </w:rPr>
        <w:t>isLower</w:t>
      </w:r>
      <w:proofErr w:type="spellEnd"/>
      <w:r w:rsidRPr="00E51DEB">
        <w:rPr>
          <w:rFonts w:ascii="Times New Roman" w:eastAsia="Times New Roman" w:hAnsi="Times New Roman"/>
          <w:sz w:val="24"/>
          <w:szCs w:val="24"/>
          <w:lang w:val="en-IN" w:eastAsia="en-IN"/>
        </w:rPr>
        <w:t>(</w:t>
      </w:r>
      <w:proofErr w:type="spellStart"/>
      <w:proofErr w:type="gramEnd"/>
      <w:r w:rsidRPr="00E51DEB">
        <w:rPr>
          <w:rFonts w:ascii="Times New Roman" w:eastAsia="Times New Roman" w:hAnsi="Times New Roman"/>
          <w:sz w:val="24"/>
          <w:szCs w:val="24"/>
          <w:lang w:val="en-IN" w:eastAsia="en-IN"/>
        </w:rPr>
        <w:t>const</w:t>
      </w:r>
      <w:proofErr w:type="spellEnd"/>
      <w:r w:rsidRPr="00E51DEB">
        <w:rPr>
          <w:rFonts w:ascii="Times New Roman" w:eastAsia="Times New Roman" w:hAnsi="Times New Roman"/>
          <w:sz w:val="24"/>
          <w:szCs w:val="24"/>
          <w:lang w:val="en-IN" w:eastAsia="en-IN"/>
        </w:rPr>
        <w:t xml:space="preserve"> </w:t>
      </w:r>
      <w:proofErr w:type="gramStart"/>
      <w:r w:rsidRPr="00E51DEB">
        <w:rPr>
          <w:rFonts w:ascii="Times New Roman" w:eastAsia="Times New Roman" w:hAnsi="Times New Roman"/>
          <w:sz w:val="24"/>
          <w:szCs w:val="24"/>
          <w:lang w:val="en-IN" w:eastAsia="en-IN"/>
        </w:rPr>
        <w:t>std::</w:t>
      </w:r>
      <w:proofErr w:type="gramEnd"/>
      <w:r w:rsidRPr="00E51DEB">
        <w:rPr>
          <w:rFonts w:ascii="Times New Roman" w:eastAsia="Times New Roman" w:hAnsi="Times New Roman"/>
          <w:sz w:val="24"/>
          <w:szCs w:val="24"/>
          <w:lang w:val="en-IN" w:eastAsia="en-IN"/>
        </w:rPr>
        <w:t>string&amp; phrase) -&gt; bool {</w:t>
      </w:r>
    </w:p>
    <w:p w14:paraId="2AB4C273"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 xml:space="preserve">    return </w:t>
      </w:r>
      <w:proofErr w:type="gramStart"/>
      <w:r w:rsidRPr="00E51DEB">
        <w:rPr>
          <w:rFonts w:ascii="Times New Roman" w:eastAsia="Times New Roman" w:hAnsi="Times New Roman"/>
          <w:sz w:val="24"/>
          <w:szCs w:val="24"/>
          <w:lang w:val="en-IN" w:eastAsia="en-IN"/>
        </w:rPr>
        <w:t>std::</w:t>
      </w:r>
      <w:proofErr w:type="spellStart"/>
      <w:proofErr w:type="gramEnd"/>
      <w:r w:rsidRPr="00E51DEB">
        <w:rPr>
          <w:rFonts w:ascii="Times New Roman" w:eastAsia="Times New Roman" w:hAnsi="Times New Roman"/>
          <w:sz w:val="24"/>
          <w:szCs w:val="24"/>
          <w:lang w:val="en-IN" w:eastAsia="en-IN"/>
        </w:rPr>
        <w:t>all_</w:t>
      </w:r>
      <w:proofErr w:type="gramStart"/>
      <w:r w:rsidRPr="00E51DEB">
        <w:rPr>
          <w:rFonts w:ascii="Times New Roman" w:eastAsia="Times New Roman" w:hAnsi="Times New Roman"/>
          <w:sz w:val="24"/>
          <w:szCs w:val="24"/>
          <w:lang w:val="en-IN" w:eastAsia="en-IN"/>
        </w:rPr>
        <w:t>of</w:t>
      </w:r>
      <w:proofErr w:type="spellEnd"/>
      <w:r w:rsidRPr="00E51DEB">
        <w:rPr>
          <w:rFonts w:ascii="Times New Roman" w:eastAsia="Times New Roman" w:hAnsi="Times New Roman"/>
          <w:sz w:val="24"/>
          <w:szCs w:val="24"/>
          <w:lang w:val="en-IN" w:eastAsia="en-IN"/>
        </w:rPr>
        <w:t>(std::</w:t>
      </w:r>
      <w:proofErr w:type="gramEnd"/>
      <w:r w:rsidRPr="00E51DEB">
        <w:rPr>
          <w:rFonts w:ascii="Times New Roman" w:eastAsia="Times New Roman" w:hAnsi="Times New Roman"/>
          <w:sz w:val="24"/>
          <w:szCs w:val="24"/>
          <w:lang w:val="en-IN" w:eastAsia="en-IN"/>
        </w:rPr>
        <w:t xml:space="preserve">begin(phrase), </w:t>
      </w:r>
      <w:proofErr w:type="gramStart"/>
      <w:r w:rsidRPr="00E51DEB">
        <w:rPr>
          <w:rFonts w:ascii="Times New Roman" w:eastAsia="Times New Roman" w:hAnsi="Times New Roman"/>
          <w:sz w:val="24"/>
          <w:szCs w:val="24"/>
          <w:lang w:val="en-IN" w:eastAsia="en-IN"/>
        </w:rPr>
        <w:t>std::</w:t>
      </w:r>
      <w:proofErr w:type="gramEnd"/>
      <w:r w:rsidRPr="00E51DEB">
        <w:rPr>
          <w:rFonts w:ascii="Times New Roman" w:eastAsia="Times New Roman" w:hAnsi="Times New Roman"/>
          <w:sz w:val="24"/>
          <w:szCs w:val="24"/>
          <w:lang w:val="en-IN" w:eastAsia="en-IN"/>
        </w:rPr>
        <w:t xml:space="preserve">end(phrase), </w:t>
      </w:r>
      <w:proofErr w:type="gramStart"/>
      <w:r w:rsidRPr="00E51DEB">
        <w:rPr>
          <w:rFonts w:ascii="Times New Roman" w:eastAsia="Times New Roman" w:hAnsi="Times New Roman"/>
          <w:sz w:val="24"/>
          <w:szCs w:val="24"/>
          <w:lang w:val="en-IN" w:eastAsia="en-IN"/>
        </w:rPr>
        <w:t>[](</w:t>
      </w:r>
      <w:proofErr w:type="gramEnd"/>
      <w:r w:rsidRPr="00E51DEB">
        <w:rPr>
          <w:rFonts w:ascii="Times New Roman" w:eastAsia="Times New Roman" w:hAnsi="Times New Roman"/>
          <w:sz w:val="24"/>
          <w:szCs w:val="24"/>
          <w:lang w:val="en-IN" w:eastAsia="en-IN"/>
        </w:rPr>
        <w:t xml:space="preserve">char </w:t>
      </w:r>
      <w:proofErr w:type="gramStart"/>
      <w:r w:rsidRPr="00E51DEB">
        <w:rPr>
          <w:rFonts w:ascii="Times New Roman" w:eastAsia="Times New Roman" w:hAnsi="Times New Roman"/>
          <w:sz w:val="24"/>
          <w:szCs w:val="24"/>
          <w:lang w:val="en-IN" w:eastAsia="en-IN"/>
        </w:rPr>
        <w:t>c){</w:t>
      </w:r>
      <w:proofErr w:type="gramEnd"/>
      <w:r w:rsidRPr="00E51DEB">
        <w:rPr>
          <w:rFonts w:ascii="Times New Roman" w:eastAsia="Times New Roman" w:hAnsi="Times New Roman"/>
          <w:sz w:val="24"/>
          <w:szCs w:val="24"/>
          <w:lang w:val="en-IN" w:eastAsia="en-IN"/>
        </w:rPr>
        <w:t xml:space="preserve">return </w:t>
      </w:r>
      <w:proofErr w:type="gramStart"/>
      <w:r w:rsidRPr="00E51DEB">
        <w:rPr>
          <w:rFonts w:ascii="Times New Roman" w:eastAsia="Times New Roman" w:hAnsi="Times New Roman"/>
          <w:sz w:val="24"/>
          <w:szCs w:val="24"/>
          <w:lang w:val="en-IN" w:eastAsia="en-IN"/>
        </w:rPr>
        <w:t>std::</w:t>
      </w:r>
      <w:proofErr w:type="spellStart"/>
      <w:proofErr w:type="gramEnd"/>
      <w:r w:rsidRPr="00E51DEB">
        <w:rPr>
          <w:rFonts w:ascii="Times New Roman" w:eastAsia="Times New Roman" w:hAnsi="Times New Roman"/>
          <w:sz w:val="24"/>
          <w:szCs w:val="24"/>
          <w:lang w:val="en-IN" w:eastAsia="en-IN"/>
        </w:rPr>
        <w:t>islower</w:t>
      </w:r>
      <w:proofErr w:type="spellEnd"/>
      <w:r w:rsidRPr="00E51DEB">
        <w:rPr>
          <w:rFonts w:ascii="Times New Roman" w:eastAsia="Times New Roman" w:hAnsi="Times New Roman"/>
          <w:sz w:val="24"/>
          <w:szCs w:val="24"/>
          <w:lang w:val="en-IN" w:eastAsia="en-IN"/>
        </w:rPr>
        <w:t>(c);});</w:t>
      </w:r>
    </w:p>
    <w:p w14:paraId="73949263"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r w:rsidRPr="00E51DEB">
        <w:rPr>
          <w:rFonts w:ascii="Times New Roman" w:eastAsia="Times New Roman" w:hAnsi="Times New Roman"/>
          <w:sz w:val="24"/>
          <w:szCs w:val="24"/>
          <w:lang w:val="en-IN" w:eastAsia="en-IN"/>
        </w:rPr>
        <w:t>}</w:t>
      </w:r>
    </w:p>
    <w:p w14:paraId="25C0E44A"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proofErr w:type="gramStart"/>
      <w:r w:rsidRPr="00E51DEB">
        <w:rPr>
          <w:rFonts w:ascii="Times New Roman" w:eastAsia="Times New Roman" w:hAnsi="Times New Roman"/>
          <w:color w:val="171717"/>
          <w:sz w:val="24"/>
          <w:szCs w:val="24"/>
          <w:lang w:val="en-IN" w:eastAsia="en-IN"/>
        </w:rPr>
        <w:t>std::</w:t>
      </w:r>
      <w:proofErr w:type="spellStart"/>
      <w:proofErr w:type="gramEnd"/>
      <w:r w:rsidRPr="00E51DEB">
        <w:rPr>
          <w:rFonts w:ascii="Times New Roman" w:eastAsia="Times New Roman" w:hAnsi="Times New Roman"/>
          <w:color w:val="171717"/>
          <w:sz w:val="24"/>
          <w:szCs w:val="24"/>
          <w:lang w:val="en-IN" w:eastAsia="en-IN"/>
        </w:rPr>
        <w:t>all_of</w:t>
      </w:r>
      <w:proofErr w:type="spellEnd"/>
      <w:r w:rsidRPr="00E51DEB">
        <w:rPr>
          <w:rFonts w:ascii="Times New Roman" w:eastAsia="Times New Roman" w:hAnsi="Times New Roman"/>
          <w:color w:val="171717"/>
          <w:sz w:val="24"/>
          <w:szCs w:val="24"/>
          <w:lang w:val="en-IN" w:eastAsia="en-IN"/>
        </w:rPr>
        <w:t> iterates over the range defined by the first two parameters and returns true if the lambda defined in the third parameter returns true for all the values. If there is at least one that evaluates to false the whole expression returns false. Again, luckily the </w:t>
      </w:r>
      <w:proofErr w:type="spellStart"/>
      <w:r w:rsidRPr="00E51DEB">
        <w:rPr>
          <w:rFonts w:ascii="Times New Roman" w:eastAsia="Times New Roman" w:hAnsi="Times New Roman"/>
          <w:color w:val="171717"/>
          <w:sz w:val="24"/>
          <w:szCs w:val="24"/>
          <w:lang w:val="en-IN" w:eastAsia="en-IN"/>
        </w:rPr>
        <w:t>cctype</w:t>
      </w:r>
      <w:proofErr w:type="spellEnd"/>
      <w:r w:rsidRPr="00E51DEB">
        <w:rPr>
          <w:rFonts w:ascii="Times New Roman" w:eastAsia="Times New Roman" w:hAnsi="Times New Roman"/>
          <w:color w:val="171717"/>
          <w:sz w:val="24"/>
          <w:szCs w:val="24"/>
          <w:lang w:val="en-IN" w:eastAsia="en-IN"/>
        </w:rPr>
        <w:t> header has something helping us decide if a given character is lowercase.</w:t>
      </w:r>
    </w:p>
    <w:p w14:paraId="7402BC54" w14:textId="77777777" w:rsidR="0084787A" w:rsidRPr="00E51DEB" w:rsidRDefault="0084787A" w:rsidP="00E51DEB">
      <w:pPr>
        <w:shd w:val="clear" w:color="auto" w:fill="FFFFFF"/>
        <w:spacing w:before="100" w:beforeAutospacing="1" w:after="100" w:afterAutospacing="1" w:line="240" w:lineRule="auto"/>
        <w:jc w:val="both"/>
        <w:outlineLvl w:val="2"/>
        <w:rPr>
          <w:rFonts w:ascii="Times New Roman" w:eastAsia="Times New Roman" w:hAnsi="Times New Roman"/>
          <w:b/>
          <w:bCs/>
          <w:color w:val="171717"/>
          <w:sz w:val="24"/>
          <w:szCs w:val="24"/>
          <w:lang w:val="en-IN" w:eastAsia="en-IN"/>
        </w:rPr>
      </w:pPr>
      <w:bookmarkStart w:id="21" w:name="use-custom-deleters-for-smart-pointers"/>
      <w:bookmarkEnd w:id="21"/>
      <w:r w:rsidRPr="00E51DEB">
        <w:rPr>
          <w:rFonts w:ascii="Times New Roman" w:eastAsia="Times New Roman" w:hAnsi="Times New Roman"/>
          <w:b/>
          <w:bCs/>
          <w:color w:val="171717"/>
          <w:sz w:val="24"/>
          <w:szCs w:val="24"/>
          <w:lang w:val="en-IN" w:eastAsia="en-IN"/>
        </w:rPr>
        <w:t xml:space="preserve">Use custom </w:t>
      </w:r>
      <w:proofErr w:type="spellStart"/>
      <w:r w:rsidRPr="00E51DEB">
        <w:rPr>
          <w:rFonts w:ascii="Times New Roman" w:eastAsia="Times New Roman" w:hAnsi="Times New Roman"/>
          <w:b/>
          <w:bCs/>
          <w:color w:val="171717"/>
          <w:sz w:val="24"/>
          <w:szCs w:val="24"/>
          <w:lang w:val="en-IN" w:eastAsia="en-IN"/>
        </w:rPr>
        <w:t>deleters</w:t>
      </w:r>
      <w:proofErr w:type="spellEnd"/>
      <w:r w:rsidRPr="00E51DEB">
        <w:rPr>
          <w:rFonts w:ascii="Times New Roman" w:eastAsia="Times New Roman" w:hAnsi="Times New Roman"/>
          <w:b/>
          <w:bCs/>
          <w:color w:val="171717"/>
          <w:sz w:val="24"/>
          <w:szCs w:val="24"/>
          <w:lang w:val="en-IN" w:eastAsia="en-IN"/>
        </w:rPr>
        <w:t xml:space="preserve"> for smart pointers</w:t>
      </w:r>
    </w:p>
    <w:p w14:paraId="27FFCD5D"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As a last example let's go to the shady world of pointers.</w:t>
      </w:r>
    </w:p>
    <w:p w14:paraId="1B764387"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Probably we all heard that we should use smart pointers instead of new and all. If we have to deal with dynamic memory allocation and ownership it's better to choose an appropriate smart pointer either from boost or from the standard library depending on which version of C++ we are using.</w:t>
      </w:r>
    </w:p>
    <w:p w14:paraId="2309443F"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When our shiny smart pointer reaches the end of its lifetime, the raw pointer it holds inside gets deleted. But what if it's not the only thing we want to do?</w:t>
      </w:r>
    </w:p>
    <w:p w14:paraId="358BF330"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What else we would want to do you might ask. Let's say we want to log. If you want to see more use cases, read </w:t>
      </w:r>
      <w:hyperlink r:id="rId21" w:tgtFrame="_blank" w:history="1">
        <w:r w:rsidRPr="00E51DEB">
          <w:rPr>
            <w:rFonts w:ascii="Times New Roman" w:eastAsia="Times New Roman" w:hAnsi="Times New Roman"/>
            <w:color w:val="0000FF"/>
            <w:sz w:val="24"/>
            <w:szCs w:val="24"/>
            <w:u w:val="single"/>
            <w:lang w:val="en-IN" w:eastAsia="en-IN"/>
          </w:rPr>
          <w:t>this article</w:t>
        </w:r>
      </w:hyperlink>
      <w:r w:rsidRPr="00E51DEB">
        <w:rPr>
          <w:rFonts w:ascii="Times New Roman" w:eastAsia="Times New Roman" w:hAnsi="Times New Roman"/>
          <w:color w:val="171717"/>
          <w:sz w:val="24"/>
          <w:szCs w:val="24"/>
          <w:lang w:val="en-IN" w:eastAsia="en-IN"/>
        </w:rPr>
        <w:t>.</w:t>
      </w:r>
    </w:p>
    <w:p w14:paraId="54FD4B28"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 xml:space="preserve">In the case of some extra work needed, we have to define a </w:t>
      </w:r>
      <w:proofErr w:type="spellStart"/>
      <w:r w:rsidRPr="00E51DEB">
        <w:rPr>
          <w:rFonts w:ascii="Times New Roman" w:eastAsia="Times New Roman" w:hAnsi="Times New Roman"/>
          <w:color w:val="171717"/>
          <w:sz w:val="24"/>
          <w:szCs w:val="24"/>
          <w:lang w:val="en-IN" w:eastAsia="en-IN"/>
        </w:rPr>
        <w:t>deleter</w:t>
      </w:r>
      <w:proofErr w:type="spellEnd"/>
      <w:r w:rsidRPr="00E51DEB">
        <w:rPr>
          <w:rFonts w:ascii="Times New Roman" w:eastAsia="Times New Roman" w:hAnsi="Times New Roman"/>
          <w:color w:val="171717"/>
          <w:sz w:val="24"/>
          <w:szCs w:val="24"/>
          <w:lang w:val="en-IN" w:eastAsia="en-IN"/>
        </w:rPr>
        <w:t xml:space="preserve"> for the smart pointer and pass it as a parameter to the declaration.</w:t>
      </w:r>
    </w:p>
    <w:p w14:paraId="14392BC1"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 xml:space="preserve">You can either define a </w:t>
      </w:r>
      <w:proofErr w:type="spellStart"/>
      <w:r w:rsidRPr="00E51DEB">
        <w:rPr>
          <w:rFonts w:ascii="Times New Roman" w:eastAsia="Times New Roman" w:hAnsi="Times New Roman"/>
          <w:color w:val="171717"/>
          <w:sz w:val="24"/>
          <w:szCs w:val="24"/>
          <w:lang w:val="en-IN" w:eastAsia="en-IN"/>
        </w:rPr>
        <w:t>deleter</w:t>
      </w:r>
      <w:proofErr w:type="spellEnd"/>
      <w:r w:rsidRPr="00E51DEB">
        <w:rPr>
          <w:rFonts w:ascii="Times New Roman" w:eastAsia="Times New Roman" w:hAnsi="Times New Roman"/>
          <w:color w:val="171717"/>
          <w:sz w:val="24"/>
          <w:szCs w:val="24"/>
          <w:lang w:val="en-IN" w:eastAsia="en-IN"/>
        </w:rPr>
        <w:t xml:space="preserve"> class, a functor, or as you might have guessed, you can just pass a lambda like this:</w:t>
      </w:r>
    </w:p>
    <w:p w14:paraId="70504601" w14:textId="77777777" w:rsidR="0084787A" w:rsidRPr="00E51DEB" w:rsidRDefault="0084787A" w:rsidP="00E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en-IN" w:eastAsia="en-IN"/>
        </w:rPr>
      </w:pPr>
      <w:proofErr w:type="gramStart"/>
      <w:r w:rsidRPr="00E51DEB">
        <w:rPr>
          <w:rFonts w:ascii="Times New Roman" w:eastAsia="Times New Roman" w:hAnsi="Times New Roman"/>
          <w:sz w:val="24"/>
          <w:szCs w:val="24"/>
          <w:lang w:val="en-IN" w:eastAsia="en-IN"/>
        </w:rPr>
        <w:t>std::</w:t>
      </w:r>
      <w:proofErr w:type="spellStart"/>
      <w:proofErr w:type="gramEnd"/>
      <w:r w:rsidRPr="00E51DEB">
        <w:rPr>
          <w:rFonts w:ascii="Times New Roman" w:eastAsia="Times New Roman" w:hAnsi="Times New Roman"/>
          <w:sz w:val="24"/>
          <w:szCs w:val="24"/>
          <w:lang w:val="en-IN" w:eastAsia="en-IN"/>
        </w:rPr>
        <w:t>shared_ptr</w:t>
      </w:r>
      <w:proofErr w:type="spellEnd"/>
      <w:r w:rsidRPr="00E51DEB">
        <w:rPr>
          <w:rFonts w:ascii="Times New Roman" w:eastAsia="Times New Roman" w:hAnsi="Times New Roman"/>
          <w:sz w:val="24"/>
          <w:szCs w:val="24"/>
          <w:lang w:val="en-IN" w:eastAsia="en-IN"/>
        </w:rPr>
        <w:t xml:space="preserve">&lt;Widget&gt; pw1(new Widget, </w:t>
      </w:r>
      <w:proofErr w:type="gramStart"/>
      <w:r w:rsidRPr="00E51DEB">
        <w:rPr>
          <w:rFonts w:ascii="Times New Roman" w:eastAsia="Times New Roman" w:hAnsi="Times New Roman"/>
          <w:sz w:val="24"/>
          <w:szCs w:val="24"/>
          <w:lang w:val="en-IN" w:eastAsia="en-IN"/>
        </w:rPr>
        <w:t>[](</w:t>
      </w:r>
      <w:proofErr w:type="gramEnd"/>
      <w:r w:rsidRPr="00E51DEB">
        <w:rPr>
          <w:rFonts w:ascii="Times New Roman" w:eastAsia="Times New Roman" w:hAnsi="Times New Roman"/>
          <w:sz w:val="24"/>
          <w:szCs w:val="24"/>
          <w:lang w:val="en-IN" w:eastAsia="en-IN"/>
        </w:rPr>
        <w:t>Widget *</w:t>
      </w:r>
      <w:proofErr w:type="gramStart"/>
      <w:r w:rsidRPr="00E51DEB">
        <w:rPr>
          <w:rFonts w:ascii="Times New Roman" w:eastAsia="Times New Roman" w:hAnsi="Times New Roman"/>
          <w:sz w:val="24"/>
          <w:szCs w:val="24"/>
          <w:lang w:val="en-IN" w:eastAsia="en-IN"/>
        </w:rPr>
        <w:t>w){</w:t>
      </w:r>
      <w:proofErr w:type="gramEnd"/>
      <w:r w:rsidRPr="00E51DEB">
        <w:rPr>
          <w:rFonts w:ascii="Times New Roman" w:eastAsia="Times New Roman" w:hAnsi="Times New Roman"/>
          <w:sz w:val="24"/>
          <w:szCs w:val="24"/>
          <w:lang w:val="en-IN" w:eastAsia="en-IN"/>
        </w:rPr>
        <w:t xml:space="preserve"> </w:t>
      </w:r>
      <w:proofErr w:type="gramStart"/>
      <w:r w:rsidRPr="00E51DEB">
        <w:rPr>
          <w:rFonts w:ascii="Times New Roman" w:eastAsia="Times New Roman" w:hAnsi="Times New Roman"/>
          <w:sz w:val="24"/>
          <w:szCs w:val="24"/>
          <w:lang w:val="en-IN" w:eastAsia="en-IN"/>
        </w:rPr>
        <w:t>... }</w:t>
      </w:r>
      <w:proofErr w:type="gramEnd"/>
      <w:r w:rsidRPr="00E51DEB">
        <w:rPr>
          <w:rFonts w:ascii="Times New Roman" w:eastAsia="Times New Roman" w:hAnsi="Times New Roman"/>
          <w:sz w:val="24"/>
          <w:szCs w:val="24"/>
          <w:lang w:val="en-IN" w:eastAsia="en-IN"/>
        </w:rPr>
        <w:t>);</w:t>
      </w:r>
    </w:p>
    <w:p w14:paraId="529A8BB9" w14:textId="77777777" w:rsidR="0084787A" w:rsidRPr="00E51DEB" w:rsidRDefault="0084787A" w:rsidP="00E51DEB">
      <w:pPr>
        <w:shd w:val="clear" w:color="auto" w:fill="FFFFFF"/>
        <w:spacing w:before="100" w:beforeAutospacing="1" w:after="100" w:afterAutospacing="1" w:line="240" w:lineRule="auto"/>
        <w:jc w:val="both"/>
        <w:rPr>
          <w:rFonts w:ascii="Times New Roman" w:eastAsia="Times New Roman" w:hAnsi="Times New Roman"/>
          <w:color w:val="171717"/>
          <w:sz w:val="24"/>
          <w:szCs w:val="24"/>
          <w:lang w:val="en-IN" w:eastAsia="en-IN"/>
        </w:rPr>
      </w:pPr>
      <w:r w:rsidRPr="00E51DEB">
        <w:rPr>
          <w:rFonts w:ascii="Times New Roman" w:eastAsia="Times New Roman" w:hAnsi="Times New Roman"/>
          <w:color w:val="171717"/>
          <w:sz w:val="24"/>
          <w:szCs w:val="24"/>
          <w:lang w:val="en-IN" w:eastAsia="en-IN"/>
        </w:rPr>
        <w:t>The downside is that you cannot use </w:t>
      </w:r>
      <w:proofErr w:type="spellStart"/>
      <w:r w:rsidRPr="00E51DEB">
        <w:rPr>
          <w:rFonts w:ascii="Times New Roman" w:eastAsia="Times New Roman" w:hAnsi="Times New Roman"/>
          <w:color w:val="171717"/>
          <w:sz w:val="24"/>
          <w:szCs w:val="24"/>
          <w:lang w:val="en-IN" w:eastAsia="en-IN"/>
        </w:rPr>
        <w:t>make_shared</w:t>
      </w:r>
      <w:proofErr w:type="spellEnd"/>
      <w:r w:rsidRPr="00E51DEB">
        <w:rPr>
          <w:rFonts w:ascii="Times New Roman" w:eastAsia="Times New Roman" w:hAnsi="Times New Roman"/>
          <w:color w:val="171717"/>
          <w:sz w:val="24"/>
          <w:szCs w:val="24"/>
          <w:lang w:val="en-IN" w:eastAsia="en-IN"/>
        </w:rPr>
        <w:t>, but that's another story and not the fault of lambdas.</w:t>
      </w:r>
    </w:p>
    <w:p w14:paraId="0DEF1FB0" w14:textId="77777777" w:rsidR="009B59F0" w:rsidRPr="00E51DEB" w:rsidRDefault="009B59F0" w:rsidP="00E51DEB">
      <w:pPr>
        <w:widowControl w:val="0"/>
        <w:autoSpaceDE w:val="0"/>
        <w:autoSpaceDN w:val="0"/>
        <w:adjustRightInd w:val="0"/>
        <w:spacing w:line="240" w:lineRule="auto"/>
        <w:jc w:val="both"/>
        <w:rPr>
          <w:rFonts w:ascii="Times New Roman" w:hAnsi="Times New Roman"/>
          <w:sz w:val="24"/>
          <w:szCs w:val="24"/>
          <w:lang w:val="en"/>
        </w:rPr>
      </w:pPr>
    </w:p>
    <w:p w14:paraId="299F507F" w14:textId="77777777" w:rsidR="00C45E84" w:rsidRPr="00E51DEB" w:rsidRDefault="00C45E84" w:rsidP="00E51DEB">
      <w:pPr>
        <w:widowControl w:val="0"/>
        <w:autoSpaceDE w:val="0"/>
        <w:autoSpaceDN w:val="0"/>
        <w:adjustRightInd w:val="0"/>
        <w:spacing w:line="240" w:lineRule="auto"/>
        <w:jc w:val="both"/>
        <w:rPr>
          <w:rFonts w:ascii="Times New Roman" w:hAnsi="Times New Roman"/>
          <w:sz w:val="24"/>
          <w:szCs w:val="24"/>
          <w:lang w:val="en"/>
        </w:rPr>
      </w:pPr>
    </w:p>
    <w:p w14:paraId="5FDFDC65" w14:textId="77777777" w:rsidR="00C45E84" w:rsidRPr="00E51DEB" w:rsidRDefault="00C45E84" w:rsidP="00E51DEB">
      <w:pPr>
        <w:widowControl w:val="0"/>
        <w:autoSpaceDE w:val="0"/>
        <w:autoSpaceDN w:val="0"/>
        <w:adjustRightInd w:val="0"/>
        <w:spacing w:line="240" w:lineRule="auto"/>
        <w:jc w:val="both"/>
        <w:rPr>
          <w:rFonts w:ascii="Times New Roman" w:hAnsi="Times New Roman"/>
          <w:sz w:val="24"/>
          <w:szCs w:val="24"/>
          <w:lang w:val="en"/>
        </w:rPr>
      </w:pPr>
    </w:p>
    <w:p w14:paraId="2A16FABD" w14:textId="77777777" w:rsidR="00C45E84" w:rsidRPr="00E51DEB" w:rsidRDefault="00C45E84" w:rsidP="00E51DEB">
      <w:pPr>
        <w:widowControl w:val="0"/>
        <w:autoSpaceDE w:val="0"/>
        <w:autoSpaceDN w:val="0"/>
        <w:adjustRightInd w:val="0"/>
        <w:spacing w:line="240" w:lineRule="auto"/>
        <w:jc w:val="both"/>
        <w:rPr>
          <w:rFonts w:ascii="Times New Roman" w:hAnsi="Times New Roman"/>
          <w:sz w:val="24"/>
          <w:szCs w:val="24"/>
          <w:lang w:val="en"/>
        </w:rPr>
      </w:pPr>
    </w:p>
    <w:p w14:paraId="1DCC0B17" w14:textId="77777777" w:rsidR="001D01E4" w:rsidRPr="00583052" w:rsidRDefault="001D01E4" w:rsidP="001D01E4">
      <w:pPr>
        <w:rPr>
          <w:rFonts w:ascii="Times New Roman" w:hAnsi="Times New Roman"/>
        </w:rPr>
      </w:pPr>
    </w:p>
    <w:p w14:paraId="37D22788" w14:textId="77777777" w:rsidR="00354902" w:rsidRPr="00583052" w:rsidRDefault="00354902" w:rsidP="00DC417C">
      <w:pPr>
        <w:pStyle w:val="Title"/>
        <w:rPr>
          <w:rFonts w:ascii="Times New Roman" w:hAnsi="Times New Roman"/>
          <w:b/>
          <w:i/>
          <w:sz w:val="40"/>
        </w:rPr>
      </w:pPr>
      <w:r w:rsidRPr="00583052">
        <w:rPr>
          <w:rFonts w:ascii="Times New Roman" w:hAnsi="Times New Roman"/>
          <w:b/>
          <w:sz w:val="40"/>
        </w:rPr>
        <w:lastRenderedPageBreak/>
        <w:t>Chapter 7: OOPs Concepts.</w:t>
      </w:r>
    </w:p>
    <w:p w14:paraId="14434C66" w14:textId="77777777" w:rsidR="004D6EBA" w:rsidRPr="00583052" w:rsidRDefault="004D6EBA">
      <w:pPr>
        <w:widowControl w:val="0"/>
        <w:autoSpaceDE w:val="0"/>
        <w:autoSpaceDN w:val="0"/>
        <w:adjustRightInd w:val="0"/>
        <w:spacing w:line="240" w:lineRule="auto"/>
        <w:rPr>
          <w:rFonts w:ascii="Times New Roman" w:hAnsi="Times New Roman"/>
          <w:b/>
          <w:bCs/>
          <w:sz w:val="28"/>
          <w:szCs w:val="28"/>
          <w:lang w:val="en"/>
        </w:rPr>
      </w:pPr>
      <w:r w:rsidRPr="00583052">
        <w:rPr>
          <w:rFonts w:ascii="Times New Roman" w:hAnsi="Times New Roman"/>
          <w:b/>
          <w:bCs/>
          <w:sz w:val="28"/>
          <w:szCs w:val="28"/>
          <w:lang w:val="en"/>
        </w:rPr>
        <w:t>Oops Concept in C++</w:t>
      </w:r>
      <w:r w:rsidR="00C657EB" w:rsidRPr="00583052">
        <w:rPr>
          <w:rFonts w:ascii="Times New Roman" w:hAnsi="Times New Roman"/>
          <w:b/>
          <w:bCs/>
          <w:sz w:val="28"/>
          <w:szCs w:val="28"/>
          <w:lang w:val="en"/>
        </w:rPr>
        <w:t>:</w:t>
      </w:r>
    </w:p>
    <w:p w14:paraId="74D69D2C" w14:textId="5ACCAFF3" w:rsidR="004D6EBA" w:rsidRPr="00E51DEB" w:rsidRDefault="00C435C1" w:rsidP="00E51DEB">
      <w:pPr>
        <w:widowControl w:val="0"/>
        <w:autoSpaceDE w:val="0"/>
        <w:autoSpaceDN w:val="0"/>
        <w:adjustRightInd w:val="0"/>
        <w:spacing w:line="240" w:lineRule="auto"/>
        <w:jc w:val="both"/>
        <w:rPr>
          <w:rFonts w:ascii="Times New Roman" w:hAnsi="Times New Roman"/>
          <w:bCs/>
          <w:sz w:val="24"/>
          <w:szCs w:val="24"/>
          <w:lang w:val="en"/>
        </w:rPr>
      </w:pPr>
      <w:r w:rsidRPr="00583052">
        <w:rPr>
          <w:rFonts w:ascii="Times New Roman" w:hAnsi="Times New Roman"/>
          <w:bCs/>
          <w:sz w:val="28"/>
          <w:szCs w:val="28"/>
          <w:lang w:val="en"/>
        </w:rPr>
        <w:t xml:space="preserve">                 </w:t>
      </w:r>
      <w:r w:rsidR="004D6EBA" w:rsidRPr="00E51DEB">
        <w:rPr>
          <w:rFonts w:ascii="Times New Roman" w:hAnsi="Times New Roman"/>
          <w:bCs/>
          <w:sz w:val="24"/>
          <w:szCs w:val="24"/>
          <w:lang w:val="en"/>
        </w:rPr>
        <w:t xml:space="preserve">The main purpose of C++ programming was to add object orientation to the C programming language, which is in itself one of the most powerful programming languages. If any programming </w:t>
      </w:r>
      <w:r w:rsidR="009F318E" w:rsidRPr="00E51DEB">
        <w:rPr>
          <w:rFonts w:ascii="Times New Roman" w:hAnsi="Times New Roman"/>
          <w:bCs/>
          <w:sz w:val="24"/>
          <w:szCs w:val="24"/>
          <w:lang w:val="en"/>
        </w:rPr>
        <w:t>language,</w:t>
      </w:r>
      <w:r w:rsidR="004D6EBA" w:rsidRPr="00E51DEB">
        <w:rPr>
          <w:rFonts w:ascii="Times New Roman" w:hAnsi="Times New Roman"/>
          <w:bCs/>
          <w:sz w:val="24"/>
          <w:szCs w:val="24"/>
          <w:lang w:val="en"/>
        </w:rPr>
        <w:t xml:space="preserve"> follow below oops concept then that language called </w:t>
      </w:r>
      <w:r w:rsidR="000F6706" w:rsidRPr="00E51DEB">
        <w:rPr>
          <w:rFonts w:ascii="Times New Roman" w:hAnsi="Times New Roman"/>
          <w:bCs/>
          <w:sz w:val="24"/>
          <w:szCs w:val="24"/>
          <w:lang w:val="en"/>
        </w:rPr>
        <w:t>object-oriented</w:t>
      </w:r>
      <w:r w:rsidR="004D6EBA" w:rsidRPr="00E51DEB">
        <w:rPr>
          <w:rFonts w:ascii="Times New Roman" w:hAnsi="Times New Roman"/>
          <w:bCs/>
          <w:sz w:val="24"/>
          <w:szCs w:val="24"/>
          <w:lang w:val="en"/>
        </w:rPr>
        <w:t xml:space="preserve"> programming language.</w:t>
      </w:r>
    </w:p>
    <w:p w14:paraId="6858A30F" w14:textId="77777777" w:rsidR="004D6EBA" w:rsidRPr="00E51DEB" w:rsidRDefault="004D6EBA" w:rsidP="00E51DEB">
      <w:pPr>
        <w:widowControl w:val="0"/>
        <w:numPr>
          <w:ilvl w:val="0"/>
          <w:numId w:val="6"/>
        </w:numPr>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Object</w:t>
      </w:r>
    </w:p>
    <w:p w14:paraId="2B745CE1" w14:textId="77777777" w:rsidR="004D6EBA" w:rsidRPr="00E51DEB" w:rsidRDefault="004D6EBA" w:rsidP="00E51DEB">
      <w:pPr>
        <w:widowControl w:val="0"/>
        <w:numPr>
          <w:ilvl w:val="0"/>
          <w:numId w:val="6"/>
        </w:numPr>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Class</w:t>
      </w:r>
    </w:p>
    <w:p w14:paraId="2A1BE2D4" w14:textId="77777777" w:rsidR="004D6EBA" w:rsidRPr="00E51DEB" w:rsidRDefault="004D6EBA" w:rsidP="00E51DEB">
      <w:pPr>
        <w:widowControl w:val="0"/>
        <w:numPr>
          <w:ilvl w:val="0"/>
          <w:numId w:val="6"/>
        </w:numPr>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Encapsulation</w:t>
      </w:r>
    </w:p>
    <w:p w14:paraId="0AD9B69C" w14:textId="77777777" w:rsidR="004D6EBA" w:rsidRPr="00E51DEB" w:rsidRDefault="004D6EBA" w:rsidP="00E51DEB">
      <w:pPr>
        <w:widowControl w:val="0"/>
        <w:numPr>
          <w:ilvl w:val="0"/>
          <w:numId w:val="6"/>
        </w:numPr>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Abstraction</w:t>
      </w:r>
    </w:p>
    <w:p w14:paraId="5D3F3F1C" w14:textId="77777777" w:rsidR="004D6EBA" w:rsidRPr="00E51DEB" w:rsidRDefault="004D6EBA" w:rsidP="00E51DEB">
      <w:pPr>
        <w:widowControl w:val="0"/>
        <w:numPr>
          <w:ilvl w:val="0"/>
          <w:numId w:val="6"/>
        </w:numPr>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Inheritance</w:t>
      </w:r>
    </w:p>
    <w:p w14:paraId="5E64F71A" w14:textId="77777777" w:rsidR="004D6EBA" w:rsidRPr="00E51DEB" w:rsidRDefault="004D6EBA" w:rsidP="00E51DEB">
      <w:pPr>
        <w:widowControl w:val="0"/>
        <w:numPr>
          <w:ilvl w:val="0"/>
          <w:numId w:val="6"/>
        </w:numPr>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Polymorphism</w:t>
      </w:r>
    </w:p>
    <w:p w14:paraId="626889CB" w14:textId="77777777" w:rsidR="004D6EBA" w:rsidRPr="00E51DEB" w:rsidRDefault="004D6EBA" w:rsidP="00E51DEB">
      <w:pPr>
        <w:widowControl w:val="0"/>
        <w:autoSpaceDE w:val="0"/>
        <w:autoSpaceDN w:val="0"/>
        <w:adjustRightInd w:val="0"/>
        <w:spacing w:line="240" w:lineRule="auto"/>
        <w:jc w:val="both"/>
        <w:rPr>
          <w:rFonts w:ascii="Times New Roman" w:hAnsi="Times New Roman"/>
          <w:b/>
          <w:bCs/>
          <w:color w:val="FF0000"/>
          <w:sz w:val="24"/>
          <w:szCs w:val="24"/>
          <w:lang w:val="en"/>
        </w:rPr>
      </w:pPr>
      <w:r w:rsidRPr="00E51DEB">
        <w:rPr>
          <w:rFonts w:ascii="Times New Roman" w:hAnsi="Times New Roman"/>
          <w:b/>
          <w:bCs/>
          <w:color w:val="FF0000"/>
          <w:sz w:val="24"/>
          <w:szCs w:val="24"/>
          <w:lang w:val="en"/>
        </w:rPr>
        <w:t>Object</w:t>
      </w:r>
      <w:r w:rsidR="00C435C1" w:rsidRPr="00E51DEB">
        <w:rPr>
          <w:rFonts w:ascii="Times New Roman" w:hAnsi="Times New Roman"/>
          <w:b/>
          <w:bCs/>
          <w:color w:val="FF0000"/>
          <w:sz w:val="24"/>
          <w:szCs w:val="24"/>
          <w:lang w:val="en"/>
        </w:rPr>
        <w:t>:</w:t>
      </w:r>
    </w:p>
    <w:p w14:paraId="5F7B196B"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 xml:space="preserve">Object is the physical as well as logical entity </w:t>
      </w:r>
      <w:r w:rsidR="00394806" w:rsidRPr="00E51DEB">
        <w:rPr>
          <w:rFonts w:ascii="Times New Roman" w:hAnsi="Times New Roman"/>
          <w:bCs/>
          <w:sz w:val="24"/>
          <w:szCs w:val="24"/>
          <w:lang w:val="en"/>
        </w:rPr>
        <w:t>whereas</w:t>
      </w:r>
      <w:r w:rsidRPr="00E51DEB">
        <w:rPr>
          <w:rFonts w:ascii="Times New Roman" w:hAnsi="Times New Roman"/>
          <w:bCs/>
          <w:sz w:val="24"/>
          <w:szCs w:val="24"/>
          <w:lang w:val="en"/>
        </w:rPr>
        <w:t xml:space="preserve"> class is the only logical entity.</w:t>
      </w:r>
    </w:p>
    <w:p w14:paraId="108B1490" w14:textId="77777777" w:rsidR="00C435C1" w:rsidRPr="00E51DEB" w:rsidRDefault="001A2277" w:rsidP="00E51DEB">
      <w:pPr>
        <w:widowControl w:val="0"/>
        <w:autoSpaceDE w:val="0"/>
        <w:autoSpaceDN w:val="0"/>
        <w:adjustRightInd w:val="0"/>
        <w:spacing w:line="240" w:lineRule="auto"/>
        <w:jc w:val="both"/>
        <w:rPr>
          <w:rFonts w:ascii="Times New Roman" w:hAnsi="Times New Roman"/>
          <w:b/>
          <w:bCs/>
          <w:sz w:val="24"/>
          <w:szCs w:val="24"/>
          <w:lang w:val="en"/>
        </w:rPr>
      </w:pPr>
      <w:r w:rsidRPr="00E51DEB">
        <w:rPr>
          <w:rFonts w:ascii="Times New Roman" w:hAnsi="Times New Roman"/>
          <w:b/>
          <w:bCs/>
          <w:color w:val="FF0000"/>
          <w:sz w:val="24"/>
          <w:szCs w:val="24"/>
          <w:lang w:val="en"/>
        </w:rPr>
        <w:t>C</w:t>
      </w:r>
      <w:r w:rsidR="004D6EBA" w:rsidRPr="00E51DEB">
        <w:rPr>
          <w:rFonts w:ascii="Times New Roman" w:hAnsi="Times New Roman"/>
          <w:b/>
          <w:bCs/>
          <w:color w:val="FF0000"/>
          <w:sz w:val="24"/>
          <w:szCs w:val="24"/>
          <w:lang w:val="en"/>
        </w:rPr>
        <w:t xml:space="preserve">lass: </w:t>
      </w:r>
    </w:p>
    <w:p w14:paraId="42A08100"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Class is a blue print which is containing only list of variables and method and no memory is allocated for them. A class is a group of objects that has common properties.</w:t>
      </w:r>
    </w:p>
    <w:p w14:paraId="2281A8AE" w14:textId="77777777" w:rsidR="004D6EBA" w:rsidRPr="00E51DEB" w:rsidRDefault="004D6EBA" w:rsidP="00E51DEB">
      <w:pPr>
        <w:widowControl w:val="0"/>
        <w:autoSpaceDE w:val="0"/>
        <w:autoSpaceDN w:val="0"/>
        <w:adjustRightInd w:val="0"/>
        <w:spacing w:line="240" w:lineRule="auto"/>
        <w:jc w:val="both"/>
        <w:rPr>
          <w:rFonts w:ascii="Times New Roman" w:hAnsi="Times New Roman"/>
          <w:b/>
          <w:bCs/>
          <w:color w:val="FF0000"/>
          <w:sz w:val="24"/>
          <w:szCs w:val="24"/>
          <w:lang w:val="en"/>
        </w:rPr>
      </w:pPr>
      <w:r w:rsidRPr="00E51DEB">
        <w:rPr>
          <w:rFonts w:ascii="Times New Roman" w:hAnsi="Times New Roman"/>
          <w:b/>
          <w:bCs/>
          <w:color w:val="FF0000"/>
          <w:sz w:val="24"/>
          <w:szCs w:val="24"/>
          <w:lang w:val="en"/>
        </w:rPr>
        <w:t>Encapsulation</w:t>
      </w:r>
      <w:r w:rsidR="00C435C1" w:rsidRPr="00E51DEB">
        <w:rPr>
          <w:rFonts w:ascii="Times New Roman" w:hAnsi="Times New Roman"/>
          <w:b/>
          <w:bCs/>
          <w:color w:val="FF0000"/>
          <w:sz w:val="24"/>
          <w:szCs w:val="24"/>
          <w:lang w:val="en"/>
        </w:rPr>
        <w:t>:</w:t>
      </w:r>
    </w:p>
    <w:p w14:paraId="6330E038"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Encapsulation is a process of wrapping of data and methods in a single unit is called encapsulation. Encapsulation is achieved in C++ language by class concept. The main advantage of using of encapsulation is to secure the data from other methods, when we make a data private then these data only use within the class, but these data not accessible outside the class.</w:t>
      </w:r>
    </w:p>
    <w:p w14:paraId="6516A958" w14:textId="77777777" w:rsidR="004D6EBA" w:rsidRPr="00E51DEB" w:rsidRDefault="004D6EBA" w:rsidP="00E51DEB">
      <w:pPr>
        <w:widowControl w:val="0"/>
        <w:autoSpaceDE w:val="0"/>
        <w:autoSpaceDN w:val="0"/>
        <w:adjustRightInd w:val="0"/>
        <w:spacing w:line="240" w:lineRule="auto"/>
        <w:jc w:val="both"/>
        <w:rPr>
          <w:rFonts w:ascii="Times New Roman" w:hAnsi="Times New Roman"/>
          <w:b/>
          <w:bCs/>
          <w:color w:val="FF0000"/>
          <w:sz w:val="24"/>
          <w:szCs w:val="24"/>
          <w:lang w:val="en"/>
        </w:rPr>
      </w:pPr>
      <w:r w:rsidRPr="00E51DEB">
        <w:rPr>
          <w:rFonts w:ascii="Times New Roman" w:hAnsi="Times New Roman"/>
          <w:b/>
          <w:bCs/>
          <w:color w:val="FF0000"/>
          <w:sz w:val="24"/>
          <w:szCs w:val="24"/>
          <w:lang w:val="en"/>
        </w:rPr>
        <w:t>Abstraction</w:t>
      </w:r>
      <w:r w:rsidR="00C435C1" w:rsidRPr="00E51DEB">
        <w:rPr>
          <w:rFonts w:ascii="Times New Roman" w:hAnsi="Times New Roman"/>
          <w:b/>
          <w:bCs/>
          <w:color w:val="FF0000"/>
          <w:sz w:val="24"/>
          <w:szCs w:val="24"/>
          <w:lang w:val="en"/>
        </w:rPr>
        <w:t>:</w:t>
      </w:r>
    </w:p>
    <w:p w14:paraId="316B8F7A"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Abstraction is the concept of exposing only the required essential characteristics and behavior with respect to a context.</w:t>
      </w:r>
    </w:p>
    <w:p w14:paraId="066C147D"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 xml:space="preserve">Hiding of data is known as data abstraction. In </w:t>
      </w:r>
      <w:proofErr w:type="gramStart"/>
      <w:r w:rsidRPr="00E51DEB">
        <w:rPr>
          <w:rFonts w:ascii="Times New Roman" w:hAnsi="Times New Roman"/>
          <w:bCs/>
          <w:sz w:val="24"/>
          <w:szCs w:val="24"/>
          <w:lang w:val="en"/>
        </w:rPr>
        <w:t>object oriented</w:t>
      </w:r>
      <w:proofErr w:type="gramEnd"/>
      <w:r w:rsidRPr="00E51DEB">
        <w:rPr>
          <w:rFonts w:ascii="Times New Roman" w:hAnsi="Times New Roman"/>
          <w:bCs/>
          <w:sz w:val="24"/>
          <w:szCs w:val="24"/>
          <w:lang w:val="en"/>
        </w:rPr>
        <w:t xml:space="preserve"> programming language this is implemented automatically while writing the code in the form of class and object.</w:t>
      </w:r>
    </w:p>
    <w:p w14:paraId="7B5AB8BA" w14:textId="77777777" w:rsidR="004D6EBA" w:rsidRPr="00E51DEB" w:rsidRDefault="004D6EBA" w:rsidP="00E51DEB">
      <w:pPr>
        <w:widowControl w:val="0"/>
        <w:autoSpaceDE w:val="0"/>
        <w:autoSpaceDN w:val="0"/>
        <w:adjustRightInd w:val="0"/>
        <w:spacing w:line="240" w:lineRule="auto"/>
        <w:jc w:val="both"/>
        <w:rPr>
          <w:rFonts w:ascii="Times New Roman" w:hAnsi="Times New Roman"/>
          <w:b/>
          <w:bCs/>
          <w:color w:val="FF0000"/>
          <w:sz w:val="24"/>
          <w:szCs w:val="24"/>
          <w:lang w:val="en"/>
        </w:rPr>
      </w:pPr>
      <w:r w:rsidRPr="00E51DEB">
        <w:rPr>
          <w:rFonts w:ascii="Times New Roman" w:hAnsi="Times New Roman"/>
          <w:b/>
          <w:bCs/>
          <w:color w:val="FF0000"/>
          <w:sz w:val="24"/>
          <w:szCs w:val="24"/>
          <w:lang w:val="en"/>
        </w:rPr>
        <w:t>Inheritance</w:t>
      </w:r>
      <w:r w:rsidR="00C435C1" w:rsidRPr="00E51DEB">
        <w:rPr>
          <w:rFonts w:ascii="Times New Roman" w:hAnsi="Times New Roman"/>
          <w:b/>
          <w:bCs/>
          <w:color w:val="FF0000"/>
          <w:sz w:val="24"/>
          <w:szCs w:val="24"/>
          <w:lang w:val="en"/>
        </w:rPr>
        <w:t>:</w:t>
      </w:r>
    </w:p>
    <w:p w14:paraId="626DB60C"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The process of obtaining the data members and methods from one class to another class is known as inheritance. It is one of the fundamental features of object-oriented programming.</w:t>
      </w:r>
    </w:p>
    <w:p w14:paraId="25EDDB94" w14:textId="77777777" w:rsidR="004D6EBA" w:rsidRPr="00E51DEB" w:rsidRDefault="004D6EBA" w:rsidP="00E51DEB">
      <w:pPr>
        <w:widowControl w:val="0"/>
        <w:autoSpaceDE w:val="0"/>
        <w:autoSpaceDN w:val="0"/>
        <w:adjustRightInd w:val="0"/>
        <w:spacing w:line="240" w:lineRule="auto"/>
        <w:jc w:val="both"/>
        <w:rPr>
          <w:rFonts w:ascii="Times New Roman" w:hAnsi="Times New Roman"/>
          <w:b/>
          <w:bCs/>
          <w:color w:val="FF0000"/>
          <w:sz w:val="24"/>
          <w:szCs w:val="24"/>
          <w:lang w:val="en"/>
        </w:rPr>
      </w:pPr>
      <w:r w:rsidRPr="00E51DEB">
        <w:rPr>
          <w:rFonts w:ascii="Times New Roman" w:hAnsi="Times New Roman"/>
          <w:b/>
          <w:bCs/>
          <w:color w:val="FF0000"/>
          <w:sz w:val="24"/>
          <w:szCs w:val="24"/>
          <w:lang w:val="en"/>
        </w:rPr>
        <w:t>Polymorphism</w:t>
      </w:r>
      <w:r w:rsidR="00C435C1" w:rsidRPr="00E51DEB">
        <w:rPr>
          <w:rFonts w:ascii="Times New Roman" w:hAnsi="Times New Roman"/>
          <w:b/>
          <w:bCs/>
          <w:color w:val="FF0000"/>
          <w:sz w:val="24"/>
          <w:szCs w:val="24"/>
          <w:lang w:val="en"/>
        </w:rPr>
        <w:t>:</w:t>
      </w:r>
    </w:p>
    <w:p w14:paraId="310D81DA"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 xml:space="preserve">The process of representing one Form in multiple forms is known as Polymorphism. Here one </w:t>
      </w:r>
      <w:r w:rsidRPr="00E51DEB">
        <w:rPr>
          <w:rFonts w:ascii="Times New Roman" w:hAnsi="Times New Roman"/>
          <w:bCs/>
          <w:sz w:val="24"/>
          <w:szCs w:val="24"/>
          <w:lang w:val="en"/>
        </w:rPr>
        <w:lastRenderedPageBreak/>
        <w:t xml:space="preserve">form </w:t>
      </w:r>
      <w:proofErr w:type="gramStart"/>
      <w:r w:rsidRPr="00E51DEB">
        <w:rPr>
          <w:rFonts w:ascii="Times New Roman" w:hAnsi="Times New Roman"/>
          <w:bCs/>
          <w:sz w:val="24"/>
          <w:szCs w:val="24"/>
          <w:lang w:val="en"/>
        </w:rPr>
        <w:t>represent</w:t>
      </w:r>
      <w:proofErr w:type="gramEnd"/>
      <w:r w:rsidRPr="00E51DEB">
        <w:rPr>
          <w:rFonts w:ascii="Times New Roman" w:hAnsi="Times New Roman"/>
          <w:bCs/>
          <w:sz w:val="24"/>
          <w:szCs w:val="24"/>
          <w:lang w:val="en"/>
        </w:rPr>
        <w:t xml:space="preserve"> original form or original method always resides in base class and multiple forms represents overridden method which resides in derived classes.</w:t>
      </w:r>
    </w:p>
    <w:p w14:paraId="6E3B4DCD" w14:textId="77777777" w:rsidR="004D6EBA" w:rsidRPr="00E51DEB" w:rsidRDefault="004D6EBA" w:rsidP="00E51DEB">
      <w:pPr>
        <w:widowControl w:val="0"/>
        <w:autoSpaceDE w:val="0"/>
        <w:autoSpaceDN w:val="0"/>
        <w:adjustRightInd w:val="0"/>
        <w:spacing w:line="240" w:lineRule="auto"/>
        <w:jc w:val="both"/>
        <w:rPr>
          <w:rFonts w:ascii="Times New Roman" w:hAnsi="Times New Roman"/>
          <w:b/>
          <w:bCs/>
          <w:color w:val="FF0000"/>
          <w:sz w:val="24"/>
          <w:szCs w:val="24"/>
          <w:lang w:val="en"/>
        </w:rPr>
      </w:pPr>
      <w:r w:rsidRPr="00E51DEB">
        <w:rPr>
          <w:rFonts w:ascii="Times New Roman" w:hAnsi="Times New Roman"/>
          <w:b/>
          <w:bCs/>
          <w:color w:val="FF0000"/>
          <w:sz w:val="24"/>
          <w:szCs w:val="24"/>
          <w:lang w:val="en"/>
        </w:rPr>
        <w:t>Access Specifiers in C++</w:t>
      </w:r>
      <w:r w:rsidR="00C435C1" w:rsidRPr="00E51DEB">
        <w:rPr>
          <w:rFonts w:ascii="Times New Roman" w:hAnsi="Times New Roman"/>
          <w:b/>
          <w:bCs/>
          <w:color w:val="FF0000"/>
          <w:sz w:val="24"/>
          <w:szCs w:val="24"/>
          <w:lang w:val="en"/>
        </w:rPr>
        <w:t>:</w:t>
      </w:r>
    </w:p>
    <w:p w14:paraId="7424A7DB"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Access specifiers in C++ define how the members of the class can be accessed. C++ has 3 new keywords introduced, namely.</w:t>
      </w:r>
    </w:p>
    <w:p w14:paraId="3D487C76"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 xml:space="preserve">    public</w:t>
      </w:r>
    </w:p>
    <w:p w14:paraId="20DB971B"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 xml:space="preserve">    private</w:t>
      </w:r>
    </w:p>
    <w:p w14:paraId="2340B14A"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 xml:space="preserve">    protected</w:t>
      </w:r>
    </w:p>
    <w:p w14:paraId="03DE2C7E" w14:textId="77777777" w:rsidR="004D6EBA" w:rsidRPr="00583052" w:rsidRDefault="00972C73" w:rsidP="00E51DEB">
      <w:pPr>
        <w:widowControl w:val="0"/>
        <w:autoSpaceDE w:val="0"/>
        <w:autoSpaceDN w:val="0"/>
        <w:adjustRightInd w:val="0"/>
        <w:spacing w:line="240" w:lineRule="auto"/>
        <w:jc w:val="center"/>
        <w:rPr>
          <w:rFonts w:ascii="Times New Roman" w:hAnsi="Times New Roman"/>
          <w:bCs/>
          <w:sz w:val="28"/>
          <w:szCs w:val="28"/>
          <w:lang w:val="en"/>
        </w:rPr>
      </w:pPr>
      <w:r w:rsidRPr="00583052">
        <w:rPr>
          <w:rFonts w:ascii="Times New Roman" w:hAnsi="Times New Roman"/>
          <w:noProof/>
          <w:sz w:val="28"/>
          <w:szCs w:val="28"/>
          <w:lang w:val="en-IN" w:eastAsia="en-IN"/>
        </w:rPr>
        <w:drawing>
          <wp:inline distT="0" distB="0" distL="0" distR="0" wp14:anchorId="2734346F" wp14:editId="72882E7F">
            <wp:extent cx="4947285" cy="2773610"/>
            <wp:effectExtent l="0" t="0" r="5715" b="825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6485" cy="2778768"/>
                    </a:xfrm>
                    <a:prstGeom prst="rect">
                      <a:avLst/>
                    </a:prstGeom>
                    <a:noFill/>
                    <a:ln>
                      <a:noFill/>
                    </a:ln>
                  </pic:spPr>
                </pic:pic>
              </a:graphicData>
            </a:graphic>
          </wp:inline>
        </w:drawing>
      </w:r>
    </w:p>
    <w:p w14:paraId="2ABB82BC" w14:textId="2951D0D5" w:rsidR="004D6EBA" w:rsidRPr="00E51DEB" w:rsidRDefault="004D6EBA" w:rsidP="00E51DEB">
      <w:pPr>
        <w:widowControl w:val="0"/>
        <w:tabs>
          <w:tab w:val="left" w:pos="1425"/>
        </w:tabs>
        <w:autoSpaceDE w:val="0"/>
        <w:autoSpaceDN w:val="0"/>
        <w:adjustRightInd w:val="0"/>
        <w:spacing w:line="240" w:lineRule="auto"/>
        <w:rPr>
          <w:rFonts w:ascii="Times New Roman" w:hAnsi="Times New Roman"/>
          <w:b/>
          <w:bCs/>
          <w:color w:val="FF0000"/>
          <w:sz w:val="28"/>
          <w:szCs w:val="28"/>
          <w:lang w:val="en"/>
        </w:rPr>
      </w:pPr>
      <w:r w:rsidRPr="00E51DEB">
        <w:rPr>
          <w:rFonts w:ascii="Times New Roman" w:hAnsi="Times New Roman"/>
          <w:b/>
          <w:bCs/>
          <w:color w:val="FF0000"/>
          <w:sz w:val="28"/>
          <w:szCs w:val="28"/>
          <w:lang w:val="en"/>
        </w:rPr>
        <w:t>Class:</w:t>
      </w:r>
      <w:r w:rsidR="00E51DEB">
        <w:rPr>
          <w:rFonts w:ascii="Times New Roman" w:hAnsi="Times New Roman"/>
          <w:b/>
          <w:bCs/>
          <w:color w:val="FF0000"/>
          <w:sz w:val="28"/>
          <w:szCs w:val="28"/>
          <w:lang w:val="en"/>
        </w:rPr>
        <w:t xml:space="preserve"> </w:t>
      </w:r>
      <w:r w:rsidRPr="00E51DEB">
        <w:rPr>
          <w:rFonts w:ascii="Times New Roman" w:hAnsi="Times New Roman"/>
          <w:bCs/>
          <w:sz w:val="24"/>
          <w:szCs w:val="24"/>
          <w:lang w:val="en"/>
        </w:rPr>
        <w:t>Class is a blue print which is containing only list of variables and method and no memory is allocated for them. A class is a group of objects that has common properties.</w:t>
      </w:r>
    </w:p>
    <w:p w14:paraId="769342AE"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A class in C++ contains, following properties;</w:t>
      </w:r>
    </w:p>
    <w:p w14:paraId="0A720BFE" w14:textId="77777777" w:rsidR="004D6EBA" w:rsidRPr="00E51DEB" w:rsidRDefault="00C435C1"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 xml:space="preserve"> </w:t>
      </w:r>
      <w:r w:rsidR="004D6EBA" w:rsidRPr="00E51DEB">
        <w:rPr>
          <w:rFonts w:ascii="Times New Roman" w:hAnsi="Times New Roman"/>
          <w:bCs/>
          <w:sz w:val="24"/>
          <w:szCs w:val="24"/>
          <w:lang w:val="en"/>
        </w:rPr>
        <w:t xml:space="preserve">   Data Member</w:t>
      </w:r>
    </w:p>
    <w:p w14:paraId="5442CFA3"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 xml:space="preserve">    Method</w:t>
      </w:r>
    </w:p>
    <w:p w14:paraId="22247B2E"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 xml:space="preserve">    Constructor</w:t>
      </w:r>
    </w:p>
    <w:p w14:paraId="6C965AD1"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
          <w:bCs/>
          <w:color w:val="FF0000"/>
          <w:sz w:val="28"/>
          <w:szCs w:val="28"/>
          <w:lang w:val="en"/>
        </w:rPr>
        <w:t>Object:</w:t>
      </w:r>
      <w:r w:rsidRPr="00E51DEB">
        <w:rPr>
          <w:rFonts w:ascii="Times New Roman" w:hAnsi="Times New Roman"/>
          <w:bCs/>
          <w:sz w:val="24"/>
          <w:szCs w:val="24"/>
          <w:lang w:val="en"/>
        </w:rPr>
        <w:t xml:space="preserve"> Object is </w:t>
      </w:r>
      <w:proofErr w:type="gramStart"/>
      <w:r w:rsidRPr="00E51DEB">
        <w:rPr>
          <w:rFonts w:ascii="Times New Roman" w:hAnsi="Times New Roman"/>
          <w:bCs/>
          <w:sz w:val="24"/>
          <w:szCs w:val="24"/>
          <w:lang w:val="en"/>
        </w:rPr>
        <w:t>a</w:t>
      </w:r>
      <w:proofErr w:type="gramEnd"/>
      <w:r w:rsidRPr="00E51DEB">
        <w:rPr>
          <w:rFonts w:ascii="Times New Roman" w:hAnsi="Times New Roman"/>
          <w:bCs/>
          <w:sz w:val="24"/>
          <w:szCs w:val="24"/>
          <w:lang w:val="en"/>
        </w:rPr>
        <w:t xml:space="preserve"> instance of class, object has state and behaviors.</w:t>
      </w:r>
    </w:p>
    <w:p w14:paraId="5F26EC39"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An Object in C++ has three characteristics:</w:t>
      </w:r>
    </w:p>
    <w:p w14:paraId="734140EA"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 xml:space="preserve">    State</w:t>
      </w:r>
    </w:p>
    <w:p w14:paraId="296434AA" w14:textId="77777777" w:rsidR="004D6EBA" w:rsidRPr="00E51DEB"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 xml:space="preserve">    Behavior</w:t>
      </w:r>
    </w:p>
    <w:p w14:paraId="6C1155AB" w14:textId="42C53E11" w:rsidR="004D6EBA" w:rsidRDefault="004D6EBA" w:rsidP="00E51DEB">
      <w:pPr>
        <w:widowControl w:val="0"/>
        <w:autoSpaceDE w:val="0"/>
        <w:autoSpaceDN w:val="0"/>
        <w:adjustRightInd w:val="0"/>
        <w:spacing w:line="240" w:lineRule="auto"/>
        <w:jc w:val="both"/>
        <w:rPr>
          <w:rFonts w:ascii="Times New Roman" w:hAnsi="Times New Roman"/>
          <w:bCs/>
          <w:sz w:val="24"/>
          <w:szCs w:val="24"/>
          <w:lang w:val="en"/>
        </w:rPr>
      </w:pPr>
      <w:r w:rsidRPr="00E51DEB">
        <w:rPr>
          <w:rFonts w:ascii="Times New Roman" w:hAnsi="Times New Roman"/>
          <w:bCs/>
          <w:sz w:val="24"/>
          <w:szCs w:val="24"/>
          <w:lang w:val="en"/>
        </w:rPr>
        <w:t xml:space="preserve">    Identity</w:t>
      </w:r>
    </w:p>
    <w:p w14:paraId="0478FDA2" w14:textId="77777777" w:rsidR="00E51DEB" w:rsidRDefault="00E51DEB" w:rsidP="00E51DEB">
      <w:pPr>
        <w:widowControl w:val="0"/>
        <w:autoSpaceDE w:val="0"/>
        <w:autoSpaceDN w:val="0"/>
        <w:adjustRightInd w:val="0"/>
        <w:spacing w:line="240" w:lineRule="auto"/>
        <w:jc w:val="both"/>
        <w:rPr>
          <w:rFonts w:ascii="Times New Roman" w:hAnsi="Times New Roman"/>
          <w:bCs/>
          <w:sz w:val="24"/>
          <w:szCs w:val="24"/>
          <w:lang w:val="en"/>
        </w:rPr>
      </w:pPr>
    </w:p>
    <w:p w14:paraId="0B947467" w14:textId="77777777" w:rsidR="00E51DEB" w:rsidRPr="00E51DEB" w:rsidRDefault="00E51DEB" w:rsidP="00E51DEB">
      <w:pPr>
        <w:widowControl w:val="0"/>
        <w:autoSpaceDE w:val="0"/>
        <w:autoSpaceDN w:val="0"/>
        <w:adjustRightInd w:val="0"/>
        <w:spacing w:line="240" w:lineRule="auto"/>
        <w:jc w:val="both"/>
        <w:rPr>
          <w:rFonts w:ascii="Times New Roman" w:hAnsi="Times New Roman"/>
          <w:bCs/>
          <w:sz w:val="24"/>
          <w:szCs w:val="24"/>
          <w:lang w:val="en"/>
        </w:rPr>
      </w:pPr>
    </w:p>
    <w:p w14:paraId="7010782E" w14:textId="77777777" w:rsidR="004D6EBA" w:rsidRPr="00E51DEB" w:rsidRDefault="004D6EBA" w:rsidP="00E51DEB">
      <w:pPr>
        <w:widowControl w:val="0"/>
        <w:autoSpaceDE w:val="0"/>
        <w:autoSpaceDN w:val="0"/>
        <w:adjustRightInd w:val="0"/>
        <w:spacing w:line="240" w:lineRule="auto"/>
        <w:jc w:val="both"/>
        <w:rPr>
          <w:rFonts w:ascii="Times New Roman" w:hAnsi="Times New Roman"/>
          <w:b/>
          <w:bCs/>
          <w:sz w:val="24"/>
          <w:szCs w:val="24"/>
          <w:lang w:val="en"/>
        </w:rPr>
      </w:pPr>
      <w:r w:rsidRPr="00E51DEB">
        <w:rPr>
          <w:rFonts w:ascii="Times New Roman" w:hAnsi="Times New Roman"/>
          <w:b/>
          <w:bCs/>
          <w:sz w:val="24"/>
          <w:szCs w:val="24"/>
          <w:lang w:val="en"/>
        </w:rPr>
        <w:lastRenderedPageBreak/>
        <w:t>Real Life Example:</w:t>
      </w:r>
    </w:p>
    <w:p w14:paraId="42DF6EAD" w14:textId="77777777" w:rsidR="004D6EBA" w:rsidRPr="00E51DEB" w:rsidRDefault="004D6EBA" w:rsidP="00E51DEB">
      <w:pPr>
        <w:widowControl w:val="0"/>
        <w:autoSpaceDE w:val="0"/>
        <w:autoSpaceDN w:val="0"/>
        <w:adjustRightInd w:val="0"/>
        <w:spacing w:line="240" w:lineRule="auto"/>
        <w:jc w:val="both"/>
        <w:rPr>
          <w:rFonts w:ascii="Times New Roman" w:hAnsi="Times New Roman"/>
          <w:sz w:val="24"/>
          <w:szCs w:val="24"/>
          <w:lang w:val="en"/>
        </w:rPr>
      </w:pPr>
      <w:r w:rsidRPr="00E51DEB">
        <w:rPr>
          <w:rFonts w:ascii="Times New Roman" w:hAnsi="Times New Roman"/>
          <w:sz w:val="24"/>
          <w:szCs w:val="24"/>
          <w:lang w:val="en"/>
        </w:rPr>
        <w:t>Vehicle class:</w:t>
      </w:r>
    </w:p>
    <w:p w14:paraId="10A5C754" w14:textId="77777777" w:rsidR="004D6EBA" w:rsidRPr="00E51DEB" w:rsidRDefault="004D6EBA" w:rsidP="00E51DEB">
      <w:pPr>
        <w:widowControl w:val="0"/>
        <w:autoSpaceDE w:val="0"/>
        <w:autoSpaceDN w:val="0"/>
        <w:adjustRightInd w:val="0"/>
        <w:spacing w:line="240" w:lineRule="auto"/>
        <w:jc w:val="both"/>
        <w:rPr>
          <w:rFonts w:ascii="Times New Roman" w:hAnsi="Times New Roman"/>
          <w:sz w:val="24"/>
          <w:szCs w:val="24"/>
          <w:lang w:val="en"/>
        </w:rPr>
      </w:pPr>
      <w:r w:rsidRPr="00E51DEB">
        <w:rPr>
          <w:rFonts w:ascii="Times New Roman" w:hAnsi="Times New Roman"/>
          <w:sz w:val="24"/>
          <w:szCs w:val="24"/>
          <w:lang w:val="en"/>
        </w:rPr>
        <w:t xml:space="preserve">Car, bike, truck these all are belongs to vehicle class. These Objects have also different </w:t>
      </w:r>
      <w:proofErr w:type="spellStart"/>
      <w:r w:rsidRPr="00E51DEB">
        <w:rPr>
          <w:rFonts w:ascii="Times New Roman" w:hAnsi="Times New Roman"/>
          <w:sz w:val="24"/>
          <w:szCs w:val="24"/>
          <w:lang w:val="en"/>
        </w:rPr>
        <w:t>different</w:t>
      </w:r>
      <w:proofErr w:type="spellEnd"/>
      <w:r w:rsidRPr="00E51DEB">
        <w:rPr>
          <w:rFonts w:ascii="Times New Roman" w:hAnsi="Times New Roman"/>
          <w:sz w:val="24"/>
          <w:szCs w:val="24"/>
          <w:lang w:val="en"/>
        </w:rPr>
        <w:t xml:space="preserve"> states and behaviors. For </w:t>
      </w:r>
      <w:proofErr w:type="gramStart"/>
      <w:r w:rsidRPr="00E51DEB">
        <w:rPr>
          <w:rFonts w:ascii="Times New Roman" w:hAnsi="Times New Roman"/>
          <w:sz w:val="24"/>
          <w:szCs w:val="24"/>
          <w:lang w:val="en"/>
        </w:rPr>
        <w:t>Example</w:t>
      </w:r>
      <w:proofErr w:type="gramEnd"/>
      <w:r w:rsidRPr="00E51DEB">
        <w:rPr>
          <w:rFonts w:ascii="Times New Roman" w:hAnsi="Times New Roman"/>
          <w:sz w:val="24"/>
          <w:szCs w:val="24"/>
          <w:lang w:val="en"/>
        </w:rPr>
        <w:t xml:space="preserve"> car has state - color, name, model, speed, Mileage. as </w:t>
      </w:r>
      <w:proofErr w:type="gramStart"/>
      <w:r w:rsidRPr="00E51DEB">
        <w:rPr>
          <w:rFonts w:ascii="Times New Roman" w:hAnsi="Times New Roman"/>
          <w:sz w:val="24"/>
          <w:szCs w:val="24"/>
          <w:lang w:val="en"/>
        </w:rPr>
        <w:t>we;;</w:t>
      </w:r>
      <w:proofErr w:type="gramEnd"/>
      <w:r w:rsidRPr="00E51DEB">
        <w:rPr>
          <w:rFonts w:ascii="Times New Roman" w:hAnsi="Times New Roman"/>
          <w:sz w:val="24"/>
          <w:szCs w:val="24"/>
          <w:lang w:val="en"/>
        </w:rPr>
        <w:t xml:space="preserve"> as behaviors - distance travel</w:t>
      </w:r>
    </w:p>
    <w:p w14:paraId="42DCAB3F" w14:textId="77777777" w:rsidR="004D6EBA" w:rsidRPr="00E51DEB" w:rsidRDefault="004D6EBA" w:rsidP="00E51DEB">
      <w:pPr>
        <w:widowControl w:val="0"/>
        <w:autoSpaceDE w:val="0"/>
        <w:autoSpaceDN w:val="0"/>
        <w:adjustRightInd w:val="0"/>
        <w:spacing w:line="240" w:lineRule="auto"/>
        <w:jc w:val="both"/>
        <w:rPr>
          <w:rFonts w:ascii="Times New Roman" w:hAnsi="Times New Roman"/>
          <w:b/>
          <w:bCs/>
          <w:sz w:val="24"/>
          <w:szCs w:val="24"/>
          <w:lang w:val="en"/>
        </w:rPr>
      </w:pPr>
      <w:r w:rsidRPr="00E51DEB">
        <w:rPr>
          <w:rFonts w:ascii="Times New Roman" w:hAnsi="Times New Roman"/>
          <w:b/>
          <w:bCs/>
          <w:sz w:val="24"/>
          <w:szCs w:val="24"/>
          <w:lang w:val="en"/>
        </w:rPr>
        <w:t>Syntax to declare a Class</w:t>
      </w:r>
    </w:p>
    <w:p w14:paraId="26A25F8A" w14:textId="77777777" w:rsidR="004D6EBA" w:rsidRPr="00E51DEB" w:rsidRDefault="004D6EBA" w:rsidP="00E51DEB">
      <w:pPr>
        <w:widowControl w:val="0"/>
        <w:autoSpaceDE w:val="0"/>
        <w:autoSpaceDN w:val="0"/>
        <w:adjustRightInd w:val="0"/>
        <w:spacing w:line="240" w:lineRule="auto"/>
        <w:jc w:val="both"/>
        <w:rPr>
          <w:rFonts w:ascii="Times New Roman" w:hAnsi="Times New Roman"/>
          <w:sz w:val="24"/>
          <w:szCs w:val="24"/>
          <w:lang w:val="en"/>
        </w:rPr>
      </w:pPr>
      <w:r w:rsidRPr="00E51DEB">
        <w:rPr>
          <w:rFonts w:ascii="Times New Roman" w:hAnsi="Times New Roman"/>
          <w:sz w:val="24"/>
          <w:szCs w:val="24"/>
          <w:lang w:val="en"/>
        </w:rPr>
        <w:t>Syntax</w:t>
      </w:r>
      <w:r w:rsidR="00C56ACC" w:rsidRPr="00E51DEB">
        <w:rPr>
          <w:rFonts w:ascii="Times New Roman" w:hAnsi="Times New Roman"/>
          <w:sz w:val="24"/>
          <w:szCs w:val="24"/>
          <w:lang w:val="en"/>
        </w:rPr>
        <w: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7"/>
      </w:tblGrid>
      <w:tr w:rsidR="00C56ACC" w:rsidRPr="00E51DEB" w14:paraId="2DA4DEB4" w14:textId="77777777" w:rsidTr="00E51DEB">
        <w:trPr>
          <w:trHeight w:val="2550"/>
        </w:trPr>
        <w:tc>
          <w:tcPr>
            <w:tcW w:w="3227" w:type="dxa"/>
          </w:tcPr>
          <w:p w14:paraId="3E37E7D5" w14:textId="77777777" w:rsidR="00C56ACC" w:rsidRPr="00E51DEB" w:rsidRDefault="00C56ACC" w:rsidP="00E51DEB">
            <w:pPr>
              <w:widowControl w:val="0"/>
              <w:autoSpaceDE w:val="0"/>
              <w:autoSpaceDN w:val="0"/>
              <w:adjustRightInd w:val="0"/>
              <w:spacing w:line="240" w:lineRule="auto"/>
              <w:ind w:left="105"/>
              <w:jc w:val="both"/>
              <w:rPr>
                <w:rFonts w:ascii="Times New Roman" w:hAnsi="Times New Roman"/>
                <w:sz w:val="24"/>
                <w:szCs w:val="24"/>
                <w:lang w:val="en"/>
              </w:rPr>
            </w:pPr>
            <w:r w:rsidRPr="00E51DEB">
              <w:rPr>
                <w:rFonts w:ascii="Times New Roman" w:hAnsi="Times New Roman"/>
                <w:sz w:val="24"/>
                <w:szCs w:val="24"/>
                <w:lang w:val="en"/>
              </w:rPr>
              <w:t xml:space="preserve"> class </w:t>
            </w:r>
            <w:proofErr w:type="spellStart"/>
            <w:r w:rsidRPr="00E51DEB">
              <w:rPr>
                <w:rFonts w:ascii="Times New Roman" w:hAnsi="Times New Roman"/>
                <w:sz w:val="24"/>
                <w:szCs w:val="24"/>
                <w:lang w:val="en"/>
              </w:rPr>
              <w:t>Class_Name</w:t>
            </w:r>
            <w:proofErr w:type="spellEnd"/>
          </w:p>
          <w:p w14:paraId="01C5A0C9" w14:textId="77777777" w:rsidR="00C56ACC" w:rsidRPr="00E51DEB" w:rsidRDefault="00C56ACC" w:rsidP="00E51DEB">
            <w:pPr>
              <w:widowControl w:val="0"/>
              <w:autoSpaceDE w:val="0"/>
              <w:autoSpaceDN w:val="0"/>
              <w:adjustRightInd w:val="0"/>
              <w:spacing w:line="240" w:lineRule="auto"/>
              <w:ind w:left="105"/>
              <w:jc w:val="both"/>
              <w:rPr>
                <w:rFonts w:ascii="Times New Roman" w:hAnsi="Times New Roman"/>
                <w:sz w:val="24"/>
                <w:szCs w:val="24"/>
                <w:lang w:val="en"/>
              </w:rPr>
            </w:pPr>
            <w:r w:rsidRPr="00E51DEB">
              <w:rPr>
                <w:rFonts w:ascii="Times New Roman" w:hAnsi="Times New Roman"/>
                <w:sz w:val="24"/>
                <w:szCs w:val="24"/>
                <w:lang w:val="en"/>
              </w:rPr>
              <w:t xml:space="preserve">  {  </w:t>
            </w:r>
          </w:p>
          <w:p w14:paraId="15B600A9" w14:textId="77777777" w:rsidR="00C56ACC" w:rsidRPr="00E51DEB" w:rsidRDefault="00C56ACC" w:rsidP="00E51DEB">
            <w:pPr>
              <w:widowControl w:val="0"/>
              <w:autoSpaceDE w:val="0"/>
              <w:autoSpaceDN w:val="0"/>
              <w:adjustRightInd w:val="0"/>
              <w:spacing w:line="240" w:lineRule="auto"/>
              <w:ind w:left="105"/>
              <w:jc w:val="both"/>
              <w:rPr>
                <w:rFonts w:ascii="Times New Roman" w:hAnsi="Times New Roman"/>
                <w:sz w:val="24"/>
                <w:szCs w:val="24"/>
                <w:lang w:val="en"/>
              </w:rPr>
            </w:pPr>
            <w:r w:rsidRPr="00E51DEB">
              <w:rPr>
                <w:rFonts w:ascii="Times New Roman" w:hAnsi="Times New Roman"/>
                <w:sz w:val="24"/>
                <w:szCs w:val="24"/>
                <w:lang w:val="en"/>
              </w:rPr>
              <w:t xml:space="preserve">    data member;  </w:t>
            </w:r>
          </w:p>
          <w:p w14:paraId="02440B5F" w14:textId="77777777" w:rsidR="00C56ACC" w:rsidRPr="00E51DEB" w:rsidRDefault="00C56ACC" w:rsidP="00E51DEB">
            <w:pPr>
              <w:widowControl w:val="0"/>
              <w:autoSpaceDE w:val="0"/>
              <w:autoSpaceDN w:val="0"/>
              <w:adjustRightInd w:val="0"/>
              <w:spacing w:line="240" w:lineRule="auto"/>
              <w:ind w:left="105"/>
              <w:jc w:val="both"/>
              <w:rPr>
                <w:rFonts w:ascii="Times New Roman" w:hAnsi="Times New Roman"/>
                <w:sz w:val="24"/>
                <w:szCs w:val="24"/>
                <w:lang w:val="en"/>
              </w:rPr>
            </w:pPr>
            <w:r w:rsidRPr="00E51DEB">
              <w:rPr>
                <w:rFonts w:ascii="Times New Roman" w:hAnsi="Times New Roman"/>
                <w:sz w:val="24"/>
                <w:szCs w:val="24"/>
                <w:lang w:val="en"/>
              </w:rPr>
              <w:t xml:space="preserve">    method;  </w:t>
            </w:r>
          </w:p>
          <w:p w14:paraId="0774F9EE" w14:textId="77777777" w:rsidR="00C56ACC" w:rsidRPr="00E51DEB" w:rsidRDefault="00C56ACC" w:rsidP="00E51DEB">
            <w:pPr>
              <w:widowControl w:val="0"/>
              <w:autoSpaceDE w:val="0"/>
              <w:autoSpaceDN w:val="0"/>
              <w:adjustRightInd w:val="0"/>
              <w:spacing w:line="240" w:lineRule="auto"/>
              <w:ind w:left="105"/>
              <w:jc w:val="both"/>
              <w:rPr>
                <w:rFonts w:ascii="Times New Roman" w:hAnsi="Times New Roman"/>
                <w:sz w:val="24"/>
                <w:szCs w:val="24"/>
                <w:lang w:val="en"/>
              </w:rPr>
            </w:pPr>
            <w:r w:rsidRPr="00E51DEB">
              <w:rPr>
                <w:rFonts w:ascii="Times New Roman" w:hAnsi="Times New Roman"/>
                <w:sz w:val="24"/>
                <w:szCs w:val="24"/>
                <w:lang w:val="en"/>
              </w:rPr>
              <w:t xml:space="preserve">  }  </w:t>
            </w:r>
          </w:p>
        </w:tc>
      </w:tr>
    </w:tbl>
    <w:p w14:paraId="2900758D" w14:textId="77777777" w:rsidR="00E453A6" w:rsidRPr="00E51DEB" w:rsidRDefault="00E453A6" w:rsidP="00E51DEB">
      <w:pPr>
        <w:widowControl w:val="0"/>
        <w:autoSpaceDE w:val="0"/>
        <w:autoSpaceDN w:val="0"/>
        <w:adjustRightInd w:val="0"/>
        <w:spacing w:line="240" w:lineRule="auto"/>
        <w:jc w:val="both"/>
        <w:rPr>
          <w:rFonts w:ascii="Times New Roman" w:hAnsi="Times New Roman"/>
          <w:sz w:val="24"/>
          <w:szCs w:val="24"/>
          <w:lang w:val="en"/>
        </w:rPr>
      </w:pPr>
    </w:p>
    <w:tbl>
      <w:tblPr>
        <w:tblStyle w:val="TableGrid"/>
        <w:tblW w:w="0" w:type="auto"/>
        <w:tblInd w:w="421" w:type="dxa"/>
        <w:tblLook w:val="04A0" w:firstRow="1" w:lastRow="0" w:firstColumn="1" w:lastColumn="0" w:noHBand="0" w:noVBand="1"/>
      </w:tblPr>
      <w:tblGrid>
        <w:gridCol w:w="6378"/>
      </w:tblGrid>
      <w:tr w:rsidR="00E453A6" w:rsidRPr="00E51DEB" w14:paraId="5A58C3D0" w14:textId="77777777" w:rsidTr="00E51DEB">
        <w:tc>
          <w:tcPr>
            <w:tcW w:w="6378" w:type="dxa"/>
          </w:tcPr>
          <w:p w14:paraId="11AA6879"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//Simple Example of Class:</w:t>
            </w:r>
          </w:p>
          <w:p w14:paraId="5176954D"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#include&lt;iostream.h&gt;</w:t>
            </w:r>
          </w:p>
          <w:p w14:paraId="4D4A9B07"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#include&lt;conio.h&gt;</w:t>
            </w:r>
          </w:p>
          <w:p w14:paraId="422A3ADA"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class Employee</w:t>
            </w:r>
          </w:p>
          <w:p w14:paraId="692098D5"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w:t>
            </w:r>
          </w:p>
          <w:p w14:paraId="229402D7"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public:</w:t>
            </w:r>
          </w:p>
          <w:p w14:paraId="233DB551"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 xml:space="preserve">int </w:t>
            </w:r>
            <w:proofErr w:type="gramStart"/>
            <w:r w:rsidRPr="00E51DEB">
              <w:rPr>
                <w:rFonts w:ascii="Times New Roman" w:hAnsi="Times New Roman"/>
                <w:sz w:val="24"/>
                <w:szCs w:val="24"/>
                <w:lang w:val="en"/>
              </w:rPr>
              <w:t>salary  /</w:t>
            </w:r>
            <w:proofErr w:type="gramEnd"/>
            <w:r w:rsidRPr="00E51DEB">
              <w:rPr>
                <w:rFonts w:ascii="Times New Roman" w:hAnsi="Times New Roman"/>
                <w:sz w:val="24"/>
                <w:szCs w:val="24"/>
                <w:lang w:val="en"/>
              </w:rPr>
              <w:t>/ data member</w:t>
            </w:r>
          </w:p>
          <w:p w14:paraId="1161BBA5"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 xml:space="preserve">void </w:t>
            </w:r>
            <w:proofErr w:type="spellStart"/>
            <w:proofErr w:type="gramStart"/>
            <w:r w:rsidRPr="00E51DEB">
              <w:rPr>
                <w:rFonts w:ascii="Times New Roman" w:hAnsi="Times New Roman"/>
                <w:sz w:val="24"/>
                <w:szCs w:val="24"/>
                <w:lang w:val="en"/>
              </w:rPr>
              <w:t>sal</w:t>
            </w:r>
            <w:proofErr w:type="spellEnd"/>
            <w:r w:rsidRPr="00E51DEB">
              <w:rPr>
                <w:rFonts w:ascii="Times New Roman" w:hAnsi="Times New Roman"/>
                <w:sz w:val="24"/>
                <w:szCs w:val="24"/>
                <w:lang w:val="en"/>
              </w:rPr>
              <w:t>(</w:t>
            </w:r>
            <w:proofErr w:type="gramEnd"/>
            <w:r w:rsidRPr="00E51DEB">
              <w:rPr>
                <w:rFonts w:ascii="Times New Roman" w:hAnsi="Times New Roman"/>
                <w:sz w:val="24"/>
                <w:szCs w:val="24"/>
                <w:lang w:val="en"/>
              </w:rPr>
              <w:t>)</w:t>
            </w:r>
          </w:p>
          <w:p w14:paraId="6D686CE6"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w:t>
            </w:r>
          </w:p>
          <w:p w14:paraId="5A26AA17"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 xml:space="preserve">  </w:t>
            </w:r>
            <w:proofErr w:type="spellStart"/>
            <w:r w:rsidRPr="00E51DEB">
              <w:rPr>
                <w:rFonts w:ascii="Times New Roman" w:hAnsi="Times New Roman"/>
                <w:sz w:val="24"/>
                <w:szCs w:val="24"/>
                <w:lang w:val="en"/>
              </w:rPr>
              <w:t>cout</w:t>
            </w:r>
            <w:proofErr w:type="spellEnd"/>
            <w:r w:rsidRPr="00E51DEB">
              <w:rPr>
                <w:rFonts w:ascii="Times New Roman" w:hAnsi="Times New Roman"/>
                <w:sz w:val="24"/>
                <w:szCs w:val="24"/>
                <w:lang w:val="en"/>
              </w:rPr>
              <w:t>&lt;&lt;"Enter salary: ";</w:t>
            </w:r>
          </w:p>
          <w:p w14:paraId="18581BFC"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 xml:space="preserve">  </w:t>
            </w:r>
            <w:proofErr w:type="spellStart"/>
            <w:r w:rsidRPr="00E51DEB">
              <w:rPr>
                <w:rFonts w:ascii="Times New Roman" w:hAnsi="Times New Roman"/>
                <w:sz w:val="24"/>
                <w:szCs w:val="24"/>
                <w:lang w:val="en"/>
              </w:rPr>
              <w:t>cin</w:t>
            </w:r>
            <w:proofErr w:type="spellEnd"/>
            <w:r w:rsidRPr="00E51DEB">
              <w:rPr>
                <w:rFonts w:ascii="Times New Roman" w:hAnsi="Times New Roman"/>
                <w:sz w:val="24"/>
                <w:szCs w:val="24"/>
                <w:lang w:val="en"/>
              </w:rPr>
              <w:t>&gt;&gt;salary;</w:t>
            </w:r>
          </w:p>
          <w:p w14:paraId="07364E0B"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 xml:space="preserve">  </w:t>
            </w:r>
            <w:proofErr w:type="spellStart"/>
            <w:r w:rsidRPr="00E51DEB">
              <w:rPr>
                <w:rFonts w:ascii="Times New Roman" w:hAnsi="Times New Roman"/>
                <w:sz w:val="24"/>
                <w:szCs w:val="24"/>
                <w:lang w:val="en"/>
              </w:rPr>
              <w:t>cout</w:t>
            </w:r>
            <w:proofErr w:type="spellEnd"/>
            <w:r w:rsidRPr="00E51DEB">
              <w:rPr>
                <w:rFonts w:ascii="Times New Roman" w:hAnsi="Times New Roman"/>
                <w:sz w:val="24"/>
                <w:szCs w:val="24"/>
                <w:lang w:val="en"/>
              </w:rPr>
              <w:t>&lt;&lt;"Salary: "&lt;&lt;salary;</w:t>
            </w:r>
          </w:p>
          <w:p w14:paraId="495CB803"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w:t>
            </w:r>
          </w:p>
          <w:p w14:paraId="050C37E4"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w:t>
            </w:r>
          </w:p>
          <w:p w14:paraId="40C8CF6A"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 xml:space="preserve"> void </w:t>
            </w:r>
            <w:proofErr w:type="gramStart"/>
            <w:r w:rsidRPr="00E51DEB">
              <w:rPr>
                <w:rFonts w:ascii="Times New Roman" w:hAnsi="Times New Roman"/>
                <w:sz w:val="24"/>
                <w:szCs w:val="24"/>
                <w:lang w:val="en"/>
              </w:rPr>
              <w:t>main(</w:t>
            </w:r>
            <w:proofErr w:type="gramEnd"/>
            <w:r w:rsidRPr="00E51DEB">
              <w:rPr>
                <w:rFonts w:ascii="Times New Roman" w:hAnsi="Times New Roman"/>
                <w:sz w:val="24"/>
                <w:szCs w:val="24"/>
                <w:lang w:val="en"/>
              </w:rPr>
              <w:t>)</w:t>
            </w:r>
          </w:p>
          <w:p w14:paraId="72C9E813"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 xml:space="preserve"> {</w:t>
            </w:r>
          </w:p>
          <w:p w14:paraId="46D9278C"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 xml:space="preserve">  </w:t>
            </w:r>
            <w:proofErr w:type="spellStart"/>
            <w:proofErr w:type="gramStart"/>
            <w:r w:rsidRPr="00E51DEB">
              <w:rPr>
                <w:rFonts w:ascii="Times New Roman" w:hAnsi="Times New Roman"/>
                <w:sz w:val="24"/>
                <w:szCs w:val="24"/>
                <w:lang w:val="en"/>
              </w:rPr>
              <w:t>clrscr</w:t>
            </w:r>
            <w:proofErr w:type="spellEnd"/>
            <w:r w:rsidRPr="00E51DEB">
              <w:rPr>
                <w:rFonts w:ascii="Times New Roman" w:hAnsi="Times New Roman"/>
                <w:sz w:val="24"/>
                <w:szCs w:val="24"/>
                <w:lang w:val="en"/>
              </w:rPr>
              <w:t>(</w:t>
            </w:r>
            <w:proofErr w:type="gramEnd"/>
            <w:r w:rsidRPr="00E51DEB">
              <w:rPr>
                <w:rFonts w:ascii="Times New Roman" w:hAnsi="Times New Roman"/>
                <w:sz w:val="24"/>
                <w:szCs w:val="24"/>
                <w:lang w:val="en"/>
              </w:rPr>
              <w:t>);</w:t>
            </w:r>
          </w:p>
          <w:p w14:paraId="13CF0F70"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 xml:space="preserve">  Employee e; //creating an object of Employee</w:t>
            </w:r>
          </w:p>
          <w:p w14:paraId="098FEC8B"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 xml:space="preserve">  </w:t>
            </w:r>
            <w:proofErr w:type="spellStart"/>
            <w:proofErr w:type="gramStart"/>
            <w:r w:rsidRPr="00E51DEB">
              <w:rPr>
                <w:rFonts w:ascii="Times New Roman" w:hAnsi="Times New Roman"/>
                <w:sz w:val="24"/>
                <w:szCs w:val="24"/>
                <w:lang w:val="en"/>
              </w:rPr>
              <w:t>e.sal</w:t>
            </w:r>
            <w:proofErr w:type="spellEnd"/>
            <w:r w:rsidRPr="00E51DEB">
              <w:rPr>
                <w:rFonts w:ascii="Times New Roman" w:hAnsi="Times New Roman"/>
                <w:sz w:val="24"/>
                <w:szCs w:val="24"/>
                <w:lang w:val="en"/>
              </w:rPr>
              <w:t>(</w:t>
            </w:r>
            <w:proofErr w:type="gramEnd"/>
            <w:r w:rsidRPr="00E51DEB">
              <w:rPr>
                <w:rFonts w:ascii="Times New Roman" w:hAnsi="Times New Roman"/>
                <w:sz w:val="24"/>
                <w:szCs w:val="24"/>
                <w:lang w:val="en"/>
              </w:rPr>
              <w:t>);</w:t>
            </w:r>
          </w:p>
          <w:p w14:paraId="71725474"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 xml:space="preserve">  </w:t>
            </w:r>
            <w:proofErr w:type="spellStart"/>
            <w:proofErr w:type="gramStart"/>
            <w:r w:rsidRPr="00E51DEB">
              <w:rPr>
                <w:rFonts w:ascii="Times New Roman" w:hAnsi="Times New Roman"/>
                <w:sz w:val="24"/>
                <w:szCs w:val="24"/>
                <w:lang w:val="en"/>
              </w:rPr>
              <w:t>getch</w:t>
            </w:r>
            <w:proofErr w:type="spellEnd"/>
            <w:r w:rsidRPr="00E51DEB">
              <w:rPr>
                <w:rFonts w:ascii="Times New Roman" w:hAnsi="Times New Roman"/>
                <w:sz w:val="24"/>
                <w:szCs w:val="24"/>
                <w:lang w:val="en"/>
              </w:rPr>
              <w:t>(</w:t>
            </w:r>
            <w:proofErr w:type="gramEnd"/>
            <w:r w:rsidRPr="00E51DEB">
              <w:rPr>
                <w:rFonts w:ascii="Times New Roman" w:hAnsi="Times New Roman"/>
                <w:sz w:val="24"/>
                <w:szCs w:val="24"/>
                <w:lang w:val="en"/>
              </w:rPr>
              <w:t>);</w:t>
            </w:r>
          </w:p>
          <w:p w14:paraId="4A1EDCAD"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r w:rsidRPr="00E51DEB">
              <w:rPr>
                <w:rFonts w:ascii="Times New Roman" w:hAnsi="Times New Roman"/>
                <w:sz w:val="24"/>
                <w:szCs w:val="24"/>
                <w:lang w:val="en"/>
              </w:rPr>
              <w:t xml:space="preserve"> }  </w:t>
            </w:r>
          </w:p>
          <w:p w14:paraId="1D04C07A" w14:textId="77777777" w:rsidR="00E453A6" w:rsidRPr="00E51DEB" w:rsidRDefault="00E453A6" w:rsidP="00E51DEB">
            <w:pPr>
              <w:widowControl w:val="0"/>
              <w:autoSpaceDE w:val="0"/>
              <w:autoSpaceDN w:val="0"/>
              <w:adjustRightInd w:val="0"/>
              <w:jc w:val="both"/>
              <w:rPr>
                <w:rFonts w:ascii="Times New Roman" w:hAnsi="Times New Roman"/>
                <w:sz w:val="24"/>
                <w:szCs w:val="24"/>
                <w:lang w:val="en"/>
              </w:rPr>
            </w:pPr>
          </w:p>
        </w:tc>
      </w:tr>
    </w:tbl>
    <w:p w14:paraId="1A5CE4F2"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b/>
          <w:bCs/>
          <w:sz w:val="24"/>
          <w:szCs w:val="24"/>
          <w:lang w:val="en"/>
        </w:rPr>
      </w:pPr>
      <w:r w:rsidRPr="00E51DEB">
        <w:rPr>
          <w:rFonts w:ascii="Times New Roman" w:hAnsi="Times New Roman"/>
          <w:b/>
          <w:bCs/>
          <w:sz w:val="24"/>
          <w:szCs w:val="24"/>
          <w:lang w:val="en"/>
        </w:rPr>
        <w:t>Output</w:t>
      </w:r>
    </w:p>
    <w:p w14:paraId="78C7DE58"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r w:rsidRPr="00E51DEB">
        <w:rPr>
          <w:rFonts w:ascii="Times New Roman" w:hAnsi="Times New Roman"/>
          <w:sz w:val="24"/>
          <w:szCs w:val="24"/>
          <w:lang w:val="en"/>
        </w:rPr>
        <w:t xml:space="preserve">Enter salary: 4500 </w:t>
      </w:r>
    </w:p>
    <w:p w14:paraId="26A9CC48" w14:textId="77777777" w:rsidR="004D6EBA" w:rsidRPr="00E51DEB" w:rsidRDefault="004D6EBA" w:rsidP="00E51DEB">
      <w:pPr>
        <w:widowControl w:val="0"/>
        <w:autoSpaceDE w:val="0"/>
        <w:autoSpaceDN w:val="0"/>
        <w:adjustRightInd w:val="0"/>
        <w:spacing w:line="240" w:lineRule="auto"/>
        <w:ind w:left="720"/>
        <w:jc w:val="both"/>
        <w:rPr>
          <w:rFonts w:ascii="Times New Roman" w:hAnsi="Times New Roman"/>
          <w:sz w:val="24"/>
          <w:szCs w:val="24"/>
          <w:lang w:val="en"/>
        </w:rPr>
      </w:pPr>
      <w:r w:rsidRPr="00E51DEB">
        <w:rPr>
          <w:rFonts w:ascii="Times New Roman" w:hAnsi="Times New Roman"/>
          <w:sz w:val="24"/>
          <w:szCs w:val="24"/>
          <w:lang w:val="en"/>
        </w:rPr>
        <w:t>Salary: 4500</w:t>
      </w:r>
    </w:p>
    <w:p w14:paraId="5ED477B9" w14:textId="77777777" w:rsidR="0047608D" w:rsidRPr="00E51DEB" w:rsidRDefault="0047608D" w:rsidP="00E51DEB">
      <w:pPr>
        <w:widowControl w:val="0"/>
        <w:autoSpaceDE w:val="0"/>
        <w:autoSpaceDN w:val="0"/>
        <w:adjustRightInd w:val="0"/>
        <w:spacing w:line="240" w:lineRule="auto"/>
        <w:jc w:val="both"/>
        <w:rPr>
          <w:rFonts w:ascii="Times New Roman" w:hAnsi="Times New Roman"/>
          <w:b/>
          <w:sz w:val="24"/>
          <w:szCs w:val="24"/>
          <w:lang w:val="en"/>
        </w:rPr>
      </w:pPr>
    </w:p>
    <w:p w14:paraId="1801D996" w14:textId="77777777" w:rsidR="000D4270" w:rsidRPr="00E51DEB" w:rsidRDefault="00B84B2D" w:rsidP="000D4270">
      <w:pPr>
        <w:widowControl w:val="0"/>
        <w:autoSpaceDE w:val="0"/>
        <w:autoSpaceDN w:val="0"/>
        <w:adjustRightInd w:val="0"/>
        <w:spacing w:line="240" w:lineRule="auto"/>
        <w:rPr>
          <w:rFonts w:ascii="Times New Roman" w:hAnsi="Times New Roman"/>
          <w:b/>
          <w:color w:val="FF0000"/>
          <w:sz w:val="28"/>
          <w:szCs w:val="28"/>
          <w:lang w:val="en"/>
        </w:rPr>
      </w:pPr>
      <w:r w:rsidRPr="00E51DEB">
        <w:rPr>
          <w:rFonts w:ascii="Times New Roman" w:hAnsi="Times New Roman"/>
          <w:b/>
          <w:color w:val="FF0000"/>
          <w:sz w:val="28"/>
          <w:szCs w:val="28"/>
          <w:lang w:val="en"/>
        </w:rPr>
        <w:lastRenderedPageBreak/>
        <w:t>Constructor:</w:t>
      </w:r>
    </w:p>
    <w:p w14:paraId="1A05201E" w14:textId="77777777" w:rsidR="00B84B2D" w:rsidRPr="00E51DEB" w:rsidRDefault="00B84B2D" w:rsidP="00E51DEB">
      <w:pPr>
        <w:widowControl w:val="0"/>
        <w:autoSpaceDE w:val="0"/>
        <w:autoSpaceDN w:val="0"/>
        <w:adjustRightInd w:val="0"/>
        <w:spacing w:line="240" w:lineRule="auto"/>
        <w:jc w:val="both"/>
        <w:rPr>
          <w:rFonts w:ascii="Times New Roman" w:hAnsi="Times New Roman"/>
          <w:color w:val="000000"/>
          <w:sz w:val="24"/>
          <w:szCs w:val="24"/>
        </w:rPr>
      </w:pPr>
      <w:r w:rsidRPr="00583052">
        <w:rPr>
          <w:rFonts w:ascii="Times New Roman" w:hAnsi="Times New Roman"/>
          <w:color w:val="000000"/>
          <w:sz w:val="25"/>
          <w:szCs w:val="21"/>
        </w:rPr>
        <w:t xml:space="preserve">       </w:t>
      </w:r>
      <w:r w:rsidRPr="00E51DEB">
        <w:rPr>
          <w:rStyle w:val="Strong"/>
          <w:rFonts w:ascii="Times New Roman" w:hAnsi="Times New Roman"/>
          <w:bCs/>
          <w:color w:val="000000"/>
          <w:sz w:val="24"/>
          <w:szCs w:val="24"/>
        </w:rPr>
        <w:t>Constructor</w:t>
      </w:r>
      <w:r w:rsidRPr="00E51DEB">
        <w:rPr>
          <w:rFonts w:ascii="Times New Roman" w:hAnsi="Times New Roman"/>
          <w:color w:val="000000"/>
          <w:sz w:val="24"/>
          <w:szCs w:val="24"/>
        </w:rPr>
        <w:t> is a special member function which will be called implicitly (automatically) whenever an object of class is created. In other words, it is a member function which initializes a class which is called automatically whenever a new instance of a class is created.</w:t>
      </w:r>
    </w:p>
    <w:p w14:paraId="51ADE375" w14:textId="77777777" w:rsidR="00B84B2D" w:rsidRPr="00E51DEB" w:rsidRDefault="00B84B2D" w:rsidP="00B84B2D">
      <w:pPr>
        <w:pStyle w:val="Heading2"/>
        <w:shd w:val="clear" w:color="auto" w:fill="FFFFFF"/>
        <w:spacing w:before="390" w:after="225"/>
        <w:ind w:left="120"/>
        <w:rPr>
          <w:rFonts w:ascii="Times New Roman" w:hAnsi="Times New Roman"/>
          <w:b/>
          <w:bCs/>
          <w:color w:val="000000"/>
          <w:sz w:val="28"/>
          <w:szCs w:val="28"/>
        </w:rPr>
      </w:pPr>
      <w:r w:rsidRPr="00E51DEB">
        <w:rPr>
          <w:rFonts w:ascii="Times New Roman" w:hAnsi="Times New Roman"/>
          <w:b/>
          <w:bCs/>
          <w:color w:val="000000"/>
          <w:sz w:val="28"/>
          <w:szCs w:val="28"/>
        </w:rPr>
        <w:t>Features of Constructor</w:t>
      </w:r>
    </w:p>
    <w:p w14:paraId="16FBE110" w14:textId="77777777" w:rsidR="00B84B2D" w:rsidRPr="00E51DEB" w:rsidRDefault="00B84B2D" w:rsidP="00B84B2D">
      <w:pPr>
        <w:numPr>
          <w:ilvl w:val="0"/>
          <w:numId w:val="8"/>
        </w:numPr>
        <w:shd w:val="clear" w:color="auto" w:fill="FFFFFF"/>
        <w:spacing w:before="75" w:after="0" w:line="432" w:lineRule="atLeast"/>
        <w:ind w:left="300" w:right="300"/>
        <w:rPr>
          <w:rFonts w:ascii="Times New Roman" w:hAnsi="Times New Roman"/>
          <w:color w:val="000000"/>
          <w:sz w:val="24"/>
          <w:szCs w:val="24"/>
        </w:rPr>
      </w:pPr>
      <w:r w:rsidRPr="00E51DEB">
        <w:rPr>
          <w:rFonts w:ascii="Times New Roman" w:hAnsi="Times New Roman"/>
          <w:color w:val="000000"/>
          <w:sz w:val="24"/>
          <w:szCs w:val="24"/>
        </w:rPr>
        <w:t>The same name as the class itself.</w:t>
      </w:r>
    </w:p>
    <w:p w14:paraId="57F5E952" w14:textId="77777777" w:rsidR="00B84B2D" w:rsidRPr="00E51DEB" w:rsidRDefault="00B84B2D" w:rsidP="00B84B2D">
      <w:pPr>
        <w:numPr>
          <w:ilvl w:val="0"/>
          <w:numId w:val="8"/>
        </w:numPr>
        <w:shd w:val="clear" w:color="auto" w:fill="FFFFFF"/>
        <w:spacing w:before="75" w:after="0" w:line="432" w:lineRule="atLeast"/>
        <w:ind w:left="300" w:right="300"/>
        <w:rPr>
          <w:rFonts w:ascii="Times New Roman" w:hAnsi="Times New Roman"/>
          <w:color w:val="000000"/>
          <w:sz w:val="24"/>
          <w:szCs w:val="24"/>
        </w:rPr>
      </w:pPr>
      <w:r w:rsidRPr="00E51DEB">
        <w:rPr>
          <w:rFonts w:ascii="Times New Roman" w:hAnsi="Times New Roman"/>
          <w:color w:val="000000"/>
          <w:sz w:val="24"/>
          <w:szCs w:val="24"/>
        </w:rPr>
        <w:t>no return type.</w:t>
      </w:r>
    </w:p>
    <w:p w14:paraId="1004C5B6" w14:textId="77777777" w:rsidR="00B84B2D" w:rsidRPr="00E51DEB" w:rsidRDefault="00B84B2D" w:rsidP="00E51DEB">
      <w:pPr>
        <w:pStyle w:val="HTMLPreformatted"/>
        <w:pBdr>
          <w:top w:val="single" w:sz="12" w:space="11" w:color="A2E8F9"/>
          <w:left w:val="single" w:sz="24" w:space="8" w:color="076D99"/>
          <w:bottom w:val="single" w:sz="12" w:space="19" w:color="C8C1C1"/>
          <w:right w:val="single" w:sz="12" w:space="0" w:color="65BFF5"/>
        </w:pBdr>
        <w:shd w:val="clear" w:color="auto" w:fill="FFFFFF"/>
        <w:spacing w:line="336" w:lineRule="atLeast"/>
        <w:ind w:left="150" w:right="150"/>
        <w:rPr>
          <w:rStyle w:val="pln"/>
          <w:rFonts w:ascii="Times New Roman" w:hAnsi="Times New Roman"/>
          <w:color w:val="000000"/>
          <w:sz w:val="24"/>
          <w:szCs w:val="24"/>
        </w:rPr>
      </w:pPr>
      <w:r w:rsidRPr="00E51DEB">
        <w:rPr>
          <w:rStyle w:val="pln"/>
          <w:rFonts w:ascii="Times New Roman" w:hAnsi="Times New Roman"/>
          <w:color w:val="000000"/>
          <w:sz w:val="24"/>
          <w:szCs w:val="24"/>
        </w:rPr>
        <w:t>Syntax:</w:t>
      </w:r>
    </w:p>
    <w:p w14:paraId="22217F35" w14:textId="77777777" w:rsidR="00B84B2D" w:rsidRPr="00E51DEB" w:rsidRDefault="00B84B2D" w:rsidP="00E51DEB">
      <w:pPr>
        <w:pStyle w:val="HTMLPreformatted"/>
        <w:pBdr>
          <w:top w:val="single" w:sz="12" w:space="11" w:color="A2E8F9"/>
          <w:left w:val="single" w:sz="24" w:space="8" w:color="076D99"/>
          <w:bottom w:val="single" w:sz="12" w:space="19" w:color="C8C1C1"/>
          <w:right w:val="single" w:sz="12" w:space="0" w:color="65BFF5"/>
        </w:pBdr>
        <w:shd w:val="clear" w:color="auto" w:fill="FFFFFF"/>
        <w:spacing w:line="336" w:lineRule="atLeast"/>
        <w:ind w:left="150" w:right="150"/>
        <w:rPr>
          <w:rStyle w:val="pln"/>
          <w:rFonts w:ascii="Times New Roman" w:hAnsi="Times New Roman"/>
          <w:color w:val="000000"/>
          <w:sz w:val="24"/>
          <w:szCs w:val="24"/>
        </w:rPr>
      </w:pPr>
      <w:proofErr w:type="spellStart"/>
      <w:proofErr w:type="gramStart"/>
      <w:r w:rsidRPr="00E51DEB">
        <w:rPr>
          <w:rStyle w:val="pln"/>
          <w:rFonts w:ascii="Times New Roman" w:hAnsi="Times New Roman"/>
          <w:color w:val="000000"/>
          <w:sz w:val="24"/>
          <w:szCs w:val="24"/>
        </w:rPr>
        <w:t>classname</w:t>
      </w:r>
      <w:proofErr w:type="spellEnd"/>
      <w:r w:rsidRPr="00E51DEB">
        <w:rPr>
          <w:rStyle w:val="pun"/>
          <w:rFonts w:ascii="Times New Roman" w:hAnsi="Times New Roman"/>
          <w:color w:val="000000"/>
          <w:sz w:val="24"/>
          <w:szCs w:val="24"/>
        </w:rPr>
        <w:t>(</w:t>
      </w:r>
      <w:proofErr w:type="gramEnd"/>
      <w:r w:rsidRPr="00E51DEB">
        <w:rPr>
          <w:rStyle w:val="pun"/>
          <w:rFonts w:ascii="Times New Roman" w:hAnsi="Times New Roman"/>
          <w:color w:val="000000"/>
          <w:sz w:val="24"/>
          <w:szCs w:val="24"/>
        </w:rPr>
        <w:t>)</w:t>
      </w:r>
    </w:p>
    <w:p w14:paraId="7A19CE8B" w14:textId="77777777" w:rsidR="00B84B2D" w:rsidRPr="00E51DEB" w:rsidRDefault="00B84B2D" w:rsidP="00E51DEB">
      <w:pPr>
        <w:pStyle w:val="HTMLPreformatted"/>
        <w:pBdr>
          <w:top w:val="single" w:sz="12" w:space="11" w:color="A2E8F9"/>
          <w:left w:val="single" w:sz="24" w:space="8" w:color="076D99"/>
          <w:bottom w:val="single" w:sz="12" w:space="19" w:color="C8C1C1"/>
          <w:right w:val="single" w:sz="12" w:space="0" w:color="65BFF5"/>
        </w:pBdr>
        <w:shd w:val="clear" w:color="auto" w:fill="FFFFFF"/>
        <w:spacing w:line="336" w:lineRule="atLeast"/>
        <w:ind w:left="150" w:right="150"/>
        <w:rPr>
          <w:rStyle w:val="pln"/>
          <w:rFonts w:ascii="Times New Roman" w:hAnsi="Times New Roman"/>
          <w:color w:val="000000"/>
          <w:sz w:val="24"/>
          <w:szCs w:val="24"/>
        </w:rPr>
      </w:pPr>
      <w:r w:rsidRPr="00E51DEB">
        <w:rPr>
          <w:rStyle w:val="pun"/>
          <w:rFonts w:ascii="Times New Roman" w:hAnsi="Times New Roman"/>
          <w:color w:val="000000"/>
          <w:sz w:val="24"/>
          <w:szCs w:val="24"/>
        </w:rPr>
        <w:t>{</w:t>
      </w:r>
    </w:p>
    <w:p w14:paraId="4B15B6D6" w14:textId="77777777" w:rsidR="00B84B2D" w:rsidRPr="00E51DEB" w:rsidRDefault="00B84B2D" w:rsidP="00E51DEB">
      <w:pPr>
        <w:pStyle w:val="HTMLPreformatted"/>
        <w:pBdr>
          <w:top w:val="single" w:sz="12" w:space="11" w:color="A2E8F9"/>
          <w:left w:val="single" w:sz="24" w:space="8" w:color="076D99"/>
          <w:bottom w:val="single" w:sz="12" w:space="19" w:color="C8C1C1"/>
          <w:right w:val="single" w:sz="12" w:space="0" w:color="65BFF5"/>
        </w:pBdr>
        <w:shd w:val="clear" w:color="auto" w:fill="FFFFFF"/>
        <w:spacing w:line="336" w:lineRule="atLeast"/>
        <w:ind w:left="150" w:right="150"/>
        <w:rPr>
          <w:rStyle w:val="pln"/>
          <w:rFonts w:ascii="Times New Roman" w:hAnsi="Times New Roman"/>
          <w:color w:val="000000"/>
          <w:sz w:val="24"/>
          <w:szCs w:val="24"/>
        </w:rPr>
      </w:pPr>
      <w:r w:rsidRPr="00E51DEB">
        <w:rPr>
          <w:rStyle w:val="pun"/>
          <w:rFonts w:ascii="Times New Roman" w:hAnsi="Times New Roman"/>
          <w:color w:val="000000"/>
          <w:sz w:val="24"/>
          <w:szCs w:val="24"/>
        </w:rPr>
        <w:t>....</w:t>
      </w:r>
    </w:p>
    <w:p w14:paraId="1B1411D3" w14:textId="77777777" w:rsidR="00B84B2D" w:rsidRPr="00E51DEB" w:rsidRDefault="00B84B2D" w:rsidP="00E51DEB">
      <w:pPr>
        <w:pStyle w:val="HTMLPreformatted"/>
        <w:pBdr>
          <w:top w:val="single" w:sz="12" w:space="11" w:color="A2E8F9"/>
          <w:left w:val="single" w:sz="24" w:space="8" w:color="076D99"/>
          <w:bottom w:val="single" w:sz="12" w:space="19" w:color="C8C1C1"/>
          <w:right w:val="single" w:sz="12" w:space="0" w:color="65BFF5"/>
        </w:pBdr>
        <w:shd w:val="clear" w:color="auto" w:fill="FFFFFF"/>
        <w:spacing w:line="336" w:lineRule="atLeast"/>
        <w:ind w:left="150" w:right="150"/>
        <w:rPr>
          <w:rFonts w:ascii="Times New Roman" w:hAnsi="Times New Roman" w:cs="Times New Roman"/>
          <w:color w:val="000000"/>
          <w:sz w:val="24"/>
          <w:szCs w:val="24"/>
        </w:rPr>
      </w:pPr>
      <w:r w:rsidRPr="00E51DEB">
        <w:rPr>
          <w:rStyle w:val="pun"/>
          <w:rFonts w:ascii="Times New Roman" w:hAnsi="Times New Roman"/>
          <w:color w:val="000000"/>
          <w:sz w:val="24"/>
          <w:szCs w:val="24"/>
        </w:rPr>
        <w:t>}</w:t>
      </w:r>
    </w:p>
    <w:p w14:paraId="13CF733F" w14:textId="77777777" w:rsidR="00E51DEB" w:rsidRDefault="00E51DEB">
      <w:pPr>
        <w:widowControl w:val="0"/>
        <w:autoSpaceDE w:val="0"/>
        <w:autoSpaceDN w:val="0"/>
        <w:adjustRightInd w:val="0"/>
        <w:spacing w:line="240" w:lineRule="auto"/>
        <w:rPr>
          <w:rFonts w:ascii="Times New Roman" w:hAnsi="Times New Roman"/>
          <w:b/>
          <w:bCs/>
          <w:color w:val="FF0000"/>
          <w:sz w:val="32"/>
          <w:szCs w:val="28"/>
          <w:lang w:val="en"/>
        </w:rPr>
      </w:pPr>
    </w:p>
    <w:p w14:paraId="550F93D6" w14:textId="10C94101" w:rsidR="00C435C1" w:rsidRPr="00E51DEB" w:rsidRDefault="000D4270" w:rsidP="00E51DEB">
      <w:pPr>
        <w:pStyle w:val="ListParagraph"/>
        <w:widowControl w:val="0"/>
        <w:numPr>
          <w:ilvl w:val="0"/>
          <w:numId w:val="21"/>
        </w:numPr>
        <w:autoSpaceDE w:val="0"/>
        <w:autoSpaceDN w:val="0"/>
        <w:adjustRightInd w:val="0"/>
        <w:spacing w:line="240" w:lineRule="auto"/>
        <w:rPr>
          <w:rFonts w:ascii="Times New Roman" w:hAnsi="Times New Roman"/>
          <w:b/>
          <w:bCs/>
          <w:sz w:val="24"/>
          <w:szCs w:val="24"/>
          <w:lang w:val="en"/>
        </w:rPr>
      </w:pPr>
      <w:r w:rsidRPr="00E51DEB">
        <w:rPr>
          <w:rFonts w:ascii="Times New Roman" w:hAnsi="Times New Roman"/>
          <w:b/>
          <w:bCs/>
          <w:sz w:val="24"/>
          <w:szCs w:val="24"/>
          <w:lang w:val="en"/>
        </w:rPr>
        <w:t xml:space="preserve">Types of </w:t>
      </w:r>
      <w:r w:rsidR="00E51DEB" w:rsidRPr="00E51DEB">
        <w:rPr>
          <w:rFonts w:ascii="Times New Roman" w:hAnsi="Times New Roman"/>
          <w:b/>
          <w:bCs/>
          <w:sz w:val="24"/>
          <w:szCs w:val="24"/>
          <w:lang w:val="en"/>
        </w:rPr>
        <w:t>Constructors</w:t>
      </w:r>
      <w:r w:rsidRPr="00E51DEB">
        <w:rPr>
          <w:rFonts w:ascii="Times New Roman" w:hAnsi="Times New Roman"/>
          <w:b/>
          <w:bCs/>
          <w:sz w:val="24"/>
          <w:szCs w:val="24"/>
          <w:lang w:val="en"/>
        </w:rPr>
        <w:t>:</w:t>
      </w:r>
    </w:p>
    <w:p w14:paraId="51A749E4" w14:textId="77777777" w:rsidR="000D4270" w:rsidRPr="00E51DEB" w:rsidRDefault="000D4270" w:rsidP="000D4270">
      <w:pPr>
        <w:pStyle w:val="ListParagraph"/>
        <w:widowControl w:val="0"/>
        <w:numPr>
          <w:ilvl w:val="0"/>
          <w:numId w:val="9"/>
        </w:numPr>
        <w:autoSpaceDE w:val="0"/>
        <w:autoSpaceDN w:val="0"/>
        <w:adjustRightInd w:val="0"/>
        <w:spacing w:line="240" w:lineRule="auto"/>
        <w:rPr>
          <w:rFonts w:ascii="Times New Roman" w:hAnsi="Times New Roman"/>
          <w:sz w:val="24"/>
          <w:szCs w:val="24"/>
          <w:lang w:val="en"/>
        </w:rPr>
      </w:pPr>
      <w:r w:rsidRPr="00E51DEB">
        <w:rPr>
          <w:rFonts w:ascii="Times New Roman" w:hAnsi="Times New Roman"/>
          <w:sz w:val="24"/>
          <w:szCs w:val="24"/>
          <w:lang w:val="en"/>
        </w:rPr>
        <w:t>default constructor.</w:t>
      </w:r>
    </w:p>
    <w:p w14:paraId="19CA7ECE" w14:textId="77777777" w:rsidR="000D4270" w:rsidRPr="00E51DEB" w:rsidRDefault="000D4270" w:rsidP="000D4270">
      <w:pPr>
        <w:pStyle w:val="ListParagraph"/>
        <w:widowControl w:val="0"/>
        <w:numPr>
          <w:ilvl w:val="0"/>
          <w:numId w:val="9"/>
        </w:numPr>
        <w:autoSpaceDE w:val="0"/>
        <w:autoSpaceDN w:val="0"/>
        <w:adjustRightInd w:val="0"/>
        <w:spacing w:line="240" w:lineRule="auto"/>
        <w:rPr>
          <w:rFonts w:ascii="Times New Roman" w:hAnsi="Times New Roman"/>
          <w:sz w:val="24"/>
          <w:szCs w:val="24"/>
          <w:lang w:val="en"/>
        </w:rPr>
      </w:pPr>
      <w:r w:rsidRPr="00E51DEB">
        <w:rPr>
          <w:rFonts w:ascii="Times New Roman" w:hAnsi="Times New Roman"/>
          <w:sz w:val="24"/>
          <w:szCs w:val="24"/>
          <w:lang w:val="en"/>
        </w:rPr>
        <w:t>Parameterized constructor.</w:t>
      </w:r>
    </w:p>
    <w:p w14:paraId="086F698D" w14:textId="77777777" w:rsidR="000D4270" w:rsidRPr="00E51DEB" w:rsidRDefault="000D4270" w:rsidP="000D4270">
      <w:pPr>
        <w:pStyle w:val="ListParagraph"/>
        <w:widowControl w:val="0"/>
        <w:numPr>
          <w:ilvl w:val="0"/>
          <w:numId w:val="9"/>
        </w:numPr>
        <w:autoSpaceDE w:val="0"/>
        <w:autoSpaceDN w:val="0"/>
        <w:adjustRightInd w:val="0"/>
        <w:spacing w:line="240" w:lineRule="auto"/>
        <w:rPr>
          <w:rFonts w:ascii="Times New Roman" w:hAnsi="Times New Roman"/>
          <w:sz w:val="24"/>
          <w:szCs w:val="24"/>
          <w:lang w:val="en"/>
        </w:rPr>
      </w:pPr>
      <w:r w:rsidRPr="00E51DEB">
        <w:rPr>
          <w:rFonts w:ascii="Times New Roman" w:hAnsi="Times New Roman"/>
          <w:sz w:val="24"/>
          <w:szCs w:val="24"/>
          <w:lang w:val="en"/>
        </w:rPr>
        <w:t>Copy constructor.</w:t>
      </w:r>
    </w:p>
    <w:p w14:paraId="3530E8FE" w14:textId="77777777" w:rsidR="000D4270" w:rsidRPr="00E51DEB" w:rsidRDefault="000D4270" w:rsidP="000D4270">
      <w:pPr>
        <w:pStyle w:val="ListParagraph"/>
        <w:widowControl w:val="0"/>
        <w:autoSpaceDE w:val="0"/>
        <w:autoSpaceDN w:val="0"/>
        <w:adjustRightInd w:val="0"/>
        <w:spacing w:line="240" w:lineRule="auto"/>
        <w:ind w:left="1245"/>
        <w:rPr>
          <w:rFonts w:ascii="Times New Roman" w:hAnsi="Times New Roman"/>
          <w:color w:val="FF0000"/>
          <w:sz w:val="32"/>
          <w:szCs w:val="28"/>
          <w:lang w:val="en"/>
        </w:rPr>
      </w:pPr>
    </w:p>
    <w:p w14:paraId="3067168A" w14:textId="77777777" w:rsidR="000D4270" w:rsidRPr="00E51DEB" w:rsidRDefault="000D4270" w:rsidP="00E51DEB">
      <w:pPr>
        <w:pStyle w:val="Heading4"/>
        <w:shd w:val="clear" w:color="auto" w:fill="FFFFFF"/>
        <w:spacing w:before="113" w:after="113" w:line="227" w:lineRule="atLeast"/>
        <w:jc w:val="left"/>
        <w:rPr>
          <w:rFonts w:ascii="Times New Roman" w:hAnsi="Times New Roman"/>
          <w:b/>
          <w:bCs/>
          <w:color w:val="BF360C"/>
          <w:sz w:val="24"/>
          <w:szCs w:val="20"/>
        </w:rPr>
      </w:pPr>
      <w:r w:rsidRPr="00E51DEB">
        <w:rPr>
          <w:rFonts w:ascii="Times New Roman" w:hAnsi="Times New Roman"/>
          <w:b/>
          <w:bCs/>
          <w:color w:val="BF360C"/>
          <w:sz w:val="24"/>
          <w:szCs w:val="20"/>
        </w:rPr>
        <w:t>Default Constructor</w:t>
      </w:r>
    </w:p>
    <w:p w14:paraId="7DD883CC" w14:textId="77777777" w:rsidR="000D4270" w:rsidRPr="00E51DEB" w:rsidRDefault="000D4270" w:rsidP="000D4270">
      <w:pPr>
        <w:pStyle w:val="NormalWeb"/>
        <w:shd w:val="clear" w:color="auto" w:fill="FFFFFF"/>
        <w:spacing w:before="0" w:beforeAutospacing="0" w:after="113" w:afterAutospacing="0"/>
        <w:rPr>
          <w:color w:val="000000"/>
        </w:rPr>
      </w:pPr>
      <w:r w:rsidRPr="00E51DEB">
        <w:rPr>
          <w:color w:val="000000"/>
        </w:rPr>
        <w:t>Default constructor is the constructor which doesn't take any argument. It has no parameter.</w:t>
      </w:r>
    </w:p>
    <w:p w14:paraId="764516E0" w14:textId="77777777" w:rsidR="009D2190" w:rsidRPr="00583052" w:rsidRDefault="009D2190" w:rsidP="000D4270">
      <w:pPr>
        <w:pStyle w:val="NormalWeb"/>
        <w:shd w:val="clear" w:color="auto" w:fill="FFFFFF"/>
        <w:spacing w:before="0" w:beforeAutospacing="0" w:after="113" w:afterAutospacing="0"/>
        <w:rPr>
          <w:color w:val="000000"/>
          <w:sz w:val="20"/>
          <w:szCs w:val="17"/>
        </w:rPr>
      </w:pPr>
    </w:p>
    <w:tbl>
      <w:tblPr>
        <w:tblStyle w:val="TableGrid"/>
        <w:tblW w:w="0" w:type="auto"/>
        <w:tblLook w:val="04A0" w:firstRow="1" w:lastRow="0" w:firstColumn="1" w:lastColumn="0" w:noHBand="0" w:noVBand="1"/>
      </w:tblPr>
      <w:tblGrid>
        <w:gridCol w:w="9017"/>
      </w:tblGrid>
      <w:tr w:rsidR="009D2190" w:rsidRPr="00583052" w14:paraId="582AF8ED" w14:textId="77777777" w:rsidTr="009D2190">
        <w:tc>
          <w:tcPr>
            <w:tcW w:w="9243" w:type="dxa"/>
          </w:tcPr>
          <w:p w14:paraId="538B939F" w14:textId="77777777" w:rsidR="009D2190" w:rsidRPr="00583052" w:rsidRDefault="009D2190" w:rsidP="009D2190">
            <w:pPr>
              <w:pStyle w:val="NormalWeb"/>
              <w:shd w:val="clear" w:color="auto" w:fill="FFFFFF"/>
              <w:spacing w:before="0" w:beforeAutospacing="0" w:after="113" w:afterAutospacing="0"/>
              <w:rPr>
                <w:color w:val="000000"/>
                <w:szCs w:val="17"/>
              </w:rPr>
            </w:pPr>
            <w:r w:rsidRPr="00583052">
              <w:rPr>
                <w:color w:val="000000"/>
                <w:szCs w:val="17"/>
              </w:rPr>
              <w:t>Class cube</w:t>
            </w:r>
          </w:p>
          <w:p w14:paraId="2CAB2B88" w14:textId="77777777" w:rsidR="009D2190" w:rsidRPr="00583052" w:rsidRDefault="009D2190" w:rsidP="009D2190">
            <w:pPr>
              <w:pStyle w:val="NormalWeb"/>
              <w:shd w:val="clear" w:color="auto" w:fill="FFFFFF"/>
              <w:spacing w:before="0" w:beforeAutospacing="0" w:after="113" w:afterAutospacing="0"/>
              <w:rPr>
                <w:color w:val="000000"/>
                <w:szCs w:val="17"/>
              </w:rPr>
            </w:pPr>
            <w:r w:rsidRPr="00583052">
              <w:rPr>
                <w:color w:val="000000"/>
                <w:szCs w:val="17"/>
              </w:rPr>
              <w:t>{</w:t>
            </w:r>
          </w:p>
          <w:p w14:paraId="3DB1C20B" w14:textId="77777777" w:rsidR="009D2190" w:rsidRPr="00583052" w:rsidRDefault="009D2190" w:rsidP="009D2190">
            <w:pPr>
              <w:pStyle w:val="NormalWeb"/>
              <w:shd w:val="clear" w:color="auto" w:fill="FFFFFF"/>
              <w:spacing w:before="0" w:beforeAutospacing="0" w:after="113" w:afterAutospacing="0"/>
              <w:rPr>
                <w:color w:val="000000"/>
                <w:szCs w:val="17"/>
              </w:rPr>
            </w:pPr>
            <w:r w:rsidRPr="00583052">
              <w:rPr>
                <w:color w:val="000000"/>
                <w:szCs w:val="17"/>
              </w:rPr>
              <w:t xml:space="preserve">  Int side;</w:t>
            </w:r>
          </w:p>
          <w:p w14:paraId="676DFE54" w14:textId="77777777" w:rsidR="009D2190" w:rsidRPr="00583052" w:rsidRDefault="009D2190" w:rsidP="009D2190">
            <w:pPr>
              <w:pStyle w:val="NormalWeb"/>
              <w:shd w:val="clear" w:color="auto" w:fill="FFFFFF"/>
              <w:spacing w:before="0" w:beforeAutospacing="0" w:after="113" w:afterAutospacing="0"/>
              <w:rPr>
                <w:color w:val="000000"/>
                <w:szCs w:val="17"/>
              </w:rPr>
            </w:pPr>
            <w:r w:rsidRPr="00583052">
              <w:rPr>
                <w:color w:val="000000"/>
                <w:szCs w:val="17"/>
              </w:rPr>
              <w:t xml:space="preserve">  Public:</w:t>
            </w:r>
          </w:p>
          <w:p w14:paraId="01C2D0A9" w14:textId="77777777" w:rsidR="009D2190" w:rsidRPr="00583052" w:rsidRDefault="009D2190" w:rsidP="009D2190">
            <w:pPr>
              <w:pStyle w:val="NormalWeb"/>
              <w:shd w:val="clear" w:color="auto" w:fill="FFFFFF"/>
              <w:spacing w:before="0" w:beforeAutospacing="0" w:after="113" w:afterAutospacing="0"/>
              <w:rPr>
                <w:color w:val="000000"/>
                <w:szCs w:val="17"/>
              </w:rPr>
            </w:pPr>
            <w:r w:rsidRPr="00583052">
              <w:rPr>
                <w:color w:val="000000"/>
                <w:szCs w:val="17"/>
              </w:rPr>
              <w:t xml:space="preserve">     </w:t>
            </w:r>
            <w:r w:rsidR="0090701E" w:rsidRPr="00583052">
              <w:rPr>
                <w:color w:val="000000"/>
                <w:szCs w:val="17"/>
              </w:rPr>
              <w:t>Cube (</w:t>
            </w:r>
            <w:r w:rsidRPr="00583052">
              <w:rPr>
                <w:color w:val="000000"/>
                <w:szCs w:val="17"/>
              </w:rPr>
              <w:t xml:space="preserve">) </w:t>
            </w:r>
          </w:p>
          <w:p w14:paraId="29CB8557" w14:textId="77777777" w:rsidR="009D2190" w:rsidRPr="00583052" w:rsidRDefault="009D2190" w:rsidP="009D2190">
            <w:pPr>
              <w:pStyle w:val="NormalWeb"/>
              <w:shd w:val="clear" w:color="auto" w:fill="FFFFFF"/>
              <w:spacing w:before="0" w:beforeAutospacing="0" w:after="113" w:afterAutospacing="0"/>
              <w:rPr>
                <w:color w:val="000000"/>
                <w:szCs w:val="17"/>
              </w:rPr>
            </w:pPr>
            <w:r w:rsidRPr="00583052">
              <w:rPr>
                <w:color w:val="000000"/>
                <w:szCs w:val="17"/>
              </w:rPr>
              <w:t xml:space="preserve">    {</w:t>
            </w:r>
          </w:p>
          <w:p w14:paraId="7FC718F2" w14:textId="77777777" w:rsidR="009D2190" w:rsidRPr="00583052" w:rsidRDefault="009D2190" w:rsidP="009D2190">
            <w:pPr>
              <w:pStyle w:val="NormalWeb"/>
              <w:shd w:val="clear" w:color="auto" w:fill="FFFFFF"/>
              <w:spacing w:before="0" w:beforeAutospacing="0" w:after="113" w:afterAutospacing="0"/>
              <w:rPr>
                <w:color w:val="000000"/>
                <w:szCs w:val="17"/>
              </w:rPr>
            </w:pPr>
            <w:r w:rsidRPr="00583052">
              <w:rPr>
                <w:color w:val="000000"/>
                <w:szCs w:val="17"/>
              </w:rPr>
              <w:t xml:space="preserve">        Side=10;</w:t>
            </w:r>
          </w:p>
          <w:p w14:paraId="1414F18E" w14:textId="77777777" w:rsidR="009D2190" w:rsidRPr="00583052" w:rsidRDefault="009D2190" w:rsidP="009D2190">
            <w:pPr>
              <w:pStyle w:val="NormalWeb"/>
              <w:shd w:val="clear" w:color="auto" w:fill="FFFFFF"/>
              <w:spacing w:before="0" w:beforeAutospacing="0" w:after="113" w:afterAutospacing="0"/>
              <w:rPr>
                <w:color w:val="000000"/>
                <w:szCs w:val="17"/>
              </w:rPr>
            </w:pPr>
            <w:r w:rsidRPr="00583052">
              <w:rPr>
                <w:color w:val="000000"/>
                <w:szCs w:val="17"/>
              </w:rPr>
              <w:t xml:space="preserve">    }</w:t>
            </w:r>
            <w:r w:rsidRPr="00583052">
              <w:rPr>
                <w:color w:val="000000"/>
                <w:szCs w:val="17"/>
              </w:rPr>
              <w:tab/>
            </w:r>
          </w:p>
          <w:p w14:paraId="02838EF6" w14:textId="77777777" w:rsidR="009D2190" w:rsidRPr="00583052" w:rsidRDefault="009D2190" w:rsidP="009D2190">
            <w:pPr>
              <w:pStyle w:val="NormalWeb"/>
              <w:shd w:val="clear" w:color="auto" w:fill="FFFFFF"/>
              <w:spacing w:before="0" w:beforeAutospacing="0" w:after="113" w:afterAutospacing="0"/>
              <w:rPr>
                <w:color w:val="000000"/>
                <w:szCs w:val="17"/>
              </w:rPr>
            </w:pPr>
            <w:r w:rsidRPr="00583052">
              <w:rPr>
                <w:color w:val="000000"/>
                <w:szCs w:val="17"/>
              </w:rPr>
              <w:t>};</w:t>
            </w:r>
          </w:p>
          <w:p w14:paraId="0C101397" w14:textId="77777777" w:rsidR="009D2190" w:rsidRPr="00583052" w:rsidRDefault="009D2190" w:rsidP="009D2190">
            <w:pPr>
              <w:pStyle w:val="NormalWeb"/>
              <w:shd w:val="clear" w:color="auto" w:fill="FFFFFF"/>
              <w:spacing w:before="0" w:beforeAutospacing="0" w:after="113" w:afterAutospacing="0"/>
              <w:rPr>
                <w:color w:val="000000"/>
                <w:szCs w:val="17"/>
              </w:rPr>
            </w:pPr>
            <w:r w:rsidRPr="00583052">
              <w:rPr>
                <w:color w:val="000000"/>
                <w:szCs w:val="17"/>
              </w:rPr>
              <w:t xml:space="preserve">Int </w:t>
            </w:r>
            <w:r w:rsidR="0090701E" w:rsidRPr="00583052">
              <w:rPr>
                <w:color w:val="000000"/>
                <w:szCs w:val="17"/>
              </w:rPr>
              <w:t>main (</w:t>
            </w:r>
            <w:r w:rsidRPr="00583052">
              <w:rPr>
                <w:color w:val="000000"/>
                <w:szCs w:val="17"/>
              </w:rPr>
              <w:t>)</w:t>
            </w:r>
          </w:p>
          <w:p w14:paraId="5FCC3F61" w14:textId="77777777" w:rsidR="009D2190" w:rsidRPr="00583052" w:rsidRDefault="009D2190" w:rsidP="009D2190">
            <w:pPr>
              <w:pStyle w:val="NormalWeb"/>
              <w:shd w:val="clear" w:color="auto" w:fill="FFFFFF"/>
              <w:spacing w:before="0" w:beforeAutospacing="0" w:after="113" w:afterAutospacing="0"/>
              <w:rPr>
                <w:color w:val="000000"/>
                <w:szCs w:val="17"/>
              </w:rPr>
            </w:pPr>
            <w:r w:rsidRPr="00583052">
              <w:rPr>
                <w:color w:val="000000"/>
                <w:szCs w:val="17"/>
              </w:rPr>
              <w:t>{</w:t>
            </w:r>
          </w:p>
          <w:p w14:paraId="39A84D90" w14:textId="77777777" w:rsidR="009D2190" w:rsidRPr="00583052" w:rsidRDefault="009D2190" w:rsidP="009D2190">
            <w:pPr>
              <w:pStyle w:val="NormalWeb"/>
              <w:shd w:val="clear" w:color="auto" w:fill="FFFFFF"/>
              <w:spacing w:before="0" w:beforeAutospacing="0" w:after="113" w:afterAutospacing="0"/>
              <w:rPr>
                <w:color w:val="000000"/>
                <w:szCs w:val="17"/>
              </w:rPr>
            </w:pPr>
            <w:r w:rsidRPr="00583052">
              <w:rPr>
                <w:color w:val="000000"/>
                <w:szCs w:val="17"/>
              </w:rPr>
              <w:lastRenderedPageBreak/>
              <w:t>Cube c;</w:t>
            </w:r>
          </w:p>
          <w:p w14:paraId="08B455FF" w14:textId="77777777" w:rsidR="009D2190" w:rsidRPr="00583052" w:rsidRDefault="009D2190" w:rsidP="009D2190">
            <w:pPr>
              <w:pStyle w:val="NormalWeb"/>
              <w:shd w:val="clear" w:color="auto" w:fill="FFFFFF"/>
              <w:spacing w:before="0" w:beforeAutospacing="0" w:after="113" w:afterAutospacing="0"/>
              <w:rPr>
                <w:color w:val="000000"/>
                <w:szCs w:val="17"/>
              </w:rPr>
            </w:pPr>
            <w:r w:rsidRPr="00583052">
              <w:rPr>
                <w:color w:val="000000"/>
                <w:szCs w:val="17"/>
              </w:rPr>
              <w:t>Cout&lt;&lt;</w:t>
            </w:r>
            <w:proofErr w:type="spellStart"/>
            <w:r w:rsidRPr="00583052">
              <w:rPr>
                <w:color w:val="000000"/>
                <w:szCs w:val="17"/>
              </w:rPr>
              <w:t>c.side</w:t>
            </w:r>
            <w:proofErr w:type="spellEnd"/>
            <w:r w:rsidRPr="00583052">
              <w:rPr>
                <w:color w:val="000000"/>
                <w:szCs w:val="17"/>
              </w:rPr>
              <w:t>;</w:t>
            </w:r>
            <w:r w:rsidRPr="00583052">
              <w:rPr>
                <w:color w:val="000000"/>
                <w:szCs w:val="17"/>
              </w:rPr>
              <w:tab/>
            </w:r>
          </w:p>
          <w:p w14:paraId="0953D276" w14:textId="77777777" w:rsidR="009D2190" w:rsidRPr="00583052" w:rsidRDefault="009D2190" w:rsidP="009D2190">
            <w:pPr>
              <w:widowControl w:val="0"/>
              <w:autoSpaceDE w:val="0"/>
              <w:autoSpaceDN w:val="0"/>
              <w:adjustRightInd w:val="0"/>
              <w:rPr>
                <w:rFonts w:ascii="Times New Roman" w:hAnsi="Times New Roman"/>
                <w:bCs/>
                <w:color w:val="FF0000"/>
                <w:sz w:val="24"/>
                <w:szCs w:val="28"/>
                <w:lang w:val="en"/>
              </w:rPr>
            </w:pPr>
            <w:r w:rsidRPr="00583052">
              <w:rPr>
                <w:rFonts w:ascii="Times New Roman" w:hAnsi="Times New Roman"/>
                <w:bCs/>
                <w:color w:val="FF0000"/>
                <w:sz w:val="24"/>
                <w:szCs w:val="28"/>
                <w:lang w:val="en"/>
              </w:rPr>
              <w:t>}</w:t>
            </w:r>
          </w:p>
          <w:p w14:paraId="6FBD9C88" w14:textId="77777777" w:rsidR="009D2190" w:rsidRPr="00583052" w:rsidRDefault="009D2190" w:rsidP="000D4270">
            <w:pPr>
              <w:pStyle w:val="NormalWeb"/>
              <w:spacing w:before="0" w:beforeAutospacing="0" w:after="113" w:afterAutospacing="0"/>
              <w:rPr>
                <w:color w:val="000000"/>
                <w:szCs w:val="17"/>
              </w:rPr>
            </w:pPr>
          </w:p>
        </w:tc>
      </w:tr>
    </w:tbl>
    <w:p w14:paraId="039C8F1E" w14:textId="77777777" w:rsidR="009D2190" w:rsidRPr="00583052" w:rsidRDefault="009D2190" w:rsidP="000D4270">
      <w:pPr>
        <w:spacing w:after="0" w:line="240" w:lineRule="auto"/>
        <w:rPr>
          <w:rFonts w:ascii="Times New Roman" w:hAnsi="Times New Roman"/>
          <w:color w:val="C7254E"/>
          <w:sz w:val="28"/>
        </w:rPr>
      </w:pPr>
    </w:p>
    <w:p w14:paraId="193A5194" w14:textId="3191230F" w:rsidR="000D4270" w:rsidRDefault="000D4270" w:rsidP="00E51DEB">
      <w:pPr>
        <w:spacing w:after="0" w:line="240" w:lineRule="auto"/>
        <w:rPr>
          <w:rFonts w:ascii="Times New Roman" w:hAnsi="Times New Roman"/>
          <w:sz w:val="32"/>
          <w:szCs w:val="24"/>
        </w:rPr>
      </w:pPr>
      <w:proofErr w:type="gramStart"/>
      <w:r w:rsidRPr="00E51DEB">
        <w:rPr>
          <w:rFonts w:ascii="Times New Roman" w:hAnsi="Times New Roman"/>
          <w:b/>
          <w:bCs/>
          <w:sz w:val="28"/>
        </w:rPr>
        <w:t>Output :</w:t>
      </w:r>
      <w:proofErr w:type="gramEnd"/>
      <w:r w:rsidRPr="00583052">
        <w:rPr>
          <w:rFonts w:ascii="Times New Roman" w:hAnsi="Times New Roman"/>
          <w:color w:val="C7254E"/>
          <w:sz w:val="28"/>
        </w:rPr>
        <w:t xml:space="preserve"> 10</w:t>
      </w:r>
    </w:p>
    <w:p w14:paraId="5A40EDA2" w14:textId="77777777" w:rsidR="00E51DEB" w:rsidRPr="00E51DEB" w:rsidRDefault="00E51DEB" w:rsidP="00E51DEB">
      <w:pPr>
        <w:spacing w:after="0" w:line="240" w:lineRule="auto"/>
        <w:rPr>
          <w:rFonts w:ascii="Times New Roman" w:hAnsi="Times New Roman"/>
          <w:sz w:val="32"/>
          <w:szCs w:val="24"/>
        </w:rPr>
      </w:pPr>
    </w:p>
    <w:p w14:paraId="6D584D6A" w14:textId="77777777" w:rsidR="000D4270" w:rsidRPr="00E51DEB" w:rsidRDefault="000D4270" w:rsidP="000D4270">
      <w:pPr>
        <w:shd w:val="clear" w:color="auto" w:fill="FFFFFF"/>
        <w:spacing w:after="150" w:line="240" w:lineRule="auto"/>
        <w:rPr>
          <w:rFonts w:ascii="Times New Roman" w:hAnsi="Times New Roman"/>
          <w:color w:val="000000"/>
          <w:sz w:val="24"/>
          <w:szCs w:val="24"/>
        </w:rPr>
      </w:pPr>
      <w:r w:rsidRPr="00E51DEB">
        <w:rPr>
          <w:rFonts w:ascii="Times New Roman" w:hAnsi="Times New Roman"/>
          <w:color w:val="000000"/>
          <w:sz w:val="24"/>
          <w:szCs w:val="24"/>
        </w:rPr>
        <w:t>In this case, as soon as the object is created the constructor is called which initializes its data members.</w:t>
      </w:r>
    </w:p>
    <w:p w14:paraId="6F9ED39E" w14:textId="77777777" w:rsidR="000D4270" w:rsidRPr="00E51DEB" w:rsidRDefault="000D4270" w:rsidP="00E51DEB">
      <w:pPr>
        <w:pStyle w:val="Heading4"/>
        <w:shd w:val="clear" w:color="auto" w:fill="FFFFFF"/>
        <w:spacing w:before="150" w:after="150" w:line="300" w:lineRule="atLeast"/>
        <w:jc w:val="left"/>
        <w:rPr>
          <w:rFonts w:ascii="Times New Roman" w:hAnsi="Times New Roman"/>
          <w:b/>
          <w:bCs/>
          <w:color w:val="BF360C"/>
          <w:sz w:val="24"/>
          <w:szCs w:val="24"/>
        </w:rPr>
      </w:pPr>
      <w:r w:rsidRPr="00E51DEB">
        <w:rPr>
          <w:rFonts w:ascii="Times New Roman" w:hAnsi="Times New Roman"/>
          <w:b/>
          <w:bCs/>
          <w:color w:val="BF360C"/>
          <w:sz w:val="24"/>
          <w:szCs w:val="24"/>
        </w:rPr>
        <w:t>Parameterized Constructor:</w:t>
      </w:r>
    </w:p>
    <w:p w14:paraId="3B2934D5" w14:textId="77777777" w:rsidR="000D4270" w:rsidRPr="00E51DEB" w:rsidRDefault="000D4270" w:rsidP="00E51DEB">
      <w:pPr>
        <w:pStyle w:val="NormalWeb"/>
        <w:shd w:val="clear" w:color="auto" w:fill="FFFFFF"/>
        <w:spacing w:before="0" w:beforeAutospacing="0" w:after="150" w:afterAutospacing="0"/>
        <w:jc w:val="both"/>
        <w:rPr>
          <w:color w:val="000000"/>
        </w:rPr>
      </w:pPr>
      <w:r w:rsidRPr="00E51DEB">
        <w:rPr>
          <w:color w:val="000000"/>
        </w:rPr>
        <w:t xml:space="preserve">      These are the constructors with parameter. Using this </w:t>
      </w:r>
      <w:r w:rsidR="00C31262" w:rsidRPr="00E51DEB">
        <w:rPr>
          <w:color w:val="000000"/>
        </w:rPr>
        <w:t>Constructor,</w:t>
      </w:r>
      <w:r w:rsidRPr="00E51DEB">
        <w:rPr>
          <w:color w:val="000000"/>
        </w:rPr>
        <w:t xml:space="preserve"> you can provide different values to data members of different objects, by passing the appropriate values as argument.</w:t>
      </w:r>
    </w:p>
    <w:tbl>
      <w:tblPr>
        <w:tblStyle w:val="TableGrid"/>
        <w:tblW w:w="0" w:type="auto"/>
        <w:tblLook w:val="04A0" w:firstRow="1" w:lastRow="0" w:firstColumn="1" w:lastColumn="0" w:noHBand="0" w:noVBand="1"/>
      </w:tblPr>
      <w:tblGrid>
        <w:gridCol w:w="9017"/>
      </w:tblGrid>
      <w:tr w:rsidR="00A109D9" w:rsidRPr="00E51DEB" w14:paraId="5EE4CAAD" w14:textId="77777777" w:rsidTr="00A109D9">
        <w:tc>
          <w:tcPr>
            <w:tcW w:w="9243" w:type="dxa"/>
          </w:tcPr>
          <w:p w14:paraId="36DCA087"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Class cube</w:t>
            </w:r>
          </w:p>
          <w:p w14:paraId="49072A04"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w:t>
            </w:r>
          </w:p>
          <w:p w14:paraId="32E3C687"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 xml:space="preserve">  Public:</w:t>
            </w:r>
          </w:p>
          <w:p w14:paraId="6743F22C"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 xml:space="preserve">     Int</w:t>
            </w:r>
            <w:r w:rsidR="00836C06" w:rsidRPr="00E51DEB">
              <w:rPr>
                <w:color w:val="000000"/>
              </w:rPr>
              <w:t xml:space="preserve"> </w:t>
            </w:r>
            <w:proofErr w:type="spellStart"/>
            <w:proofErr w:type="gramStart"/>
            <w:r w:rsidR="00836C06" w:rsidRPr="00E51DEB">
              <w:rPr>
                <w:color w:val="000000"/>
              </w:rPr>
              <w:t>x,</w:t>
            </w:r>
            <w:r w:rsidRPr="00E51DEB">
              <w:rPr>
                <w:color w:val="000000"/>
              </w:rPr>
              <w:t>side</w:t>
            </w:r>
            <w:proofErr w:type="spellEnd"/>
            <w:proofErr w:type="gramEnd"/>
            <w:r w:rsidRPr="00E51DEB">
              <w:rPr>
                <w:color w:val="000000"/>
              </w:rPr>
              <w:t>;</w:t>
            </w:r>
          </w:p>
          <w:p w14:paraId="34AE669D"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 xml:space="preserve">   Cube(</w:t>
            </w:r>
            <w:r w:rsidR="00836C06" w:rsidRPr="00E51DEB">
              <w:rPr>
                <w:color w:val="000000"/>
              </w:rPr>
              <w:t>int</w:t>
            </w:r>
            <w:r w:rsidRPr="00E51DEB">
              <w:rPr>
                <w:color w:val="000000"/>
              </w:rPr>
              <w:t>)</w:t>
            </w:r>
          </w:p>
          <w:p w14:paraId="21A36CB4"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w:t>
            </w:r>
          </w:p>
          <w:p w14:paraId="158DFCCD"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 xml:space="preserve">  Side=x;</w:t>
            </w:r>
          </w:p>
          <w:p w14:paraId="0327FBEC"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w:t>
            </w:r>
          </w:p>
          <w:p w14:paraId="2FF85019"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w:t>
            </w:r>
          </w:p>
          <w:p w14:paraId="64258DDF"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 xml:space="preserve">Int </w:t>
            </w:r>
            <w:proofErr w:type="gramStart"/>
            <w:r w:rsidRPr="00E51DEB">
              <w:rPr>
                <w:color w:val="000000"/>
              </w:rPr>
              <w:t>main(</w:t>
            </w:r>
            <w:proofErr w:type="gramEnd"/>
            <w:r w:rsidRPr="00E51DEB">
              <w:rPr>
                <w:color w:val="000000"/>
              </w:rPr>
              <w:t>)</w:t>
            </w:r>
          </w:p>
          <w:p w14:paraId="0FC09D19"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w:t>
            </w:r>
          </w:p>
          <w:p w14:paraId="6B578FF0"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 xml:space="preserve">   Cube c1(10);</w:t>
            </w:r>
          </w:p>
          <w:p w14:paraId="1939CB72"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 xml:space="preserve">   Cube c2(30);</w:t>
            </w:r>
          </w:p>
          <w:p w14:paraId="593EA58F"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 xml:space="preserve">   Cube c2(20);</w:t>
            </w:r>
          </w:p>
          <w:p w14:paraId="53625449"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Cout&lt;&lt;c1.side;</w:t>
            </w:r>
          </w:p>
          <w:p w14:paraId="7E485F97"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Cout&lt;&lt;c2.side;</w:t>
            </w:r>
          </w:p>
          <w:p w14:paraId="39881359"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Cout&lt;&lt;c3.side;</w:t>
            </w:r>
          </w:p>
          <w:p w14:paraId="345B21F6" w14:textId="77777777" w:rsidR="00A109D9" w:rsidRPr="00E51DEB" w:rsidRDefault="00A109D9" w:rsidP="00A109D9">
            <w:pPr>
              <w:pStyle w:val="NormalWeb"/>
              <w:shd w:val="clear" w:color="auto" w:fill="FFFFFF"/>
              <w:spacing w:before="0" w:beforeAutospacing="0" w:after="150" w:afterAutospacing="0"/>
              <w:rPr>
                <w:color w:val="000000"/>
              </w:rPr>
            </w:pPr>
            <w:r w:rsidRPr="00E51DEB">
              <w:rPr>
                <w:color w:val="000000"/>
              </w:rPr>
              <w:t>}</w:t>
            </w:r>
          </w:p>
          <w:p w14:paraId="2732B209" w14:textId="77777777" w:rsidR="00A109D9" w:rsidRPr="00E51DEB" w:rsidRDefault="00A109D9" w:rsidP="000D4270">
            <w:pPr>
              <w:pStyle w:val="NormalWeb"/>
              <w:spacing w:before="0" w:beforeAutospacing="0" w:after="150" w:afterAutospacing="0"/>
              <w:rPr>
                <w:color w:val="000000"/>
              </w:rPr>
            </w:pPr>
          </w:p>
        </w:tc>
      </w:tr>
    </w:tbl>
    <w:p w14:paraId="1C340BFF" w14:textId="77777777" w:rsidR="00E51DEB" w:rsidRDefault="00E51DEB" w:rsidP="003E0D4A">
      <w:pPr>
        <w:pStyle w:val="Heading4"/>
        <w:pBdr>
          <w:left w:val="dotted" w:sz="6" w:space="7" w:color="5B9BD5" w:themeColor="accent1"/>
        </w:pBdr>
        <w:shd w:val="clear" w:color="auto" w:fill="FFFFFF"/>
        <w:spacing w:before="150" w:after="150" w:line="300" w:lineRule="atLeast"/>
        <w:rPr>
          <w:rFonts w:ascii="Times New Roman" w:hAnsi="Times New Roman"/>
          <w:color w:val="BF360C"/>
          <w:sz w:val="32"/>
          <w:szCs w:val="26"/>
        </w:rPr>
      </w:pPr>
    </w:p>
    <w:p w14:paraId="6EFCC750" w14:textId="77777777" w:rsidR="00E51DEB" w:rsidRDefault="00E51DEB" w:rsidP="003E0D4A">
      <w:pPr>
        <w:pStyle w:val="Heading4"/>
        <w:pBdr>
          <w:left w:val="dotted" w:sz="6" w:space="7" w:color="5B9BD5" w:themeColor="accent1"/>
        </w:pBdr>
        <w:shd w:val="clear" w:color="auto" w:fill="FFFFFF"/>
        <w:spacing w:before="150" w:after="150" w:line="300" w:lineRule="atLeast"/>
        <w:rPr>
          <w:rFonts w:ascii="Times New Roman" w:hAnsi="Times New Roman"/>
          <w:color w:val="BF360C"/>
          <w:sz w:val="32"/>
          <w:szCs w:val="26"/>
        </w:rPr>
      </w:pPr>
    </w:p>
    <w:p w14:paraId="0A402CA9" w14:textId="13A983E7" w:rsidR="007E7CFB" w:rsidRPr="00E51DEB" w:rsidRDefault="007E7CFB" w:rsidP="00E51DEB">
      <w:pPr>
        <w:pStyle w:val="Heading4"/>
        <w:pBdr>
          <w:left w:val="dotted" w:sz="6" w:space="7" w:color="5B9BD5" w:themeColor="accent1"/>
        </w:pBdr>
        <w:shd w:val="clear" w:color="auto" w:fill="FFFFFF"/>
        <w:spacing w:before="150" w:after="150" w:line="300" w:lineRule="atLeast"/>
        <w:jc w:val="left"/>
        <w:rPr>
          <w:rFonts w:ascii="Times New Roman" w:hAnsi="Times New Roman"/>
          <w:b/>
          <w:bCs/>
          <w:color w:val="BF360C"/>
          <w:sz w:val="24"/>
          <w:szCs w:val="24"/>
        </w:rPr>
      </w:pPr>
      <w:r w:rsidRPr="00E51DEB">
        <w:rPr>
          <w:rFonts w:ascii="Times New Roman" w:hAnsi="Times New Roman"/>
          <w:b/>
          <w:bCs/>
          <w:color w:val="BF360C"/>
          <w:sz w:val="24"/>
          <w:szCs w:val="24"/>
        </w:rPr>
        <w:lastRenderedPageBreak/>
        <w:t xml:space="preserve">Copy </w:t>
      </w:r>
      <w:r w:rsidR="00E51DEB" w:rsidRPr="00E51DEB">
        <w:rPr>
          <w:rFonts w:ascii="Times New Roman" w:hAnsi="Times New Roman"/>
          <w:b/>
          <w:bCs/>
          <w:color w:val="BF360C"/>
          <w:sz w:val="24"/>
          <w:szCs w:val="24"/>
        </w:rPr>
        <w:t xml:space="preserve">CONSTRUCTOR: </w:t>
      </w:r>
    </w:p>
    <w:p w14:paraId="5AFE12C1" w14:textId="40F93233" w:rsidR="007E7CFB" w:rsidRPr="00E51DEB" w:rsidRDefault="007E7CFB" w:rsidP="00E51DEB">
      <w:pPr>
        <w:pStyle w:val="NormalWeb"/>
        <w:shd w:val="clear" w:color="auto" w:fill="FFFFFF"/>
        <w:spacing w:before="0" w:beforeAutospacing="0" w:after="150" w:afterAutospacing="0"/>
        <w:jc w:val="both"/>
        <w:rPr>
          <w:color w:val="000000"/>
        </w:rPr>
      </w:pPr>
      <w:r w:rsidRPr="00583052">
        <w:rPr>
          <w:color w:val="000000"/>
          <w:sz w:val="28"/>
          <w:szCs w:val="23"/>
        </w:rPr>
        <w:t xml:space="preserve">          </w:t>
      </w:r>
      <w:r w:rsidRPr="00E51DEB">
        <w:rPr>
          <w:color w:val="000000"/>
        </w:rPr>
        <w:t xml:space="preserve">These are special type of Constructors which takes an object as argument, and is used to copy values of data members of one object into </w:t>
      </w:r>
      <w:r w:rsidR="00E51DEB" w:rsidRPr="00E51DEB">
        <w:rPr>
          <w:color w:val="000000"/>
        </w:rPr>
        <w:t>another</w:t>
      </w:r>
      <w:r w:rsidRPr="00E51DEB">
        <w:rPr>
          <w:color w:val="000000"/>
        </w:rPr>
        <w:t xml:space="preserve"> object</w:t>
      </w:r>
    </w:p>
    <w:p w14:paraId="60225B44" w14:textId="77777777" w:rsidR="003B02E3" w:rsidRPr="00583052" w:rsidRDefault="00972C73" w:rsidP="003B02E3">
      <w:pPr>
        <w:pStyle w:val="NormalWeb"/>
        <w:shd w:val="clear" w:color="auto" w:fill="FFFFFF"/>
        <w:spacing w:before="0" w:beforeAutospacing="0" w:after="150" w:afterAutospacing="0"/>
        <w:jc w:val="center"/>
        <w:rPr>
          <w:color w:val="000000"/>
          <w:sz w:val="28"/>
          <w:szCs w:val="23"/>
        </w:rPr>
      </w:pPr>
      <w:r w:rsidRPr="00583052">
        <w:rPr>
          <w:noProof/>
          <w:color w:val="000000"/>
          <w:sz w:val="28"/>
          <w:szCs w:val="23"/>
          <w:lang w:val="en-IN" w:eastAsia="en-IN"/>
        </w:rPr>
        <w:drawing>
          <wp:inline distT="0" distB="0" distL="0" distR="0" wp14:anchorId="72C3063D" wp14:editId="151EFFF9">
            <wp:extent cx="3203575" cy="2475814"/>
            <wp:effectExtent l="19050" t="19050" r="15875" b="20320"/>
            <wp:docPr id="10" name="Picture 11" descr="copy-construc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py-constructor.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14742" cy="2484444"/>
                    </a:xfrm>
                    <a:prstGeom prst="rect">
                      <a:avLst/>
                    </a:prstGeom>
                    <a:noFill/>
                    <a:ln>
                      <a:solidFill>
                        <a:schemeClr val="tx1"/>
                      </a:solidFill>
                    </a:ln>
                  </pic:spPr>
                </pic:pic>
              </a:graphicData>
            </a:graphic>
          </wp:inline>
        </w:drawing>
      </w:r>
    </w:p>
    <w:p w14:paraId="211421C9" w14:textId="77777777" w:rsidR="007E7CFB" w:rsidRPr="00583052" w:rsidRDefault="007E7CFB" w:rsidP="000D4270">
      <w:pPr>
        <w:pStyle w:val="NormalWeb"/>
        <w:shd w:val="clear" w:color="auto" w:fill="FFFFFF"/>
        <w:spacing w:before="0" w:beforeAutospacing="0" w:after="150" w:afterAutospacing="0"/>
        <w:rPr>
          <w:color w:val="000000"/>
          <w:sz w:val="28"/>
          <w:szCs w:val="23"/>
        </w:rPr>
      </w:pPr>
    </w:p>
    <w:p w14:paraId="1C60ECF2"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b/>
          <w:bCs/>
          <w:color w:val="999999"/>
          <w:sz w:val="24"/>
          <w:szCs w:val="20"/>
        </w:rPr>
        <w:br/>
        <w:t>#include&lt;iostream&gt;</w:t>
      </w:r>
    </w:p>
    <w:p w14:paraId="4D6EB9FC"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b/>
          <w:bCs/>
          <w:color w:val="999999"/>
          <w:sz w:val="24"/>
          <w:szCs w:val="20"/>
        </w:rPr>
        <w:t>#include&lt;conio.h&gt;</w:t>
      </w:r>
    </w:p>
    <w:p w14:paraId="2BE1C99F"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954121"/>
          <w:sz w:val="24"/>
          <w:szCs w:val="20"/>
        </w:rPr>
        <w:t>using</w:t>
      </w:r>
      <w:r w:rsidRPr="00583052">
        <w:rPr>
          <w:rFonts w:ascii="Times New Roman" w:hAnsi="Times New Roman"/>
          <w:color w:val="000000"/>
          <w:sz w:val="24"/>
        </w:rPr>
        <w:t xml:space="preserve"> </w:t>
      </w:r>
      <w:r w:rsidRPr="00583052">
        <w:rPr>
          <w:rFonts w:ascii="Times New Roman" w:hAnsi="Times New Roman"/>
          <w:color w:val="954121"/>
          <w:sz w:val="24"/>
          <w:szCs w:val="20"/>
        </w:rPr>
        <w:t>namespace</w:t>
      </w:r>
      <w:r w:rsidRPr="00583052">
        <w:rPr>
          <w:rFonts w:ascii="Times New Roman" w:hAnsi="Times New Roman"/>
          <w:color w:val="000000"/>
          <w:sz w:val="24"/>
        </w:rPr>
        <w:t xml:space="preserve"> </w:t>
      </w:r>
      <w:r w:rsidRPr="00583052">
        <w:rPr>
          <w:rFonts w:ascii="Times New Roman" w:hAnsi="Times New Roman"/>
          <w:color w:val="0086B3"/>
          <w:sz w:val="24"/>
          <w:szCs w:val="20"/>
        </w:rPr>
        <w:t>std</w:t>
      </w:r>
      <w:r w:rsidRPr="00583052">
        <w:rPr>
          <w:rFonts w:ascii="Times New Roman" w:hAnsi="Times New Roman"/>
          <w:color w:val="000000"/>
          <w:sz w:val="24"/>
        </w:rPr>
        <w:t>;</w:t>
      </w:r>
    </w:p>
    <w:p w14:paraId="1000A0C5"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954121"/>
          <w:sz w:val="24"/>
          <w:szCs w:val="20"/>
        </w:rPr>
        <w:t>class</w:t>
      </w:r>
      <w:r w:rsidRPr="00583052">
        <w:rPr>
          <w:rFonts w:ascii="Times New Roman" w:hAnsi="Times New Roman"/>
          <w:color w:val="000000"/>
          <w:sz w:val="24"/>
        </w:rPr>
        <w:t xml:space="preserve"> Example {</w:t>
      </w:r>
    </w:p>
    <w:p w14:paraId="03246E67"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r w:rsidRPr="00583052">
        <w:rPr>
          <w:rFonts w:ascii="Times New Roman" w:hAnsi="Times New Roman"/>
          <w:i/>
          <w:iCs/>
          <w:color w:val="408080"/>
          <w:sz w:val="24"/>
          <w:szCs w:val="20"/>
        </w:rPr>
        <w:t>// Variable Declaration</w:t>
      </w:r>
    </w:p>
    <w:p w14:paraId="27AC07D0"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r w:rsidRPr="00583052">
        <w:rPr>
          <w:rFonts w:ascii="Times New Roman" w:hAnsi="Times New Roman"/>
          <w:color w:val="954121"/>
          <w:sz w:val="24"/>
          <w:szCs w:val="20"/>
        </w:rPr>
        <w:t>int</w:t>
      </w:r>
      <w:r w:rsidRPr="00583052">
        <w:rPr>
          <w:rFonts w:ascii="Times New Roman" w:hAnsi="Times New Roman"/>
          <w:color w:val="000000"/>
          <w:sz w:val="24"/>
        </w:rPr>
        <w:t xml:space="preserve"> a, b;</w:t>
      </w:r>
    </w:p>
    <w:p w14:paraId="0DB4785B"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954121"/>
          <w:sz w:val="24"/>
          <w:szCs w:val="20"/>
        </w:rPr>
        <w:t>public</w:t>
      </w:r>
      <w:r w:rsidRPr="00583052">
        <w:rPr>
          <w:rFonts w:ascii="Times New Roman" w:hAnsi="Times New Roman"/>
          <w:color w:val="000000"/>
          <w:sz w:val="24"/>
        </w:rPr>
        <w:t>:</w:t>
      </w:r>
    </w:p>
    <w:p w14:paraId="5F79F19B"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r w:rsidRPr="00583052">
        <w:rPr>
          <w:rFonts w:ascii="Times New Roman" w:hAnsi="Times New Roman"/>
          <w:i/>
          <w:iCs/>
          <w:color w:val="408080"/>
          <w:sz w:val="24"/>
          <w:szCs w:val="20"/>
        </w:rPr>
        <w:t>//Constructor with Argument</w:t>
      </w:r>
    </w:p>
    <w:p w14:paraId="6436AA23"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proofErr w:type="gramStart"/>
      <w:r w:rsidRPr="00583052">
        <w:rPr>
          <w:rFonts w:ascii="Times New Roman" w:hAnsi="Times New Roman"/>
          <w:color w:val="000000"/>
          <w:sz w:val="24"/>
        </w:rPr>
        <w:t>Example(</w:t>
      </w:r>
      <w:proofErr w:type="gramEnd"/>
      <w:r w:rsidRPr="00583052">
        <w:rPr>
          <w:rFonts w:ascii="Times New Roman" w:hAnsi="Times New Roman"/>
          <w:color w:val="954121"/>
          <w:sz w:val="24"/>
          <w:szCs w:val="20"/>
        </w:rPr>
        <w:t>int</w:t>
      </w:r>
      <w:r w:rsidRPr="00583052">
        <w:rPr>
          <w:rFonts w:ascii="Times New Roman" w:hAnsi="Times New Roman"/>
          <w:color w:val="000000"/>
          <w:sz w:val="24"/>
        </w:rPr>
        <w:t xml:space="preserve"> x, </w:t>
      </w:r>
      <w:r w:rsidRPr="00583052">
        <w:rPr>
          <w:rFonts w:ascii="Times New Roman" w:hAnsi="Times New Roman"/>
          <w:color w:val="954121"/>
          <w:sz w:val="24"/>
          <w:szCs w:val="20"/>
        </w:rPr>
        <w:t>int</w:t>
      </w:r>
      <w:r w:rsidRPr="00583052">
        <w:rPr>
          <w:rFonts w:ascii="Times New Roman" w:hAnsi="Times New Roman"/>
          <w:color w:val="000000"/>
          <w:sz w:val="24"/>
        </w:rPr>
        <w:t xml:space="preserve"> y) {</w:t>
      </w:r>
    </w:p>
    <w:p w14:paraId="2029F0F6"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r w:rsidRPr="00583052">
        <w:rPr>
          <w:rFonts w:ascii="Times New Roman" w:hAnsi="Times New Roman"/>
          <w:i/>
          <w:iCs/>
          <w:color w:val="408080"/>
          <w:sz w:val="24"/>
          <w:szCs w:val="20"/>
        </w:rPr>
        <w:t xml:space="preserve">// Assign Values </w:t>
      </w:r>
      <w:proofErr w:type="gramStart"/>
      <w:r w:rsidRPr="00583052">
        <w:rPr>
          <w:rFonts w:ascii="Times New Roman" w:hAnsi="Times New Roman"/>
          <w:i/>
          <w:iCs/>
          <w:color w:val="408080"/>
          <w:sz w:val="24"/>
          <w:szCs w:val="20"/>
        </w:rPr>
        <w:t>In</w:t>
      </w:r>
      <w:proofErr w:type="gramEnd"/>
      <w:r w:rsidRPr="00583052">
        <w:rPr>
          <w:rFonts w:ascii="Times New Roman" w:hAnsi="Times New Roman"/>
          <w:i/>
          <w:iCs/>
          <w:color w:val="408080"/>
          <w:sz w:val="24"/>
          <w:szCs w:val="20"/>
        </w:rPr>
        <w:t xml:space="preserve"> Constructor</w:t>
      </w:r>
    </w:p>
    <w:p w14:paraId="040DC498"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a = x;</w:t>
      </w:r>
    </w:p>
    <w:p w14:paraId="1F3BA9AD"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b = y;</w:t>
      </w:r>
    </w:p>
    <w:p w14:paraId="4EE91D00"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proofErr w:type="spellStart"/>
      <w:r w:rsidRPr="00583052">
        <w:rPr>
          <w:rFonts w:ascii="Times New Roman" w:hAnsi="Times New Roman"/>
          <w:color w:val="0086B3"/>
          <w:sz w:val="24"/>
          <w:szCs w:val="20"/>
        </w:rPr>
        <w:t>cout</w:t>
      </w:r>
      <w:proofErr w:type="spellEnd"/>
      <w:r w:rsidRPr="00583052">
        <w:rPr>
          <w:rFonts w:ascii="Times New Roman" w:hAnsi="Times New Roman"/>
          <w:color w:val="000000"/>
          <w:sz w:val="24"/>
        </w:rPr>
        <w:t xml:space="preserve"> &lt;&lt; </w:t>
      </w:r>
      <w:r w:rsidRPr="00583052">
        <w:rPr>
          <w:rFonts w:ascii="Times New Roman" w:hAnsi="Times New Roman"/>
          <w:color w:val="219161"/>
          <w:sz w:val="24"/>
          <w:szCs w:val="20"/>
        </w:rPr>
        <w:t>"\</w:t>
      </w:r>
      <w:proofErr w:type="spellStart"/>
      <w:r w:rsidRPr="00583052">
        <w:rPr>
          <w:rFonts w:ascii="Times New Roman" w:hAnsi="Times New Roman"/>
          <w:color w:val="219161"/>
          <w:sz w:val="24"/>
          <w:szCs w:val="20"/>
        </w:rPr>
        <w:t>nIm</w:t>
      </w:r>
      <w:proofErr w:type="spellEnd"/>
      <w:r w:rsidRPr="00583052">
        <w:rPr>
          <w:rFonts w:ascii="Times New Roman" w:hAnsi="Times New Roman"/>
          <w:color w:val="219161"/>
          <w:sz w:val="24"/>
          <w:szCs w:val="20"/>
        </w:rPr>
        <w:t xml:space="preserve"> Constructor"</w:t>
      </w:r>
      <w:r w:rsidRPr="00583052">
        <w:rPr>
          <w:rFonts w:ascii="Times New Roman" w:hAnsi="Times New Roman"/>
          <w:color w:val="000000"/>
          <w:sz w:val="24"/>
        </w:rPr>
        <w:t>;</w:t>
      </w:r>
    </w:p>
    <w:p w14:paraId="600A69F5"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p>
    <w:p w14:paraId="0A8FB77F"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p>
    <w:p w14:paraId="467F2E4C"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r w:rsidRPr="00583052">
        <w:rPr>
          <w:rFonts w:ascii="Times New Roman" w:hAnsi="Times New Roman"/>
          <w:color w:val="954121"/>
          <w:sz w:val="24"/>
          <w:szCs w:val="20"/>
        </w:rPr>
        <w:t>void</w:t>
      </w:r>
      <w:r w:rsidRPr="00583052">
        <w:rPr>
          <w:rFonts w:ascii="Times New Roman" w:hAnsi="Times New Roman"/>
          <w:color w:val="000000"/>
          <w:sz w:val="24"/>
          <w:szCs w:val="20"/>
        </w:rPr>
        <w:t xml:space="preserve"> </w:t>
      </w:r>
      <w:proofErr w:type="gramStart"/>
      <w:r w:rsidRPr="00583052">
        <w:rPr>
          <w:rFonts w:ascii="Times New Roman" w:hAnsi="Times New Roman"/>
          <w:b/>
          <w:bCs/>
          <w:color w:val="445588"/>
          <w:sz w:val="24"/>
          <w:szCs w:val="20"/>
        </w:rPr>
        <w:t>Display</w:t>
      </w:r>
      <w:r w:rsidRPr="00583052">
        <w:rPr>
          <w:rFonts w:ascii="Times New Roman" w:hAnsi="Times New Roman"/>
          <w:color w:val="0000FF"/>
          <w:sz w:val="24"/>
          <w:szCs w:val="20"/>
        </w:rPr>
        <w:t>(</w:t>
      </w:r>
      <w:proofErr w:type="gramEnd"/>
      <w:r w:rsidRPr="00583052">
        <w:rPr>
          <w:rFonts w:ascii="Times New Roman" w:hAnsi="Times New Roman"/>
          <w:color w:val="0000FF"/>
          <w:sz w:val="24"/>
          <w:szCs w:val="20"/>
        </w:rPr>
        <w:t>)</w:t>
      </w:r>
      <w:r w:rsidRPr="00583052">
        <w:rPr>
          <w:rFonts w:ascii="Times New Roman" w:hAnsi="Times New Roman"/>
          <w:color w:val="000000"/>
          <w:sz w:val="24"/>
          <w:szCs w:val="20"/>
        </w:rPr>
        <w:t xml:space="preserve"> </w:t>
      </w:r>
      <w:r w:rsidRPr="00583052">
        <w:rPr>
          <w:rFonts w:ascii="Times New Roman" w:hAnsi="Times New Roman"/>
          <w:color w:val="000000"/>
          <w:sz w:val="24"/>
        </w:rPr>
        <w:t>{</w:t>
      </w:r>
    </w:p>
    <w:p w14:paraId="181FE511"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proofErr w:type="spellStart"/>
      <w:r w:rsidRPr="00583052">
        <w:rPr>
          <w:rFonts w:ascii="Times New Roman" w:hAnsi="Times New Roman"/>
          <w:color w:val="0086B3"/>
          <w:sz w:val="24"/>
          <w:szCs w:val="20"/>
        </w:rPr>
        <w:t>cout</w:t>
      </w:r>
      <w:proofErr w:type="spellEnd"/>
      <w:r w:rsidRPr="00583052">
        <w:rPr>
          <w:rFonts w:ascii="Times New Roman" w:hAnsi="Times New Roman"/>
          <w:color w:val="000000"/>
          <w:sz w:val="24"/>
        </w:rPr>
        <w:t xml:space="preserve"> &lt;&lt; </w:t>
      </w:r>
      <w:r w:rsidRPr="00583052">
        <w:rPr>
          <w:rFonts w:ascii="Times New Roman" w:hAnsi="Times New Roman"/>
          <w:color w:val="219161"/>
          <w:sz w:val="24"/>
          <w:szCs w:val="20"/>
        </w:rPr>
        <w:t>"\</w:t>
      </w:r>
      <w:proofErr w:type="spellStart"/>
      <w:proofErr w:type="gramStart"/>
      <w:r w:rsidRPr="00583052">
        <w:rPr>
          <w:rFonts w:ascii="Times New Roman" w:hAnsi="Times New Roman"/>
          <w:color w:val="219161"/>
          <w:sz w:val="24"/>
          <w:szCs w:val="20"/>
        </w:rPr>
        <w:t>nValues</w:t>
      </w:r>
      <w:proofErr w:type="spellEnd"/>
      <w:r w:rsidRPr="00583052">
        <w:rPr>
          <w:rFonts w:ascii="Times New Roman" w:hAnsi="Times New Roman"/>
          <w:color w:val="219161"/>
          <w:sz w:val="24"/>
          <w:szCs w:val="20"/>
        </w:rPr>
        <w:t xml:space="preserve"> :</w:t>
      </w:r>
      <w:proofErr w:type="gramEnd"/>
      <w:r w:rsidRPr="00583052">
        <w:rPr>
          <w:rFonts w:ascii="Times New Roman" w:hAnsi="Times New Roman"/>
          <w:color w:val="219161"/>
          <w:sz w:val="24"/>
          <w:szCs w:val="20"/>
        </w:rPr>
        <w:t>"</w:t>
      </w:r>
      <w:r w:rsidRPr="00583052">
        <w:rPr>
          <w:rFonts w:ascii="Times New Roman" w:hAnsi="Times New Roman"/>
          <w:color w:val="000000"/>
          <w:sz w:val="24"/>
        </w:rPr>
        <w:t xml:space="preserve"> &lt;&lt; a &lt;&lt; </w:t>
      </w:r>
      <w:r w:rsidRPr="00583052">
        <w:rPr>
          <w:rFonts w:ascii="Times New Roman" w:hAnsi="Times New Roman"/>
          <w:color w:val="219161"/>
          <w:sz w:val="24"/>
          <w:szCs w:val="20"/>
        </w:rPr>
        <w:t>"\t"</w:t>
      </w:r>
      <w:r w:rsidRPr="00583052">
        <w:rPr>
          <w:rFonts w:ascii="Times New Roman" w:hAnsi="Times New Roman"/>
          <w:color w:val="000000"/>
          <w:sz w:val="24"/>
        </w:rPr>
        <w:t xml:space="preserve"> &lt;&lt; b;</w:t>
      </w:r>
    </w:p>
    <w:p w14:paraId="1AA36D48"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p>
    <w:p w14:paraId="0AA42E2A"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lastRenderedPageBreak/>
        <w:t>};</w:t>
      </w:r>
    </w:p>
    <w:p w14:paraId="578BADEA"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954121"/>
          <w:sz w:val="24"/>
          <w:szCs w:val="20"/>
        </w:rPr>
        <w:t>int</w:t>
      </w:r>
      <w:r w:rsidRPr="00583052">
        <w:rPr>
          <w:rFonts w:ascii="Times New Roman" w:hAnsi="Times New Roman"/>
          <w:color w:val="000000"/>
          <w:sz w:val="24"/>
          <w:szCs w:val="20"/>
        </w:rPr>
        <w:t xml:space="preserve"> </w:t>
      </w:r>
      <w:proofErr w:type="gramStart"/>
      <w:r w:rsidRPr="00583052">
        <w:rPr>
          <w:rFonts w:ascii="Times New Roman" w:hAnsi="Times New Roman"/>
          <w:b/>
          <w:bCs/>
          <w:color w:val="445588"/>
          <w:sz w:val="24"/>
          <w:szCs w:val="20"/>
        </w:rPr>
        <w:t>main</w:t>
      </w:r>
      <w:r w:rsidRPr="00583052">
        <w:rPr>
          <w:rFonts w:ascii="Times New Roman" w:hAnsi="Times New Roman"/>
          <w:color w:val="0000FF"/>
          <w:sz w:val="24"/>
          <w:szCs w:val="20"/>
        </w:rPr>
        <w:t>(</w:t>
      </w:r>
      <w:proofErr w:type="gramEnd"/>
      <w:r w:rsidRPr="00583052">
        <w:rPr>
          <w:rFonts w:ascii="Times New Roman" w:hAnsi="Times New Roman"/>
          <w:color w:val="0000FF"/>
          <w:sz w:val="24"/>
          <w:szCs w:val="20"/>
        </w:rPr>
        <w:t>)</w:t>
      </w:r>
      <w:r w:rsidRPr="00583052">
        <w:rPr>
          <w:rFonts w:ascii="Times New Roman" w:hAnsi="Times New Roman"/>
          <w:color w:val="000000"/>
          <w:sz w:val="24"/>
          <w:szCs w:val="20"/>
        </w:rPr>
        <w:t xml:space="preserve"> </w:t>
      </w:r>
      <w:r w:rsidRPr="00583052">
        <w:rPr>
          <w:rFonts w:ascii="Times New Roman" w:hAnsi="Times New Roman"/>
          <w:color w:val="000000"/>
          <w:sz w:val="24"/>
        </w:rPr>
        <w:t>{</w:t>
      </w:r>
    </w:p>
    <w:p w14:paraId="249BCDBD"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r w:rsidRPr="00583052">
        <w:rPr>
          <w:rFonts w:ascii="Times New Roman" w:hAnsi="Times New Roman"/>
          <w:color w:val="000000"/>
          <w:sz w:val="24"/>
          <w:szCs w:val="20"/>
        </w:rPr>
        <w:t xml:space="preserve">Example </w:t>
      </w:r>
      <w:proofErr w:type="gramStart"/>
      <w:r w:rsidRPr="00583052">
        <w:rPr>
          <w:rFonts w:ascii="Times New Roman" w:hAnsi="Times New Roman"/>
          <w:b/>
          <w:bCs/>
          <w:color w:val="445588"/>
          <w:sz w:val="24"/>
          <w:szCs w:val="20"/>
        </w:rPr>
        <w:t>Object</w:t>
      </w:r>
      <w:r w:rsidRPr="00583052">
        <w:rPr>
          <w:rFonts w:ascii="Times New Roman" w:hAnsi="Times New Roman"/>
          <w:color w:val="0000FF"/>
          <w:sz w:val="24"/>
          <w:szCs w:val="20"/>
        </w:rPr>
        <w:t>(</w:t>
      </w:r>
      <w:proofErr w:type="gramEnd"/>
      <w:r w:rsidRPr="00583052">
        <w:rPr>
          <w:rFonts w:ascii="Times New Roman" w:hAnsi="Times New Roman"/>
          <w:color w:val="40A070"/>
          <w:sz w:val="24"/>
          <w:szCs w:val="20"/>
        </w:rPr>
        <w:t>10</w:t>
      </w:r>
      <w:r w:rsidRPr="00583052">
        <w:rPr>
          <w:rFonts w:ascii="Times New Roman" w:hAnsi="Times New Roman"/>
          <w:color w:val="0000FF"/>
          <w:sz w:val="24"/>
          <w:szCs w:val="20"/>
        </w:rPr>
        <w:t xml:space="preserve">, </w:t>
      </w:r>
      <w:r w:rsidRPr="00583052">
        <w:rPr>
          <w:rFonts w:ascii="Times New Roman" w:hAnsi="Times New Roman"/>
          <w:color w:val="40A070"/>
          <w:sz w:val="24"/>
          <w:szCs w:val="20"/>
        </w:rPr>
        <w:t>20</w:t>
      </w:r>
      <w:r w:rsidRPr="00583052">
        <w:rPr>
          <w:rFonts w:ascii="Times New Roman" w:hAnsi="Times New Roman"/>
          <w:color w:val="0000FF"/>
          <w:sz w:val="24"/>
          <w:szCs w:val="20"/>
        </w:rPr>
        <w:t>)</w:t>
      </w:r>
      <w:r w:rsidRPr="00583052">
        <w:rPr>
          <w:rFonts w:ascii="Times New Roman" w:hAnsi="Times New Roman"/>
          <w:color w:val="000000"/>
          <w:sz w:val="24"/>
        </w:rPr>
        <w:t>;</w:t>
      </w:r>
    </w:p>
    <w:p w14:paraId="08309C70"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r w:rsidRPr="00583052">
        <w:rPr>
          <w:rFonts w:ascii="Times New Roman" w:hAnsi="Times New Roman"/>
          <w:i/>
          <w:iCs/>
          <w:color w:val="408080"/>
          <w:sz w:val="24"/>
          <w:szCs w:val="20"/>
        </w:rPr>
        <w:t>//Copy Constructor</w:t>
      </w:r>
    </w:p>
    <w:p w14:paraId="4BEE20D2"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Example Object2 = Object;</w:t>
      </w:r>
    </w:p>
    <w:p w14:paraId="096DF19B"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r w:rsidRPr="00583052">
        <w:rPr>
          <w:rFonts w:ascii="Times New Roman" w:hAnsi="Times New Roman"/>
          <w:i/>
          <w:iCs/>
          <w:color w:val="408080"/>
          <w:sz w:val="24"/>
          <w:szCs w:val="20"/>
        </w:rPr>
        <w:t>// Constructor invoked.</w:t>
      </w:r>
    </w:p>
    <w:p w14:paraId="59DA8E90"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proofErr w:type="spellStart"/>
      <w:r w:rsidRPr="00583052">
        <w:rPr>
          <w:rFonts w:ascii="Times New Roman" w:hAnsi="Times New Roman"/>
          <w:color w:val="000000"/>
          <w:sz w:val="24"/>
        </w:rPr>
        <w:t>Object.Display</w:t>
      </w:r>
      <w:proofErr w:type="spellEnd"/>
      <w:r w:rsidRPr="00583052">
        <w:rPr>
          <w:rFonts w:ascii="Times New Roman" w:hAnsi="Times New Roman"/>
          <w:color w:val="000000"/>
          <w:sz w:val="24"/>
        </w:rPr>
        <w:t>();</w:t>
      </w:r>
    </w:p>
    <w:p w14:paraId="309C208D"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Object2.Display();</w:t>
      </w:r>
    </w:p>
    <w:p w14:paraId="70998CD3"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r w:rsidRPr="00583052">
        <w:rPr>
          <w:rFonts w:ascii="Times New Roman" w:hAnsi="Times New Roman"/>
          <w:i/>
          <w:iCs/>
          <w:color w:val="408080"/>
          <w:sz w:val="24"/>
          <w:szCs w:val="20"/>
        </w:rPr>
        <w:t>// Wait For Output Screen</w:t>
      </w:r>
    </w:p>
    <w:p w14:paraId="4DBC5F0E"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proofErr w:type="spellStart"/>
      <w:proofErr w:type="gramStart"/>
      <w:r w:rsidRPr="00583052">
        <w:rPr>
          <w:rFonts w:ascii="Times New Roman" w:hAnsi="Times New Roman"/>
          <w:color w:val="000000"/>
          <w:sz w:val="24"/>
        </w:rPr>
        <w:t>getch</w:t>
      </w:r>
      <w:proofErr w:type="spellEnd"/>
      <w:r w:rsidRPr="00583052">
        <w:rPr>
          <w:rFonts w:ascii="Times New Roman" w:hAnsi="Times New Roman"/>
          <w:color w:val="000000"/>
          <w:sz w:val="24"/>
        </w:rPr>
        <w:t>(</w:t>
      </w:r>
      <w:proofErr w:type="gramEnd"/>
      <w:r w:rsidRPr="00583052">
        <w:rPr>
          <w:rFonts w:ascii="Times New Roman" w:hAnsi="Times New Roman"/>
          <w:color w:val="000000"/>
          <w:sz w:val="24"/>
        </w:rPr>
        <w:t>);</w:t>
      </w:r>
    </w:p>
    <w:p w14:paraId="4E978536"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rPr>
      </w:pPr>
      <w:r w:rsidRPr="00583052">
        <w:rPr>
          <w:rFonts w:ascii="Times New Roman" w:hAnsi="Times New Roman"/>
          <w:color w:val="000000"/>
          <w:sz w:val="24"/>
        </w:rPr>
        <w:t xml:space="preserve">    </w:t>
      </w:r>
      <w:r w:rsidRPr="00583052">
        <w:rPr>
          <w:rFonts w:ascii="Times New Roman" w:hAnsi="Times New Roman"/>
          <w:color w:val="954121"/>
          <w:sz w:val="24"/>
          <w:szCs w:val="20"/>
        </w:rPr>
        <w:t>return</w:t>
      </w:r>
      <w:r w:rsidRPr="00583052">
        <w:rPr>
          <w:rFonts w:ascii="Times New Roman" w:hAnsi="Times New Roman"/>
          <w:color w:val="000000"/>
          <w:sz w:val="24"/>
        </w:rPr>
        <w:t xml:space="preserve"> </w:t>
      </w:r>
      <w:r w:rsidRPr="00583052">
        <w:rPr>
          <w:rFonts w:ascii="Times New Roman" w:hAnsi="Times New Roman"/>
          <w:color w:val="40A070"/>
          <w:sz w:val="24"/>
          <w:szCs w:val="20"/>
        </w:rPr>
        <w:t>0</w:t>
      </w:r>
      <w:r w:rsidRPr="00583052">
        <w:rPr>
          <w:rFonts w:ascii="Times New Roman" w:hAnsi="Times New Roman"/>
          <w:color w:val="000000"/>
          <w:sz w:val="24"/>
        </w:rPr>
        <w:t>;</w:t>
      </w:r>
    </w:p>
    <w:p w14:paraId="25DE3C64" w14:textId="77777777" w:rsidR="003B02E3" w:rsidRPr="00583052" w:rsidRDefault="003B02E3" w:rsidP="00E51DEB">
      <w:pPr>
        <w:pBdr>
          <w:top w:val="single" w:sz="6" w:space="6" w:color="CCCCCC"/>
          <w:left w:val="single" w:sz="36" w:space="6" w:color="ADD8E6"/>
          <w:bottom w:val="single" w:sz="6" w:space="6" w:color="CCCCCC"/>
          <w:right w:val="single" w:sz="6" w:space="0" w:color="CCCCCC"/>
        </w:pBd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hAnsi="Times New Roman"/>
          <w:color w:val="000000"/>
          <w:sz w:val="24"/>
          <w:szCs w:val="21"/>
        </w:rPr>
      </w:pPr>
      <w:r w:rsidRPr="00583052">
        <w:rPr>
          <w:rFonts w:ascii="Times New Roman" w:hAnsi="Times New Roman"/>
          <w:color w:val="000000"/>
          <w:sz w:val="24"/>
        </w:rPr>
        <w:t>}</w:t>
      </w:r>
    </w:p>
    <w:p w14:paraId="59BF7EA6" w14:textId="77777777" w:rsidR="009B59F0" w:rsidRPr="00583052" w:rsidRDefault="009B59F0" w:rsidP="000D4270">
      <w:pPr>
        <w:pStyle w:val="NormalWeb"/>
        <w:shd w:val="clear" w:color="auto" w:fill="FFFFFF"/>
        <w:spacing w:before="0" w:beforeAutospacing="0" w:after="150" w:afterAutospacing="0"/>
        <w:rPr>
          <w:color w:val="000000"/>
          <w:sz w:val="28"/>
          <w:szCs w:val="23"/>
        </w:rPr>
      </w:pPr>
    </w:p>
    <w:p w14:paraId="226A9A98" w14:textId="77777777" w:rsidR="009B59F0" w:rsidRPr="00583052" w:rsidRDefault="009B59F0" w:rsidP="000D4270">
      <w:pPr>
        <w:pStyle w:val="NormalWeb"/>
        <w:shd w:val="clear" w:color="auto" w:fill="FFFFFF"/>
        <w:spacing w:before="0" w:beforeAutospacing="0" w:after="150" w:afterAutospacing="0"/>
        <w:rPr>
          <w:color w:val="000000"/>
          <w:sz w:val="28"/>
          <w:szCs w:val="23"/>
        </w:rPr>
      </w:pPr>
    </w:p>
    <w:p w14:paraId="6EB98F75" w14:textId="77777777" w:rsidR="003C63BE" w:rsidRPr="00E51DEB" w:rsidRDefault="003C63BE" w:rsidP="00E51DEB">
      <w:pPr>
        <w:pStyle w:val="Heading1"/>
        <w:shd w:val="clear" w:color="auto" w:fill="FFFFFF"/>
        <w:spacing w:before="75" w:line="312" w:lineRule="atLeast"/>
        <w:jc w:val="left"/>
        <w:rPr>
          <w:rFonts w:ascii="Times New Roman" w:hAnsi="Times New Roman"/>
          <w:color w:val="610B38"/>
          <w:sz w:val="32"/>
          <w:szCs w:val="32"/>
        </w:rPr>
      </w:pPr>
      <w:r w:rsidRPr="00E51DEB">
        <w:rPr>
          <w:rFonts w:ascii="Times New Roman" w:hAnsi="Times New Roman"/>
          <w:b/>
          <w:bCs/>
          <w:color w:val="610B38"/>
          <w:sz w:val="32"/>
          <w:szCs w:val="32"/>
        </w:rPr>
        <w:t>C++ Destructor</w:t>
      </w:r>
    </w:p>
    <w:p w14:paraId="5FC17E54" w14:textId="77777777" w:rsidR="003C63BE" w:rsidRPr="00583052" w:rsidRDefault="005C22AB" w:rsidP="005C22AB">
      <w:pPr>
        <w:pStyle w:val="NormalWeb"/>
        <w:shd w:val="clear" w:color="auto" w:fill="FFFFFF"/>
        <w:ind w:firstLine="720"/>
        <w:jc w:val="both"/>
        <w:rPr>
          <w:color w:val="000000"/>
          <w:szCs w:val="20"/>
        </w:rPr>
      </w:pPr>
      <w:r w:rsidRPr="00583052">
        <w:rPr>
          <w:color w:val="000000"/>
          <w:szCs w:val="20"/>
        </w:rPr>
        <w:t xml:space="preserve">  </w:t>
      </w:r>
      <w:r w:rsidR="003C63BE" w:rsidRPr="00583052">
        <w:rPr>
          <w:color w:val="000000"/>
          <w:szCs w:val="20"/>
        </w:rPr>
        <w:t>A destructor works opposite to constructor; it destructs the objects of classes. It can be defined only once in a class. Like constructors, it is invoked automatically.</w:t>
      </w:r>
    </w:p>
    <w:p w14:paraId="1FC4D904" w14:textId="614EA79B" w:rsidR="00A109D9" w:rsidRPr="00583052" w:rsidRDefault="003C63BE" w:rsidP="003C63BE">
      <w:pPr>
        <w:pStyle w:val="NormalWeb"/>
        <w:shd w:val="clear" w:color="auto" w:fill="FFFFFF"/>
        <w:jc w:val="both"/>
        <w:rPr>
          <w:color w:val="000000"/>
          <w:szCs w:val="20"/>
        </w:rPr>
      </w:pPr>
      <w:r w:rsidRPr="00583052">
        <w:rPr>
          <w:color w:val="000000"/>
          <w:szCs w:val="20"/>
        </w:rPr>
        <w:t>A destructor is defined like constructor. It must have same name as class. But it is prefixed with a tilde sign (~).</w:t>
      </w:r>
    </w:p>
    <w:tbl>
      <w:tblPr>
        <w:tblStyle w:val="TableGrid"/>
        <w:tblW w:w="0" w:type="auto"/>
        <w:tblLook w:val="04A0" w:firstRow="1" w:lastRow="0" w:firstColumn="1" w:lastColumn="0" w:noHBand="0" w:noVBand="1"/>
      </w:tblPr>
      <w:tblGrid>
        <w:gridCol w:w="9017"/>
      </w:tblGrid>
      <w:tr w:rsidR="00A109D9" w:rsidRPr="00583052" w14:paraId="0774E598" w14:textId="77777777" w:rsidTr="00A109D9">
        <w:tc>
          <w:tcPr>
            <w:tcW w:w="9243" w:type="dxa"/>
          </w:tcPr>
          <w:p w14:paraId="5DC632C9"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FF"/>
                <w:sz w:val="24"/>
              </w:rPr>
              <w:t>#include &lt;iostream&gt;</w:t>
            </w:r>
            <w:r w:rsidRPr="00583052">
              <w:rPr>
                <w:rFonts w:ascii="Times New Roman" w:hAnsi="Times New Roman"/>
                <w:color w:val="000000"/>
                <w:sz w:val="24"/>
                <w:szCs w:val="20"/>
                <w:bdr w:val="none" w:sz="0" w:space="0" w:color="auto" w:frame="1"/>
              </w:rPr>
              <w:t>  </w:t>
            </w:r>
          </w:p>
          <w:p w14:paraId="17973C0A" w14:textId="77777777" w:rsidR="00A109D9" w:rsidRPr="00583052" w:rsidRDefault="00A109D9" w:rsidP="00A109D9">
            <w:pPr>
              <w:shd w:val="clear" w:color="auto" w:fill="FFFFFF"/>
              <w:spacing w:line="345" w:lineRule="atLeast"/>
              <w:jc w:val="both"/>
              <w:rPr>
                <w:rFonts w:ascii="Times New Roman" w:hAnsi="Times New Roman"/>
                <w:color w:val="000000"/>
                <w:sz w:val="24"/>
                <w:szCs w:val="20"/>
                <w:bdr w:val="none" w:sz="0" w:space="0" w:color="auto" w:frame="1"/>
              </w:rPr>
            </w:pPr>
            <w:r w:rsidRPr="00583052">
              <w:rPr>
                <w:rFonts w:ascii="Times New Roman" w:hAnsi="Times New Roman"/>
                <w:b/>
                <w:bCs/>
                <w:color w:val="006699"/>
                <w:sz w:val="24"/>
              </w:rPr>
              <w:t>using</w:t>
            </w:r>
            <w:r w:rsidRPr="00583052">
              <w:rPr>
                <w:rFonts w:ascii="Times New Roman" w:hAnsi="Times New Roman"/>
                <w:color w:val="000000"/>
                <w:sz w:val="24"/>
                <w:szCs w:val="20"/>
                <w:bdr w:val="none" w:sz="0" w:space="0" w:color="auto" w:frame="1"/>
              </w:rPr>
              <w:t> </w:t>
            </w:r>
            <w:r w:rsidRPr="00583052">
              <w:rPr>
                <w:rFonts w:ascii="Times New Roman" w:hAnsi="Times New Roman"/>
                <w:b/>
                <w:bCs/>
                <w:color w:val="006699"/>
                <w:sz w:val="24"/>
              </w:rPr>
              <w:t>namespace</w:t>
            </w:r>
            <w:r w:rsidRPr="00583052">
              <w:rPr>
                <w:rFonts w:ascii="Times New Roman" w:hAnsi="Times New Roman"/>
                <w:color w:val="000000"/>
                <w:sz w:val="24"/>
                <w:szCs w:val="20"/>
                <w:bdr w:val="none" w:sz="0" w:space="0" w:color="auto" w:frame="1"/>
              </w:rPr>
              <w:t> std; </w:t>
            </w:r>
          </w:p>
          <w:p w14:paraId="1FE6F824"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t> </w:t>
            </w:r>
            <w:r w:rsidRPr="00583052">
              <w:rPr>
                <w:rFonts w:ascii="Times New Roman" w:hAnsi="Times New Roman"/>
                <w:b/>
                <w:bCs/>
                <w:color w:val="006699"/>
                <w:sz w:val="24"/>
              </w:rPr>
              <w:t>class</w:t>
            </w:r>
            <w:r w:rsidRPr="00583052">
              <w:rPr>
                <w:rFonts w:ascii="Times New Roman" w:hAnsi="Times New Roman"/>
                <w:color w:val="000000"/>
                <w:sz w:val="24"/>
                <w:szCs w:val="20"/>
                <w:bdr w:val="none" w:sz="0" w:space="0" w:color="auto" w:frame="1"/>
              </w:rPr>
              <w:t> Employee  </w:t>
            </w:r>
          </w:p>
          <w:p w14:paraId="7ACA52DE"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t> {  </w:t>
            </w:r>
          </w:p>
          <w:p w14:paraId="3EDA0E07"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t>   </w:t>
            </w:r>
            <w:r w:rsidRPr="00583052">
              <w:rPr>
                <w:rFonts w:ascii="Times New Roman" w:hAnsi="Times New Roman"/>
                <w:b/>
                <w:bCs/>
                <w:color w:val="006699"/>
                <w:sz w:val="24"/>
              </w:rPr>
              <w:t>public</w:t>
            </w:r>
            <w:r w:rsidRPr="00583052">
              <w:rPr>
                <w:rFonts w:ascii="Times New Roman" w:hAnsi="Times New Roman"/>
                <w:color w:val="000000"/>
                <w:sz w:val="24"/>
                <w:szCs w:val="20"/>
                <w:bdr w:val="none" w:sz="0" w:space="0" w:color="auto" w:frame="1"/>
              </w:rPr>
              <w:t>:  </w:t>
            </w:r>
          </w:p>
          <w:p w14:paraId="4E58F44A"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t>        </w:t>
            </w:r>
            <w:proofErr w:type="gramStart"/>
            <w:r w:rsidRPr="00583052">
              <w:rPr>
                <w:rFonts w:ascii="Times New Roman" w:hAnsi="Times New Roman"/>
                <w:color w:val="000000"/>
                <w:sz w:val="24"/>
                <w:szCs w:val="20"/>
                <w:bdr w:val="none" w:sz="0" w:space="0" w:color="auto" w:frame="1"/>
              </w:rPr>
              <w:t>Employee(</w:t>
            </w:r>
            <w:proofErr w:type="gramEnd"/>
            <w:r w:rsidRPr="00583052">
              <w:rPr>
                <w:rFonts w:ascii="Times New Roman" w:hAnsi="Times New Roman"/>
                <w:color w:val="000000"/>
                <w:sz w:val="24"/>
                <w:szCs w:val="20"/>
                <w:bdr w:val="none" w:sz="0" w:space="0" w:color="auto" w:frame="1"/>
              </w:rPr>
              <w:t>)    </w:t>
            </w:r>
          </w:p>
          <w:p w14:paraId="45A09B3E"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t>        {    </w:t>
            </w:r>
          </w:p>
          <w:p w14:paraId="3D7063A1"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t>            </w:t>
            </w:r>
            <w:proofErr w:type="spellStart"/>
            <w:r w:rsidRPr="00583052">
              <w:rPr>
                <w:rFonts w:ascii="Times New Roman" w:hAnsi="Times New Roman"/>
                <w:color w:val="000000"/>
                <w:sz w:val="24"/>
                <w:szCs w:val="20"/>
                <w:bdr w:val="none" w:sz="0" w:space="0" w:color="auto" w:frame="1"/>
              </w:rPr>
              <w:t>cout</w:t>
            </w:r>
            <w:proofErr w:type="spellEnd"/>
            <w:r w:rsidRPr="00583052">
              <w:rPr>
                <w:rFonts w:ascii="Times New Roman" w:hAnsi="Times New Roman"/>
                <w:color w:val="000000"/>
                <w:sz w:val="24"/>
                <w:szCs w:val="20"/>
                <w:bdr w:val="none" w:sz="0" w:space="0" w:color="auto" w:frame="1"/>
              </w:rPr>
              <w:t>&lt;&lt;</w:t>
            </w:r>
            <w:r w:rsidRPr="00583052">
              <w:rPr>
                <w:rFonts w:ascii="Times New Roman" w:hAnsi="Times New Roman"/>
                <w:color w:val="0000FF"/>
                <w:sz w:val="24"/>
              </w:rPr>
              <w:t>"Constructor Invoked"</w:t>
            </w:r>
            <w:r w:rsidRPr="00583052">
              <w:rPr>
                <w:rFonts w:ascii="Times New Roman" w:hAnsi="Times New Roman"/>
                <w:color w:val="000000"/>
                <w:sz w:val="24"/>
                <w:szCs w:val="20"/>
                <w:bdr w:val="none" w:sz="0" w:space="0" w:color="auto" w:frame="1"/>
              </w:rPr>
              <w:t>&lt;&lt;</w:t>
            </w:r>
            <w:proofErr w:type="spellStart"/>
            <w:r w:rsidRPr="00583052">
              <w:rPr>
                <w:rFonts w:ascii="Times New Roman" w:hAnsi="Times New Roman"/>
                <w:color w:val="000000"/>
                <w:sz w:val="24"/>
                <w:szCs w:val="20"/>
                <w:bdr w:val="none" w:sz="0" w:space="0" w:color="auto" w:frame="1"/>
              </w:rPr>
              <w:t>endl</w:t>
            </w:r>
            <w:proofErr w:type="spellEnd"/>
            <w:r w:rsidRPr="00583052">
              <w:rPr>
                <w:rFonts w:ascii="Times New Roman" w:hAnsi="Times New Roman"/>
                <w:color w:val="000000"/>
                <w:sz w:val="24"/>
                <w:szCs w:val="20"/>
                <w:bdr w:val="none" w:sz="0" w:space="0" w:color="auto" w:frame="1"/>
              </w:rPr>
              <w:t>;    </w:t>
            </w:r>
          </w:p>
          <w:p w14:paraId="1BAAE39E"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t>        }    </w:t>
            </w:r>
          </w:p>
          <w:p w14:paraId="05EAECDC"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t>        ~</w:t>
            </w:r>
            <w:proofErr w:type="gramStart"/>
            <w:r w:rsidRPr="00583052">
              <w:rPr>
                <w:rFonts w:ascii="Times New Roman" w:hAnsi="Times New Roman"/>
                <w:color w:val="000000"/>
                <w:sz w:val="24"/>
                <w:szCs w:val="20"/>
                <w:bdr w:val="none" w:sz="0" w:space="0" w:color="auto" w:frame="1"/>
              </w:rPr>
              <w:t>Employee(</w:t>
            </w:r>
            <w:proofErr w:type="gramEnd"/>
            <w:r w:rsidRPr="00583052">
              <w:rPr>
                <w:rFonts w:ascii="Times New Roman" w:hAnsi="Times New Roman"/>
                <w:color w:val="000000"/>
                <w:sz w:val="24"/>
                <w:szCs w:val="20"/>
                <w:bdr w:val="none" w:sz="0" w:space="0" w:color="auto" w:frame="1"/>
              </w:rPr>
              <w:t>)    </w:t>
            </w:r>
          </w:p>
          <w:p w14:paraId="208D59D6"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t>        {    </w:t>
            </w:r>
          </w:p>
          <w:p w14:paraId="69BC3D22"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t>            </w:t>
            </w:r>
            <w:proofErr w:type="spellStart"/>
            <w:r w:rsidRPr="00583052">
              <w:rPr>
                <w:rFonts w:ascii="Times New Roman" w:hAnsi="Times New Roman"/>
                <w:color w:val="000000"/>
                <w:sz w:val="24"/>
                <w:szCs w:val="20"/>
                <w:bdr w:val="none" w:sz="0" w:space="0" w:color="auto" w:frame="1"/>
              </w:rPr>
              <w:t>cout</w:t>
            </w:r>
            <w:proofErr w:type="spellEnd"/>
            <w:r w:rsidRPr="00583052">
              <w:rPr>
                <w:rFonts w:ascii="Times New Roman" w:hAnsi="Times New Roman"/>
                <w:color w:val="000000"/>
                <w:sz w:val="24"/>
                <w:szCs w:val="20"/>
                <w:bdr w:val="none" w:sz="0" w:space="0" w:color="auto" w:frame="1"/>
              </w:rPr>
              <w:t>&lt;&lt;</w:t>
            </w:r>
            <w:r w:rsidRPr="00583052">
              <w:rPr>
                <w:rFonts w:ascii="Times New Roman" w:hAnsi="Times New Roman"/>
                <w:color w:val="0000FF"/>
                <w:sz w:val="24"/>
              </w:rPr>
              <w:t>"Destructor Invoked"</w:t>
            </w:r>
            <w:r w:rsidRPr="00583052">
              <w:rPr>
                <w:rFonts w:ascii="Times New Roman" w:hAnsi="Times New Roman"/>
                <w:color w:val="000000"/>
                <w:sz w:val="24"/>
                <w:szCs w:val="20"/>
                <w:bdr w:val="none" w:sz="0" w:space="0" w:color="auto" w:frame="1"/>
              </w:rPr>
              <w:t>&lt;&lt;</w:t>
            </w:r>
            <w:proofErr w:type="spellStart"/>
            <w:r w:rsidRPr="00583052">
              <w:rPr>
                <w:rFonts w:ascii="Times New Roman" w:hAnsi="Times New Roman"/>
                <w:color w:val="000000"/>
                <w:sz w:val="24"/>
                <w:szCs w:val="20"/>
                <w:bdr w:val="none" w:sz="0" w:space="0" w:color="auto" w:frame="1"/>
              </w:rPr>
              <w:t>endl</w:t>
            </w:r>
            <w:proofErr w:type="spellEnd"/>
            <w:r w:rsidRPr="00583052">
              <w:rPr>
                <w:rFonts w:ascii="Times New Roman" w:hAnsi="Times New Roman"/>
                <w:color w:val="000000"/>
                <w:sz w:val="24"/>
                <w:szCs w:val="20"/>
                <w:bdr w:val="none" w:sz="0" w:space="0" w:color="auto" w:frame="1"/>
              </w:rPr>
              <w:t>;    </w:t>
            </w:r>
          </w:p>
          <w:p w14:paraId="75822BBF"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t>        }  </w:t>
            </w:r>
          </w:p>
          <w:p w14:paraId="1DD53BE5"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t>};  </w:t>
            </w:r>
          </w:p>
          <w:p w14:paraId="18677D43"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b/>
                <w:bCs/>
                <w:color w:val="2E8B57"/>
                <w:sz w:val="24"/>
              </w:rPr>
              <w:t>int</w:t>
            </w:r>
            <w:r w:rsidRPr="00583052">
              <w:rPr>
                <w:rFonts w:ascii="Times New Roman" w:hAnsi="Times New Roman"/>
                <w:color w:val="000000"/>
                <w:sz w:val="24"/>
                <w:szCs w:val="20"/>
                <w:bdr w:val="none" w:sz="0" w:space="0" w:color="auto" w:frame="1"/>
              </w:rPr>
              <w:t> main(</w:t>
            </w:r>
            <w:r w:rsidRPr="00583052">
              <w:rPr>
                <w:rFonts w:ascii="Times New Roman" w:hAnsi="Times New Roman"/>
                <w:b/>
                <w:bCs/>
                <w:color w:val="006699"/>
                <w:sz w:val="24"/>
              </w:rPr>
              <w:t>void</w:t>
            </w:r>
            <w:r w:rsidRPr="00583052">
              <w:rPr>
                <w:rFonts w:ascii="Times New Roman" w:hAnsi="Times New Roman"/>
                <w:color w:val="000000"/>
                <w:sz w:val="24"/>
                <w:szCs w:val="20"/>
                <w:bdr w:val="none" w:sz="0" w:space="0" w:color="auto" w:frame="1"/>
              </w:rPr>
              <w:t>)   </w:t>
            </w:r>
          </w:p>
          <w:p w14:paraId="553D283D"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lastRenderedPageBreak/>
              <w:t>{  </w:t>
            </w:r>
          </w:p>
          <w:p w14:paraId="263D8F24"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t>    Employee e1; </w:t>
            </w:r>
            <w:r w:rsidRPr="00583052">
              <w:rPr>
                <w:rFonts w:ascii="Times New Roman" w:hAnsi="Times New Roman"/>
                <w:color w:val="008200"/>
                <w:sz w:val="24"/>
              </w:rPr>
              <w:t>//creating an object of Employee </w:t>
            </w:r>
            <w:r w:rsidRPr="00583052">
              <w:rPr>
                <w:rFonts w:ascii="Times New Roman" w:hAnsi="Times New Roman"/>
                <w:color w:val="000000"/>
                <w:sz w:val="24"/>
                <w:szCs w:val="20"/>
                <w:bdr w:val="none" w:sz="0" w:space="0" w:color="auto" w:frame="1"/>
              </w:rPr>
              <w:t>  </w:t>
            </w:r>
          </w:p>
          <w:p w14:paraId="22A92FE5"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t>    Employee e2; </w:t>
            </w:r>
            <w:r w:rsidRPr="00583052">
              <w:rPr>
                <w:rFonts w:ascii="Times New Roman" w:hAnsi="Times New Roman"/>
                <w:color w:val="008200"/>
                <w:sz w:val="24"/>
              </w:rPr>
              <w:t>//creating an object of Employee</w:t>
            </w:r>
            <w:r w:rsidRPr="00583052">
              <w:rPr>
                <w:rFonts w:ascii="Times New Roman" w:hAnsi="Times New Roman"/>
                <w:color w:val="000000"/>
                <w:sz w:val="24"/>
                <w:szCs w:val="20"/>
                <w:bdr w:val="none" w:sz="0" w:space="0" w:color="auto" w:frame="1"/>
              </w:rPr>
              <w:t>  </w:t>
            </w:r>
          </w:p>
          <w:p w14:paraId="4F9F3989" w14:textId="77777777" w:rsidR="00A109D9" w:rsidRPr="00583052" w:rsidRDefault="00A109D9" w:rsidP="00A109D9">
            <w:pPr>
              <w:shd w:val="clear" w:color="auto" w:fill="FFFFFF"/>
              <w:spacing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t>    </w:t>
            </w:r>
            <w:r w:rsidRPr="00583052">
              <w:rPr>
                <w:rFonts w:ascii="Times New Roman" w:hAnsi="Times New Roman"/>
                <w:b/>
                <w:bCs/>
                <w:color w:val="006699"/>
                <w:sz w:val="24"/>
              </w:rPr>
              <w:t>return</w:t>
            </w:r>
            <w:r w:rsidRPr="00583052">
              <w:rPr>
                <w:rFonts w:ascii="Times New Roman" w:hAnsi="Times New Roman"/>
                <w:color w:val="000000"/>
                <w:sz w:val="24"/>
                <w:szCs w:val="20"/>
                <w:bdr w:val="none" w:sz="0" w:space="0" w:color="auto" w:frame="1"/>
              </w:rPr>
              <w:t> 0;  </w:t>
            </w:r>
          </w:p>
          <w:p w14:paraId="2A6F1257" w14:textId="77777777" w:rsidR="00A109D9" w:rsidRPr="00583052" w:rsidRDefault="00A109D9" w:rsidP="00A109D9">
            <w:pPr>
              <w:shd w:val="clear" w:color="auto" w:fill="FFFFFF"/>
              <w:spacing w:after="120" w:line="345" w:lineRule="atLeast"/>
              <w:jc w:val="both"/>
              <w:rPr>
                <w:rFonts w:ascii="Times New Roman" w:hAnsi="Times New Roman"/>
                <w:color w:val="000000"/>
                <w:sz w:val="24"/>
                <w:szCs w:val="20"/>
              </w:rPr>
            </w:pPr>
            <w:r w:rsidRPr="00583052">
              <w:rPr>
                <w:rFonts w:ascii="Times New Roman" w:hAnsi="Times New Roman"/>
                <w:color w:val="000000"/>
                <w:sz w:val="24"/>
                <w:szCs w:val="20"/>
                <w:bdr w:val="none" w:sz="0" w:space="0" w:color="auto" w:frame="1"/>
              </w:rPr>
              <w:t>}  </w:t>
            </w:r>
          </w:p>
          <w:p w14:paraId="021F57B8" w14:textId="77777777" w:rsidR="00A109D9" w:rsidRPr="00583052" w:rsidRDefault="00A109D9" w:rsidP="005C22AB">
            <w:pPr>
              <w:spacing w:before="100" w:beforeAutospacing="1" w:after="100" w:afterAutospacing="1"/>
              <w:jc w:val="both"/>
              <w:rPr>
                <w:rFonts w:ascii="Times New Roman" w:hAnsi="Times New Roman"/>
                <w:color w:val="000000"/>
                <w:sz w:val="24"/>
                <w:szCs w:val="20"/>
              </w:rPr>
            </w:pPr>
          </w:p>
        </w:tc>
      </w:tr>
    </w:tbl>
    <w:p w14:paraId="2A98B118" w14:textId="0D9CD9C0" w:rsidR="005C22AB" w:rsidRPr="00E51DEB" w:rsidRDefault="005C22AB" w:rsidP="005C22AB">
      <w:pPr>
        <w:shd w:val="clear" w:color="auto" w:fill="FFFFFF"/>
        <w:spacing w:before="100" w:beforeAutospacing="1" w:after="100" w:afterAutospacing="1" w:line="240" w:lineRule="auto"/>
        <w:jc w:val="both"/>
        <w:rPr>
          <w:rFonts w:ascii="Times New Roman" w:hAnsi="Times New Roman"/>
          <w:b/>
          <w:bCs/>
          <w:color w:val="000000"/>
          <w:sz w:val="24"/>
          <w:szCs w:val="20"/>
        </w:rPr>
      </w:pPr>
      <w:r w:rsidRPr="00E51DEB">
        <w:rPr>
          <w:rFonts w:ascii="Times New Roman" w:hAnsi="Times New Roman"/>
          <w:b/>
          <w:bCs/>
          <w:color w:val="000000"/>
          <w:sz w:val="24"/>
          <w:szCs w:val="20"/>
        </w:rPr>
        <w:lastRenderedPageBreak/>
        <w:t>Output:</w:t>
      </w:r>
    </w:p>
    <w:p w14:paraId="3ECEAB05" w14:textId="77777777" w:rsidR="005C22AB" w:rsidRPr="00583052" w:rsidRDefault="005C22AB" w:rsidP="005C22AB">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olor w:val="000000"/>
          <w:sz w:val="24"/>
          <w:szCs w:val="20"/>
        </w:rPr>
      </w:pPr>
      <w:r w:rsidRPr="00583052">
        <w:rPr>
          <w:rFonts w:ascii="Times New Roman" w:hAnsi="Times New Roman"/>
          <w:color w:val="000000"/>
          <w:sz w:val="24"/>
          <w:szCs w:val="20"/>
        </w:rPr>
        <w:t>Constructor Invoked</w:t>
      </w:r>
    </w:p>
    <w:p w14:paraId="1983AA16" w14:textId="77777777" w:rsidR="005C22AB" w:rsidRPr="00583052" w:rsidRDefault="005C22AB" w:rsidP="005C22AB">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olor w:val="000000"/>
          <w:sz w:val="24"/>
          <w:szCs w:val="20"/>
        </w:rPr>
      </w:pPr>
      <w:r w:rsidRPr="00583052">
        <w:rPr>
          <w:rFonts w:ascii="Times New Roman" w:hAnsi="Times New Roman"/>
          <w:color w:val="000000"/>
          <w:sz w:val="24"/>
          <w:szCs w:val="20"/>
        </w:rPr>
        <w:t>Constructor Invoked</w:t>
      </w:r>
    </w:p>
    <w:p w14:paraId="6B20BFE4" w14:textId="77777777" w:rsidR="005C22AB" w:rsidRPr="00583052" w:rsidRDefault="005C22AB" w:rsidP="005C22AB">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olor w:val="000000"/>
          <w:sz w:val="24"/>
          <w:szCs w:val="20"/>
        </w:rPr>
      </w:pPr>
      <w:r w:rsidRPr="00583052">
        <w:rPr>
          <w:rFonts w:ascii="Times New Roman" w:hAnsi="Times New Roman"/>
          <w:color w:val="000000"/>
          <w:sz w:val="24"/>
          <w:szCs w:val="20"/>
        </w:rPr>
        <w:t>Destructor Invoked</w:t>
      </w:r>
    </w:p>
    <w:p w14:paraId="626E8CFB" w14:textId="77777777" w:rsidR="005C22AB" w:rsidRPr="00583052" w:rsidRDefault="005C22AB" w:rsidP="005C22AB">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olor w:val="000000"/>
          <w:sz w:val="24"/>
          <w:szCs w:val="20"/>
        </w:rPr>
      </w:pPr>
      <w:r w:rsidRPr="00583052">
        <w:rPr>
          <w:rFonts w:ascii="Times New Roman" w:hAnsi="Times New Roman"/>
          <w:color w:val="000000"/>
          <w:sz w:val="24"/>
          <w:szCs w:val="20"/>
        </w:rPr>
        <w:t>Destructor Invoked</w:t>
      </w:r>
    </w:p>
    <w:p w14:paraId="46235C77" w14:textId="77777777" w:rsidR="009B59F0" w:rsidRPr="00583052" w:rsidRDefault="009B59F0" w:rsidP="000D4270">
      <w:pPr>
        <w:pStyle w:val="NormalWeb"/>
        <w:shd w:val="clear" w:color="auto" w:fill="FFFFFF"/>
        <w:spacing w:before="0" w:beforeAutospacing="0" w:after="150" w:afterAutospacing="0"/>
        <w:rPr>
          <w:color w:val="000000"/>
          <w:sz w:val="28"/>
          <w:szCs w:val="23"/>
        </w:rPr>
      </w:pPr>
    </w:p>
    <w:p w14:paraId="559F0E8E" w14:textId="77777777" w:rsidR="009B59F0" w:rsidRPr="00583052" w:rsidRDefault="009B59F0" w:rsidP="000D4270">
      <w:pPr>
        <w:pStyle w:val="NormalWeb"/>
        <w:shd w:val="clear" w:color="auto" w:fill="FFFFFF"/>
        <w:spacing w:before="0" w:beforeAutospacing="0" w:after="150" w:afterAutospacing="0"/>
        <w:rPr>
          <w:color w:val="000000"/>
          <w:sz w:val="28"/>
          <w:szCs w:val="23"/>
        </w:rPr>
      </w:pPr>
    </w:p>
    <w:p w14:paraId="51FE48CF" w14:textId="77777777" w:rsidR="009B59F0" w:rsidRPr="00583052" w:rsidRDefault="009B59F0" w:rsidP="000D4270">
      <w:pPr>
        <w:pStyle w:val="NormalWeb"/>
        <w:shd w:val="clear" w:color="auto" w:fill="FFFFFF"/>
        <w:spacing w:before="0" w:beforeAutospacing="0" w:after="150" w:afterAutospacing="0"/>
        <w:rPr>
          <w:color w:val="000000"/>
          <w:sz w:val="28"/>
          <w:szCs w:val="23"/>
        </w:rPr>
      </w:pPr>
    </w:p>
    <w:p w14:paraId="233C0445" w14:textId="77777777" w:rsidR="009B59F0" w:rsidRPr="00583052" w:rsidRDefault="009B59F0" w:rsidP="000D4270">
      <w:pPr>
        <w:pStyle w:val="NormalWeb"/>
        <w:shd w:val="clear" w:color="auto" w:fill="FFFFFF"/>
        <w:spacing w:before="0" w:beforeAutospacing="0" w:after="150" w:afterAutospacing="0"/>
        <w:rPr>
          <w:color w:val="000000"/>
          <w:sz w:val="28"/>
          <w:szCs w:val="23"/>
        </w:rPr>
      </w:pPr>
    </w:p>
    <w:p w14:paraId="507C8117" w14:textId="77777777" w:rsidR="007E0664" w:rsidRPr="00583052" w:rsidRDefault="007E0664">
      <w:pPr>
        <w:widowControl w:val="0"/>
        <w:autoSpaceDE w:val="0"/>
        <w:autoSpaceDN w:val="0"/>
        <w:adjustRightInd w:val="0"/>
        <w:spacing w:line="240" w:lineRule="auto"/>
        <w:rPr>
          <w:rFonts w:ascii="Times New Roman" w:hAnsi="Times New Roman"/>
          <w:b/>
          <w:bCs/>
          <w:color w:val="FF0000"/>
          <w:sz w:val="40"/>
          <w:szCs w:val="28"/>
          <w:lang w:val="en"/>
        </w:rPr>
      </w:pPr>
    </w:p>
    <w:p w14:paraId="537127C5" w14:textId="77777777" w:rsidR="007E0664" w:rsidRPr="00583052" w:rsidRDefault="007E0664">
      <w:pPr>
        <w:widowControl w:val="0"/>
        <w:autoSpaceDE w:val="0"/>
        <w:autoSpaceDN w:val="0"/>
        <w:adjustRightInd w:val="0"/>
        <w:spacing w:line="240" w:lineRule="auto"/>
        <w:rPr>
          <w:rFonts w:ascii="Times New Roman" w:hAnsi="Times New Roman"/>
          <w:b/>
          <w:bCs/>
          <w:color w:val="FF0000"/>
          <w:sz w:val="40"/>
          <w:szCs w:val="28"/>
          <w:lang w:val="en"/>
        </w:rPr>
      </w:pPr>
    </w:p>
    <w:p w14:paraId="370F974B" w14:textId="77777777" w:rsidR="007E0664" w:rsidRPr="00583052" w:rsidRDefault="007E0664">
      <w:pPr>
        <w:widowControl w:val="0"/>
        <w:autoSpaceDE w:val="0"/>
        <w:autoSpaceDN w:val="0"/>
        <w:adjustRightInd w:val="0"/>
        <w:spacing w:line="240" w:lineRule="auto"/>
        <w:rPr>
          <w:rFonts w:ascii="Times New Roman" w:hAnsi="Times New Roman"/>
          <w:b/>
          <w:bCs/>
          <w:color w:val="FF0000"/>
          <w:sz w:val="40"/>
          <w:szCs w:val="28"/>
          <w:lang w:val="en"/>
        </w:rPr>
      </w:pPr>
    </w:p>
    <w:p w14:paraId="6C2BF335" w14:textId="77777777" w:rsidR="000D4858" w:rsidRPr="00583052" w:rsidRDefault="000D4858">
      <w:pPr>
        <w:widowControl w:val="0"/>
        <w:autoSpaceDE w:val="0"/>
        <w:autoSpaceDN w:val="0"/>
        <w:adjustRightInd w:val="0"/>
        <w:spacing w:line="240" w:lineRule="auto"/>
        <w:rPr>
          <w:rFonts w:ascii="Times New Roman" w:hAnsi="Times New Roman"/>
          <w:b/>
          <w:bCs/>
          <w:color w:val="FF0000"/>
          <w:sz w:val="40"/>
          <w:szCs w:val="28"/>
          <w:lang w:val="en"/>
        </w:rPr>
      </w:pPr>
    </w:p>
    <w:p w14:paraId="6D1E25B9" w14:textId="77777777" w:rsidR="000D4858" w:rsidRPr="00583052" w:rsidRDefault="000D4858">
      <w:pPr>
        <w:widowControl w:val="0"/>
        <w:autoSpaceDE w:val="0"/>
        <w:autoSpaceDN w:val="0"/>
        <w:adjustRightInd w:val="0"/>
        <w:spacing w:line="240" w:lineRule="auto"/>
        <w:rPr>
          <w:rFonts w:ascii="Times New Roman" w:hAnsi="Times New Roman"/>
          <w:b/>
          <w:bCs/>
          <w:color w:val="FF0000"/>
          <w:sz w:val="40"/>
          <w:szCs w:val="28"/>
          <w:lang w:val="en"/>
        </w:rPr>
      </w:pPr>
    </w:p>
    <w:p w14:paraId="389A1295" w14:textId="77777777" w:rsidR="00DC7D7B" w:rsidRPr="00583052" w:rsidRDefault="00DC7D7B" w:rsidP="0069479F">
      <w:pPr>
        <w:widowControl w:val="0"/>
        <w:autoSpaceDE w:val="0"/>
        <w:autoSpaceDN w:val="0"/>
        <w:adjustRightInd w:val="0"/>
        <w:spacing w:line="240" w:lineRule="auto"/>
        <w:rPr>
          <w:rFonts w:ascii="Times New Roman" w:hAnsi="Times New Roman"/>
          <w:b/>
          <w:bCs/>
          <w:sz w:val="24"/>
          <w:szCs w:val="24"/>
          <w:lang w:val="en-IN" w:eastAsia="en-IN"/>
        </w:rPr>
      </w:pPr>
    </w:p>
    <w:p w14:paraId="09C7B905" w14:textId="77777777" w:rsidR="00DC7D7B" w:rsidRPr="00583052" w:rsidRDefault="00DC7D7B" w:rsidP="0069479F">
      <w:pPr>
        <w:widowControl w:val="0"/>
        <w:autoSpaceDE w:val="0"/>
        <w:autoSpaceDN w:val="0"/>
        <w:adjustRightInd w:val="0"/>
        <w:spacing w:line="240" w:lineRule="auto"/>
        <w:rPr>
          <w:rFonts w:ascii="Times New Roman" w:hAnsi="Times New Roman"/>
          <w:b/>
          <w:bCs/>
          <w:sz w:val="24"/>
          <w:szCs w:val="24"/>
          <w:lang w:val="en-IN" w:eastAsia="en-IN"/>
        </w:rPr>
      </w:pPr>
    </w:p>
    <w:p w14:paraId="4E11B4F4" w14:textId="77777777" w:rsidR="00DC7D7B" w:rsidRPr="00583052" w:rsidRDefault="00DC7D7B" w:rsidP="0069479F">
      <w:pPr>
        <w:widowControl w:val="0"/>
        <w:autoSpaceDE w:val="0"/>
        <w:autoSpaceDN w:val="0"/>
        <w:adjustRightInd w:val="0"/>
        <w:spacing w:line="240" w:lineRule="auto"/>
        <w:rPr>
          <w:rFonts w:ascii="Times New Roman" w:hAnsi="Times New Roman"/>
          <w:b/>
          <w:bCs/>
          <w:sz w:val="24"/>
          <w:szCs w:val="24"/>
          <w:lang w:val="en-IN" w:eastAsia="en-IN"/>
        </w:rPr>
      </w:pPr>
    </w:p>
    <w:p w14:paraId="1857E111" w14:textId="77777777" w:rsidR="00DC7D7B" w:rsidRPr="00583052" w:rsidRDefault="00DC7D7B" w:rsidP="0069479F">
      <w:pPr>
        <w:widowControl w:val="0"/>
        <w:autoSpaceDE w:val="0"/>
        <w:autoSpaceDN w:val="0"/>
        <w:adjustRightInd w:val="0"/>
        <w:spacing w:line="240" w:lineRule="auto"/>
        <w:rPr>
          <w:rFonts w:ascii="Times New Roman" w:hAnsi="Times New Roman"/>
          <w:b/>
          <w:bCs/>
          <w:sz w:val="24"/>
          <w:szCs w:val="24"/>
          <w:lang w:val="en-IN" w:eastAsia="en-IN"/>
        </w:rPr>
      </w:pPr>
    </w:p>
    <w:p w14:paraId="7E61F647" w14:textId="77777777" w:rsidR="00681418" w:rsidRDefault="00681418" w:rsidP="0069479F">
      <w:pPr>
        <w:widowControl w:val="0"/>
        <w:autoSpaceDE w:val="0"/>
        <w:autoSpaceDN w:val="0"/>
        <w:adjustRightInd w:val="0"/>
        <w:spacing w:line="240" w:lineRule="auto"/>
        <w:rPr>
          <w:rFonts w:ascii="Times New Roman" w:hAnsi="Times New Roman"/>
          <w:b/>
          <w:bCs/>
          <w:sz w:val="24"/>
          <w:szCs w:val="24"/>
          <w:lang w:val="en-IN" w:eastAsia="en-IN"/>
        </w:rPr>
      </w:pPr>
    </w:p>
    <w:p w14:paraId="059FEB6D" w14:textId="77777777" w:rsidR="00E51DEB" w:rsidRDefault="00E51DEB" w:rsidP="0069479F">
      <w:pPr>
        <w:widowControl w:val="0"/>
        <w:autoSpaceDE w:val="0"/>
        <w:autoSpaceDN w:val="0"/>
        <w:adjustRightInd w:val="0"/>
        <w:spacing w:line="240" w:lineRule="auto"/>
        <w:rPr>
          <w:rFonts w:ascii="Times New Roman" w:hAnsi="Times New Roman"/>
          <w:b/>
          <w:bCs/>
          <w:sz w:val="24"/>
          <w:szCs w:val="24"/>
          <w:lang w:val="en-IN" w:eastAsia="en-IN"/>
        </w:rPr>
      </w:pPr>
    </w:p>
    <w:p w14:paraId="1390579F" w14:textId="77777777" w:rsidR="00E51DEB" w:rsidRDefault="00E51DEB" w:rsidP="0069479F">
      <w:pPr>
        <w:widowControl w:val="0"/>
        <w:autoSpaceDE w:val="0"/>
        <w:autoSpaceDN w:val="0"/>
        <w:adjustRightInd w:val="0"/>
        <w:spacing w:line="240" w:lineRule="auto"/>
        <w:rPr>
          <w:rFonts w:ascii="Times New Roman" w:hAnsi="Times New Roman"/>
          <w:b/>
          <w:bCs/>
          <w:sz w:val="24"/>
          <w:szCs w:val="24"/>
          <w:lang w:val="en-IN" w:eastAsia="en-IN"/>
        </w:rPr>
      </w:pPr>
    </w:p>
    <w:p w14:paraId="39F9E410" w14:textId="77777777" w:rsidR="00E51DEB" w:rsidRDefault="00E51DEB" w:rsidP="0069479F">
      <w:pPr>
        <w:widowControl w:val="0"/>
        <w:autoSpaceDE w:val="0"/>
        <w:autoSpaceDN w:val="0"/>
        <w:adjustRightInd w:val="0"/>
        <w:spacing w:line="240" w:lineRule="auto"/>
        <w:rPr>
          <w:rFonts w:ascii="Times New Roman" w:hAnsi="Times New Roman"/>
          <w:b/>
          <w:bCs/>
          <w:sz w:val="24"/>
          <w:szCs w:val="24"/>
          <w:lang w:val="en-IN" w:eastAsia="en-IN"/>
        </w:rPr>
      </w:pPr>
    </w:p>
    <w:p w14:paraId="52CB113E" w14:textId="77777777" w:rsidR="00E51DEB" w:rsidRDefault="00E51DEB" w:rsidP="0069479F">
      <w:pPr>
        <w:widowControl w:val="0"/>
        <w:autoSpaceDE w:val="0"/>
        <w:autoSpaceDN w:val="0"/>
        <w:adjustRightInd w:val="0"/>
        <w:spacing w:line="240" w:lineRule="auto"/>
        <w:rPr>
          <w:rFonts w:ascii="Times New Roman" w:hAnsi="Times New Roman"/>
          <w:b/>
          <w:bCs/>
          <w:sz w:val="24"/>
          <w:szCs w:val="24"/>
          <w:lang w:val="en-IN" w:eastAsia="en-IN"/>
        </w:rPr>
      </w:pPr>
    </w:p>
    <w:p w14:paraId="32C11E9E" w14:textId="77777777" w:rsidR="00E51DEB" w:rsidRPr="005D5956" w:rsidRDefault="00E51DEB" w:rsidP="005D5956">
      <w:pPr>
        <w:widowControl w:val="0"/>
        <w:autoSpaceDE w:val="0"/>
        <w:autoSpaceDN w:val="0"/>
        <w:adjustRightInd w:val="0"/>
        <w:spacing w:line="240" w:lineRule="auto"/>
        <w:jc w:val="both"/>
        <w:rPr>
          <w:rFonts w:ascii="Times New Roman" w:hAnsi="Times New Roman"/>
          <w:sz w:val="24"/>
          <w:szCs w:val="24"/>
          <w:lang w:val="en-IN" w:eastAsia="en-IN"/>
        </w:rPr>
      </w:pPr>
      <w:r w:rsidRPr="005D5956">
        <w:rPr>
          <w:rFonts w:ascii="Times New Roman" w:hAnsi="Times New Roman"/>
          <w:noProof/>
          <w:sz w:val="24"/>
          <w:szCs w:val="24"/>
          <w:lang w:val="en-IN" w:eastAsia="en-IN"/>
        </w:rPr>
        <w:lastRenderedPageBreak/>
        <mc:AlternateContent>
          <mc:Choice Requires="wps">
            <w:drawing>
              <wp:anchor distT="91440" distB="137160" distL="114300" distR="114300" simplePos="0" relativeHeight="251671552" behindDoc="0" locked="0" layoutInCell="0" allowOverlap="1" wp14:anchorId="0457E06B" wp14:editId="746FB3AA">
                <wp:simplePos x="0" y="0"/>
                <wp:positionH relativeFrom="page">
                  <wp:align>right</wp:align>
                </wp:positionH>
                <wp:positionV relativeFrom="page">
                  <wp:align>top</wp:align>
                </wp:positionV>
                <wp:extent cx="6541770" cy="465455"/>
                <wp:effectExtent l="1028700" t="457200" r="1905" b="0"/>
                <wp:wrapSquare wrapText="bothSides"/>
                <wp:docPr id="2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541770" cy="465455"/>
                        </a:xfrm>
                        <a:prstGeom prst="rect">
                          <a:avLst/>
                        </a:prstGeom>
                        <a:solidFill>
                          <a:schemeClr val="accent3">
                            <a:lumMod val="100000"/>
                            <a:lumOff val="0"/>
                          </a:schemeClr>
                        </a:solidFill>
                        <a:ln>
                          <a:noFill/>
                        </a:ln>
                        <a:effectLst>
                          <a:outerShdw dist="1114131" dir="12253665" algn="ctr" rotWithShape="0">
                            <a:schemeClr val="accent6">
                              <a:lumMod val="75000"/>
                              <a:lumOff val="0"/>
                            </a:schemeClr>
                          </a:outerShdw>
                        </a:effectLst>
                        <a:extLs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p w14:paraId="207C7464" w14:textId="77777777" w:rsidR="00E51DEB" w:rsidRPr="00681418" w:rsidRDefault="00E51DEB" w:rsidP="00E51DEB">
                            <w:pPr>
                              <w:shd w:val="clear" w:color="auto" w:fill="ED7D31" w:themeFill="accent2"/>
                              <w:jc w:val="center"/>
                              <w:rPr>
                                <w:color w:val="FFFFFF" w:themeColor="background1"/>
                                <w:sz w:val="40"/>
                                <w:szCs w:val="40"/>
                              </w:rPr>
                            </w:pPr>
                            <w:r w:rsidRPr="00681418">
                              <w:rPr>
                                <w:color w:val="FFFFFF" w:themeColor="background1"/>
                                <w:sz w:val="40"/>
                                <w:szCs w:val="40"/>
                              </w:rPr>
                              <w:t>Assignment No:4</w:t>
                            </w:r>
                          </w:p>
                        </w:txbxContent>
                      </wps:txbx>
                      <wps:bodyPr rot="0" vert="horz" wrap="square" lIns="457200" tIns="0" rIns="137160" bIns="0" anchor="t" anchorCtr="0" upright="1">
                        <a:noAutofit/>
                      </wps:bodyPr>
                    </wps:wsp>
                  </a:graphicData>
                </a:graphic>
                <wp14:sizeRelH relativeFrom="page">
                  <wp14:pctWidth>100000</wp14:pctWidth>
                </wp14:sizeRelH>
                <wp14:sizeRelV relativeFrom="page">
                  <wp14:pctHeight>0</wp14:pctHeight>
                </wp14:sizeRelV>
              </wp:anchor>
            </w:drawing>
          </mc:Choice>
          <mc:Fallback>
            <w:pict>
              <v:rect w14:anchorId="0457E06B" id="Rectangle 10" o:spid="_x0000_s1032" style="position:absolute;left:0;text-align:left;margin-left:463.9pt;margin-top:0;width:515.1pt;height:36.65pt;flip:x;z-index:251671552;visibility:visible;mso-wrap-style:square;mso-width-percent:1000;mso-height-percent:0;mso-wrap-distance-left:9pt;mso-wrap-distance-top:7.2pt;mso-wrap-distance-right:9pt;mso-wrap-distance-bottom:10.8pt;mso-position-horizontal:right;mso-position-horizontal-relative:page;mso-position-vertical:top;mso-position-vertical-relative:page;mso-width-percent:100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" o:allowincell="f" fillcolor="#a5a5a5 [3206]" stroked="f" strokecolor="white [3212]" strokeweight="1.5pt">
                <v:shadow on="t" color="#538135 [2409]" offset="-80pt,-36pt"/>
                <v:textbox inset="36pt,0,10.8pt,0">
                  <w:txbxContent>
                    <w:p w14:paraId="207C7464" w14:textId="77777777" w:rsidR="00E51DEB" w:rsidRPr="00681418" w:rsidRDefault="00E51DEB" w:rsidP="00E51DEB">
                      <w:pPr>
                        <w:shd w:val="clear" w:color="auto" w:fill="ED7D31" w:themeFill="accent2"/>
                        <w:jc w:val="center"/>
                        <w:rPr>
                          <w:color w:val="FFFFFF" w:themeColor="background1"/>
                          <w:sz w:val="40"/>
                          <w:szCs w:val="40"/>
                        </w:rPr>
                      </w:pPr>
                      <w:r w:rsidRPr="00681418">
                        <w:rPr>
                          <w:color w:val="FFFFFF" w:themeColor="background1"/>
                          <w:sz w:val="40"/>
                          <w:szCs w:val="40"/>
                        </w:rPr>
                        <w:t>Assignment No:4</w:t>
                      </w:r>
                    </w:p>
                  </w:txbxContent>
                </v:textbox>
                <w10:wrap type="square" anchorx="page" anchory="page"/>
              </v:rect>
            </w:pict>
          </mc:Fallback>
        </mc:AlternateContent>
      </w:r>
      <w:r w:rsidR="000D4858" w:rsidRPr="005D5956">
        <w:rPr>
          <w:rFonts w:ascii="Times New Roman" w:hAnsi="Times New Roman"/>
          <w:b/>
          <w:bCs/>
          <w:sz w:val="24"/>
          <w:szCs w:val="24"/>
          <w:lang w:val="en-IN" w:eastAsia="en-IN"/>
        </w:rPr>
        <w:t xml:space="preserve">Question 1 </w:t>
      </w:r>
      <w:r w:rsidR="000D4858" w:rsidRPr="005D5956">
        <w:rPr>
          <w:rFonts w:ascii="Times New Roman" w:hAnsi="Times New Roman"/>
          <w:sz w:val="24"/>
          <w:szCs w:val="24"/>
          <w:lang w:val="en-IN" w:eastAsia="en-IN"/>
        </w:rPr>
        <w:tab/>
        <w:t>Define a class student with the following specification</w:t>
      </w:r>
      <w:r w:rsidR="000D4858" w:rsidRPr="005D5956">
        <w:rPr>
          <w:rFonts w:ascii="Times New Roman" w:hAnsi="Times New Roman"/>
          <w:sz w:val="24"/>
          <w:szCs w:val="24"/>
          <w:lang w:val="en-IN" w:eastAsia="en-IN"/>
        </w:rPr>
        <w:br/>
      </w:r>
      <w:r w:rsidR="000D4858" w:rsidRPr="005D5956">
        <w:rPr>
          <w:rFonts w:ascii="Times New Roman" w:hAnsi="Times New Roman"/>
          <w:b/>
          <w:bCs/>
          <w:sz w:val="24"/>
          <w:szCs w:val="24"/>
          <w:lang w:val="en-IN" w:eastAsia="en-IN"/>
        </w:rPr>
        <w:t>Private members</w:t>
      </w:r>
      <w:r w:rsidR="000D4858" w:rsidRPr="005D5956">
        <w:rPr>
          <w:rFonts w:ascii="Times New Roman" w:hAnsi="Times New Roman"/>
          <w:sz w:val="24"/>
          <w:szCs w:val="24"/>
          <w:lang w:val="en-IN" w:eastAsia="en-IN"/>
        </w:rPr>
        <w:t xml:space="preserve"> of class student</w:t>
      </w:r>
    </w:p>
    <w:p w14:paraId="180FF0A5" w14:textId="77777777" w:rsidR="005D5956" w:rsidRPr="005D5956" w:rsidRDefault="000D4858" w:rsidP="005D5956">
      <w:pPr>
        <w:widowControl w:val="0"/>
        <w:autoSpaceDE w:val="0"/>
        <w:autoSpaceDN w:val="0"/>
        <w:adjustRightInd w:val="0"/>
        <w:spacing w:line="240" w:lineRule="auto"/>
        <w:ind w:left="720"/>
        <w:jc w:val="both"/>
        <w:rPr>
          <w:rFonts w:ascii="Times New Roman" w:hAnsi="Times New Roman"/>
          <w:b/>
          <w:bCs/>
          <w:sz w:val="24"/>
          <w:szCs w:val="24"/>
          <w:lang w:val="en-IN" w:eastAsia="en-IN"/>
        </w:rPr>
      </w:pPr>
      <w:proofErr w:type="spellStart"/>
      <w:r w:rsidRPr="005D5956">
        <w:rPr>
          <w:rFonts w:ascii="Times New Roman" w:hAnsi="Times New Roman"/>
          <w:sz w:val="24"/>
          <w:szCs w:val="24"/>
          <w:lang w:val="en-IN" w:eastAsia="en-IN"/>
        </w:rPr>
        <w:t>admno</w:t>
      </w:r>
      <w:proofErr w:type="spellEnd"/>
      <w:r w:rsidRPr="005D5956">
        <w:rPr>
          <w:rFonts w:ascii="Times New Roman" w:hAnsi="Times New Roman"/>
          <w:sz w:val="24"/>
          <w:szCs w:val="24"/>
          <w:lang w:val="en-IN" w:eastAsia="en-IN"/>
        </w:rPr>
        <w:tab/>
        <w:t>integer</w:t>
      </w:r>
      <w:r w:rsidRPr="005D5956">
        <w:rPr>
          <w:rFonts w:ascii="Times New Roman" w:hAnsi="Times New Roman"/>
          <w:sz w:val="24"/>
          <w:szCs w:val="24"/>
          <w:lang w:val="en-IN" w:eastAsia="en-IN"/>
        </w:rPr>
        <w:br/>
      </w:r>
      <w:proofErr w:type="spellStart"/>
      <w:r w:rsidRPr="005D5956">
        <w:rPr>
          <w:rFonts w:ascii="Times New Roman" w:hAnsi="Times New Roman"/>
          <w:sz w:val="24"/>
          <w:szCs w:val="24"/>
          <w:lang w:val="en-IN" w:eastAsia="en-IN"/>
        </w:rPr>
        <w:t>sname</w:t>
      </w:r>
      <w:proofErr w:type="spellEnd"/>
      <w:r w:rsidRPr="005D5956">
        <w:rPr>
          <w:rFonts w:ascii="Times New Roman" w:hAnsi="Times New Roman"/>
          <w:sz w:val="24"/>
          <w:szCs w:val="24"/>
          <w:lang w:val="en-IN" w:eastAsia="en-IN"/>
        </w:rPr>
        <w:tab/>
        <w:t>20 character</w:t>
      </w:r>
      <w:r w:rsidRPr="005D5956">
        <w:rPr>
          <w:rFonts w:ascii="Times New Roman" w:hAnsi="Times New Roman"/>
          <w:sz w:val="24"/>
          <w:szCs w:val="24"/>
          <w:lang w:val="en-IN" w:eastAsia="en-IN"/>
        </w:rPr>
        <w:br/>
      </w:r>
      <w:proofErr w:type="spellStart"/>
      <w:r w:rsidRPr="005D5956">
        <w:rPr>
          <w:rFonts w:ascii="Times New Roman" w:hAnsi="Times New Roman"/>
          <w:sz w:val="24"/>
          <w:szCs w:val="24"/>
          <w:lang w:val="en-IN" w:eastAsia="en-IN"/>
        </w:rPr>
        <w:t>eng.</w:t>
      </w:r>
      <w:proofErr w:type="spellEnd"/>
      <w:r w:rsidRPr="005D5956">
        <w:rPr>
          <w:rFonts w:ascii="Times New Roman" w:hAnsi="Times New Roman"/>
          <w:sz w:val="24"/>
          <w:szCs w:val="24"/>
          <w:lang w:val="en-IN" w:eastAsia="en-IN"/>
        </w:rPr>
        <w:t xml:space="preserve"> math, science</w:t>
      </w:r>
      <w:r w:rsidRPr="005D5956">
        <w:rPr>
          <w:rFonts w:ascii="Times New Roman" w:hAnsi="Times New Roman"/>
          <w:sz w:val="24"/>
          <w:szCs w:val="24"/>
          <w:lang w:val="en-IN" w:eastAsia="en-IN"/>
        </w:rPr>
        <w:tab/>
        <w:t>float</w:t>
      </w:r>
      <w:r w:rsidRPr="005D5956">
        <w:rPr>
          <w:rFonts w:ascii="Times New Roman" w:hAnsi="Times New Roman"/>
          <w:sz w:val="24"/>
          <w:szCs w:val="24"/>
          <w:lang w:val="en-IN" w:eastAsia="en-IN"/>
        </w:rPr>
        <w:br/>
        <w:t>total</w:t>
      </w:r>
      <w:r w:rsidRPr="005D5956">
        <w:rPr>
          <w:rFonts w:ascii="Times New Roman" w:hAnsi="Times New Roman"/>
          <w:sz w:val="24"/>
          <w:szCs w:val="24"/>
          <w:lang w:val="en-IN" w:eastAsia="en-IN"/>
        </w:rPr>
        <w:tab/>
        <w:t>float</w:t>
      </w:r>
      <w:r w:rsidRPr="005D5956">
        <w:rPr>
          <w:rFonts w:ascii="Times New Roman" w:hAnsi="Times New Roman"/>
          <w:sz w:val="24"/>
          <w:szCs w:val="24"/>
          <w:lang w:val="en-IN" w:eastAsia="en-IN"/>
        </w:rPr>
        <w:br/>
      </w:r>
      <w:proofErr w:type="spellStart"/>
      <w:proofErr w:type="gramStart"/>
      <w:r w:rsidRPr="005D5956">
        <w:rPr>
          <w:rFonts w:ascii="Times New Roman" w:hAnsi="Times New Roman"/>
          <w:sz w:val="24"/>
          <w:szCs w:val="24"/>
          <w:lang w:val="en-IN" w:eastAsia="en-IN"/>
        </w:rPr>
        <w:t>ctotal</w:t>
      </w:r>
      <w:proofErr w:type="spellEnd"/>
      <w:r w:rsidRPr="005D5956">
        <w:rPr>
          <w:rFonts w:ascii="Times New Roman" w:hAnsi="Times New Roman"/>
          <w:sz w:val="24"/>
          <w:szCs w:val="24"/>
          <w:lang w:val="en-IN" w:eastAsia="en-IN"/>
        </w:rPr>
        <w:t>(</w:t>
      </w:r>
      <w:proofErr w:type="gramEnd"/>
      <w:r w:rsidRPr="005D5956">
        <w:rPr>
          <w:rFonts w:ascii="Times New Roman" w:hAnsi="Times New Roman"/>
          <w:sz w:val="24"/>
          <w:szCs w:val="24"/>
          <w:lang w:val="en-IN" w:eastAsia="en-IN"/>
        </w:rPr>
        <w:t>)</w:t>
      </w:r>
      <w:r w:rsidRPr="005D5956">
        <w:rPr>
          <w:rFonts w:ascii="Times New Roman" w:hAnsi="Times New Roman"/>
          <w:sz w:val="24"/>
          <w:szCs w:val="24"/>
          <w:lang w:val="en-IN" w:eastAsia="en-IN"/>
        </w:rPr>
        <w:tab/>
        <w:t xml:space="preserve">a function to calculate </w:t>
      </w:r>
      <w:proofErr w:type="spellStart"/>
      <w:r w:rsidRPr="005D5956">
        <w:rPr>
          <w:rFonts w:ascii="Times New Roman" w:hAnsi="Times New Roman"/>
          <w:sz w:val="24"/>
          <w:szCs w:val="24"/>
          <w:lang w:val="en-IN" w:eastAsia="en-IN"/>
        </w:rPr>
        <w:t>eng</w:t>
      </w:r>
      <w:proofErr w:type="spellEnd"/>
      <w:r w:rsidRPr="005D5956">
        <w:rPr>
          <w:rFonts w:ascii="Times New Roman" w:hAnsi="Times New Roman"/>
          <w:sz w:val="24"/>
          <w:szCs w:val="24"/>
          <w:lang w:val="en-IN" w:eastAsia="en-IN"/>
        </w:rPr>
        <w:t xml:space="preserve"> + math + science with float return type.</w:t>
      </w:r>
      <w:r w:rsidRPr="005D5956">
        <w:rPr>
          <w:rFonts w:ascii="Times New Roman" w:hAnsi="Times New Roman"/>
          <w:sz w:val="24"/>
          <w:szCs w:val="24"/>
          <w:lang w:val="en-IN" w:eastAsia="en-IN"/>
        </w:rPr>
        <w:br/>
      </w:r>
    </w:p>
    <w:p w14:paraId="0E830E5E" w14:textId="7F4513A7" w:rsidR="000D4858" w:rsidRPr="005D5956" w:rsidRDefault="000D4858" w:rsidP="005D5956">
      <w:pPr>
        <w:widowControl w:val="0"/>
        <w:autoSpaceDE w:val="0"/>
        <w:autoSpaceDN w:val="0"/>
        <w:adjustRightInd w:val="0"/>
        <w:spacing w:line="240" w:lineRule="auto"/>
        <w:ind w:left="720"/>
        <w:jc w:val="both"/>
        <w:rPr>
          <w:rFonts w:ascii="Times New Roman" w:hAnsi="Times New Roman"/>
          <w:b/>
          <w:bCs/>
          <w:sz w:val="24"/>
          <w:szCs w:val="24"/>
          <w:lang w:val="en-IN" w:eastAsia="en-IN"/>
        </w:rPr>
      </w:pPr>
      <w:r w:rsidRPr="005D5956">
        <w:rPr>
          <w:rFonts w:ascii="Times New Roman" w:hAnsi="Times New Roman"/>
          <w:b/>
          <w:bCs/>
          <w:sz w:val="24"/>
          <w:szCs w:val="24"/>
          <w:lang w:val="en-IN" w:eastAsia="en-IN"/>
        </w:rPr>
        <w:t>Public member</w:t>
      </w:r>
      <w:r w:rsidRPr="005D5956">
        <w:rPr>
          <w:rFonts w:ascii="Times New Roman" w:hAnsi="Times New Roman"/>
          <w:sz w:val="24"/>
          <w:szCs w:val="24"/>
          <w:lang w:val="en-IN" w:eastAsia="en-IN"/>
        </w:rPr>
        <w:t xml:space="preserve"> function of class student</w:t>
      </w:r>
      <w:r w:rsidRPr="005D5956">
        <w:rPr>
          <w:rFonts w:ascii="Times New Roman" w:hAnsi="Times New Roman"/>
          <w:sz w:val="24"/>
          <w:szCs w:val="24"/>
          <w:lang w:val="en-IN" w:eastAsia="en-IN"/>
        </w:rPr>
        <w:br/>
      </w:r>
      <w:proofErr w:type="spellStart"/>
      <w:r w:rsidRPr="005D5956">
        <w:rPr>
          <w:rFonts w:ascii="Times New Roman" w:hAnsi="Times New Roman"/>
          <w:sz w:val="24"/>
          <w:szCs w:val="24"/>
          <w:lang w:val="en-IN" w:eastAsia="en-IN"/>
        </w:rPr>
        <w:t>Takedata</w:t>
      </w:r>
      <w:proofErr w:type="spellEnd"/>
      <w:r w:rsidRPr="005D5956">
        <w:rPr>
          <w:rFonts w:ascii="Times New Roman" w:hAnsi="Times New Roman"/>
          <w:sz w:val="24"/>
          <w:szCs w:val="24"/>
          <w:lang w:val="en-IN" w:eastAsia="en-IN"/>
        </w:rPr>
        <w:t>()</w:t>
      </w:r>
      <w:r w:rsidRPr="005D5956">
        <w:rPr>
          <w:rFonts w:ascii="Times New Roman" w:hAnsi="Times New Roman"/>
          <w:sz w:val="24"/>
          <w:szCs w:val="24"/>
          <w:lang w:val="en-IN" w:eastAsia="en-IN"/>
        </w:rPr>
        <w:tab/>
        <w:t xml:space="preserve">Function to accept values for </w:t>
      </w:r>
      <w:proofErr w:type="spellStart"/>
      <w:r w:rsidRPr="005D5956">
        <w:rPr>
          <w:rFonts w:ascii="Times New Roman" w:hAnsi="Times New Roman"/>
          <w:sz w:val="24"/>
          <w:szCs w:val="24"/>
          <w:lang w:val="en-IN" w:eastAsia="en-IN"/>
        </w:rPr>
        <w:t>admno</w:t>
      </w:r>
      <w:proofErr w:type="spellEnd"/>
      <w:r w:rsidRPr="005D5956">
        <w:rPr>
          <w:rFonts w:ascii="Times New Roman" w:hAnsi="Times New Roman"/>
          <w:sz w:val="24"/>
          <w:szCs w:val="24"/>
          <w:lang w:val="en-IN" w:eastAsia="en-IN"/>
        </w:rPr>
        <w:t xml:space="preserve">, </w:t>
      </w:r>
      <w:proofErr w:type="spellStart"/>
      <w:r w:rsidRPr="005D5956">
        <w:rPr>
          <w:rFonts w:ascii="Times New Roman" w:hAnsi="Times New Roman"/>
          <w:sz w:val="24"/>
          <w:szCs w:val="24"/>
          <w:lang w:val="en-IN" w:eastAsia="en-IN"/>
        </w:rPr>
        <w:t>sname</w:t>
      </w:r>
      <w:proofErr w:type="spellEnd"/>
      <w:r w:rsidRPr="005D5956">
        <w:rPr>
          <w:rFonts w:ascii="Times New Roman" w:hAnsi="Times New Roman"/>
          <w:sz w:val="24"/>
          <w:szCs w:val="24"/>
          <w:lang w:val="en-IN" w:eastAsia="en-IN"/>
        </w:rPr>
        <w:t xml:space="preserve">, </w:t>
      </w:r>
      <w:proofErr w:type="spellStart"/>
      <w:r w:rsidRPr="005D5956">
        <w:rPr>
          <w:rFonts w:ascii="Times New Roman" w:hAnsi="Times New Roman"/>
          <w:sz w:val="24"/>
          <w:szCs w:val="24"/>
          <w:lang w:val="en-IN" w:eastAsia="en-IN"/>
        </w:rPr>
        <w:t>eng</w:t>
      </w:r>
      <w:proofErr w:type="spellEnd"/>
      <w:r w:rsidRPr="005D5956">
        <w:rPr>
          <w:rFonts w:ascii="Times New Roman" w:hAnsi="Times New Roman"/>
          <w:sz w:val="24"/>
          <w:szCs w:val="24"/>
          <w:lang w:val="en-IN" w:eastAsia="en-IN"/>
        </w:rPr>
        <w:t xml:space="preserve">, science     </w:t>
      </w:r>
      <w:r w:rsidRPr="005D5956">
        <w:rPr>
          <w:rFonts w:ascii="Times New Roman" w:hAnsi="Times New Roman"/>
          <w:sz w:val="24"/>
          <w:szCs w:val="24"/>
          <w:lang w:val="en-IN" w:eastAsia="en-IN"/>
        </w:rPr>
        <w:br/>
        <w:t xml:space="preserve"> </w:t>
      </w:r>
      <w:r w:rsidRPr="005D5956">
        <w:rPr>
          <w:rFonts w:ascii="Times New Roman" w:hAnsi="Times New Roman"/>
          <w:sz w:val="24"/>
          <w:szCs w:val="24"/>
          <w:lang w:val="en-IN" w:eastAsia="en-IN"/>
        </w:rPr>
        <w:tab/>
        <w:t xml:space="preserve">and invoke </w:t>
      </w:r>
      <w:proofErr w:type="spellStart"/>
      <w:r w:rsidRPr="005D5956">
        <w:rPr>
          <w:rFonts w:ascii="Times New Roman" w:hAnsi="Times New Roman"/>
          <w:sz w:val="24"/>
          <w:szCs w:val="24"/>
          <w:lang w:val="en-IN" w:eastAsia="en-IN"/>
        </w:rPr>
        <w:t>ctotal</w:t>
      </w:r>
      <w:proofErr w:type="spellEnd"/>
      <w:r w:rsidRPr="005D5956">
        <w:rPr>
          <w:rFonts w:ascii="Times New Roman" w:hAnsi="Times New Roman"/>
          <w:sz w:val="24"/>
          <w:szCs w:val="24"/>
          <w:lang w:val="en-IN" w:eastAsia="en-IN"/>
        </w:rPr>
        <w:t>() to calculate total.</w:t>
      </w:r>
      <w:r w:rsidRPr="005D5956">
        <w:rPr>
          <w:rFonts w:ascii="Times New Roman" w:hAnsi="Times New Roman"/>
          <w:sz w:val="24"/>
          <w:szCs w:val="24"/>
          <w:lang w:val="en-IN" w:eastAsia="en-IN"/>
        </w:rPr>
        <w:br/>
      </w:r>
      <w:proofErr w:type="spellStart"/>
      <w:r w:rsidRPr="005D5956">
        <w:rPr>
          <w:rFonts w:ascii="Times New Roman" w:hAnsi="Times New Roman"/>
          <w:sz w:val="24"/>
          <w:szCs w:val="24"/>
          <w:lang w:val="en-IN" w:eastAsia="en-IN"/>
        </w:rPr>
        <w:t>Showdata</w:t>
      </w:r>
      <w:proofErr w:type="spellEnd"/>
      <w:r w:rsidRPr="005D5956">
        <w:rPr>
          <w:rFonts w:ascii="Times New Roman" w:hAnsi="Times New Roman"/>
          <w:sz w:val="24"/>
          <w:szCs w:val="24"/>
          <w:lang w:val="en-IN" w:eastAsia="en-IN"/>
        </w:rPr>
        <w:t>()</w:t>
      </w:r>
      <w:r w:rsidRPr="005D5956">
        <w:rPr>
          <w:rFonts w:ascii="Times New Roman" w:hAnsi="Times New Roman"/>
          <w:sz w:val="24"/>
          <w:szCs w:val="24"/>
          <w:lang w:val="en-IN" w:eastAsia="en-IN"/>
        </w:rPr>
        <w:tab/>
        <w:t>Function to display all the data members on the screen.</w:t>
      </w:r>
      <w:hyperlink r:id="rId24" w:history="1">
        <w:r w:rsidRPr="005D5956">
          <w:rPr>
            <w:rFonts w:ascii="Times New Roman" w:hAnsi="Times New Roman"/>
            <w:i/>
            <w:iCs/>
            <w:color w:val="0000FF"/>
            <w:sz w:val="24"/>
            <w:szCs w:val="24"/>
            <w:u w:val="single"/>
            <w:lang w:val="en-IN" w:eastAsia="en-IN"/>
          </w:rPr>
          <w:t xml:space="preserve"> </w:t>
        </w:r>
      </w:hyperlink>
    </w:p>
    <w:p w14:paraId="54CAE17F" w14:textId="77777777" w:rsidR="000D4858" w:rsidRPr="005D5956" w:rsidRDefault="000D4858" w:rsidP="005D5956">
      <w:pPr>
        <w:tabs>
          <w:tab w:val="left" w:pos="1417"/>
          <w:tab w:val="left" w:pos="3686"/>
        </w:tabs>
        <w:spacing w:before="100" w:beforeAutospacing="1" w:after="80" w:line="240" w:lineRule="auto"/>
        <w:ind w:left="1455" w:hanging="1455"/>
        <w:jc w:val="both"/>
        <w:rPr>
          <w:rFonts w:ascii="Times New Roman" w:hAnsi="Times New Roman"/>
          <w:sz w:val="24"/>
          <w:szCs w:val="24"/>
          <w:lang w:val="en-IN" w:eastAsia="en-IN"/>
        </w:rPr>
      </w:pPr>
      <w:r w:rsidRPr="005D5956">
        <w:rPr>
          <w:rFonts w:ascii="Times New Roman" w:hAnsi="Times New Roman"/>
          <w:b/>
          <w:bCs/>
          <w:sz w:val="24"/>
          <w:szCs w:val="24"/>
          <w:lang w:val="en-IN" w:eastAsia="en-IN"/>
        </w:rPr>
        <w:t xml:space="preserve">Question 2 </w:t>
      </w:r>
      <w:r w:rsidRPr="005D5956">
        <w:rPr>
          <w:rFonts w:ascii="Times New Roman" w:hAnsi="Times New Roman"/>
          <w:sz w:val="24"/>
          <w:szCs w:val="24"/>
          <w:lang w:val="en-IN" w:eastAsia="en-IN"/>
        </w:rPr>
        <w:tab/>
        <w:t>Define a class batsman with the following specifications:</w:t>
      </w:r>
      <w:r w:rsidRPr="005D5956">
        <w:rPr>
          <w:rFonts w:ascii="Times New Roman" w:hAnsi="Times New Roman"/>
          <w:sz w:val="24"/>
          <w:szCs w:val="24"/>
          <w:lang w:val="en-IN" w:eastAsia="en-IN"/>
        </w:rPr>
        <w:br/>
      </w:r>
      <w:r w:rsidRPr="005D5956">
        <w:rPr>
          <w:rFonts w:ascii="Times New Roman" w:hAnsi="Times New Roman"/>
          <w:b/>
          <w:bCs/>
          <w:sz w:val="24"/>
          <w:szCs w:val="24"/>
          <w:lang w:val="en-IN" w:eastAsia="en-IN"/>
        </w:rPr>
        <w:t>Private members:</w:t>
      </w:r>
      <w:r w:rsidRPr="005D5956">
        <w:rPr>
          <w:rFonts w:ascii="Times New Roman" w:hAnsi="Times New Roman"/>
          <w:sz w:val="24"/>
          <w:szCs w:val="24"/>
          <w:lang w:val="en-IN" w:eastAsia="en-IN"/>
        </w:rPr>
        <w:br/>
      </w:r>
      <w:proofErr w:type="spellStart"/>
      <w:r w:rsidRPr="005D5956">
        <w:rPr>
          <w:rFonts w:ascii="Times New Roman" w:hAnsi="Times New Roman"/>
          <w:sz w:val="24"/>
          <w:szCs w:val="24"/>
          <w:lang w:val="en-IN" w:eastAsia="en-IN"/>
        </w:rPr>
        <w:t>bcode</w:t>
      </w:r>
      <w:proofErr w:type="spellEnd"/>
      <w:r w:rsidRPr="005D5956">
        <w:rPr>
          <w:rFonts w:ascii="Times New Roman" w:hAnsi="Times New Roman"/>
          <w:sz w:val="24"/>
          <w:szCs w:val="24"/>
          <w:lang w:val="en-IN" w:eastAsia="en-IN"/>
        </w:rPr>
        <w:tab/>
        <w:t>4 digits code number</w:t>
      </w:r>
      <w:r w:rsidRPr="005D5956">
        <w:rPr>
          <w:rFonts w:ascii="Times New Roman" w:hAnsi="Times New Roman"/>
          <w:sz w:val="24"/>
          <w:szCs w:val="24"/>
          <w:lang w:val="en-IN" w:eastAsia="en-IN"/>
        </w:rPr>
        <w:br/>
      </w:r>
      <w:proofErr w:type="spellStart"/>
      <w:r w:rsidRPr="005D5956">
        <w:rPr>
          <w:rFonts w:ascii="Times New Roman" w:hAnsi="Times New Roman"/>
          <w:sz w:val="24"/>
          <w:szCs w:val="24"/>
          <w:lang w:val="en-IN" w:eastAsia="en-IN"/>
        </w:rPr>
        <w:t>bname</w:t>
      </w:r>
      <w:proofErr w:type="spellEnd"/>
      <w:r w:rsidRPr="005D5956">
        <w:rPr>
          <w:rFonts w:ascii="Times New Roman" w:hAnsi="Times New Roman"/>
          <w:sz w:val="24"/>
          <w:szCs w:val="24"/>
          <w:lang w:val="en-IN" w:eastAsia="en-IN"/>
        </w:rPr>
        <w:tab/>
        <w:t>20 characters</w:t>
      </w:r>
      <w:r w:rsidRPr="005D5956">
        <w:rPr>
          <w:rFonts w:ascii="Times New Roman" w:hAnsi="Times New Roman"/>
          <w:sz w:val="24"/>
          <w:szCs w:val="24"/>
          <w:lang w:val="en-IN" w:eastAsia="en-IN"/>
        </w:rPr>
        <w:br/>
        <w:t xml:space="preserve">innings, </w:t>
      </w:r>
      <w:proofErr w:type="spellStart"/>
      <w:r w:rsidRPr="005D5956">
        <w:rPr>
          <w:rFonts w:ascii="Times New Roman" w:hAnsi="Times New Roman"/>
          <w:sz w:val="24"/>
          <w:szCs w:val="24"/>
          <w:lang w:val="en-IN" w:eastAsia="en-IN"/>
        </w:rPr>
        <w:t>notout</w:t>
      </w:r>
      <w:proofErr w:type="spellEnd"/>
      <w:r w:rsidRPr="005D5956">
        <w:rPr>
          <w:rFonts w:ascii="Times New Roman" w:hAnsi="Times New Roman"/>
          <w:sz w:val="24"/>
          <w:szCs w:val="24"/>
          <w:lang w:val="en-IN" w:eastAsia="en-IN"/>
        </w:rPr>
        <w:t>, runs</w:t>
      </w:r>
      <w:r w:rsidRPr="005D5956">
        <w:rPr>
          <w:rFonts w:ascii="Times New Roman" w:hAnsi="Times New Roman"/>
          <w:sz w:val="24"/>
          <w:szCs w:val="24"/>
          <w:lang w:val="en-IN" w:eastAsia="en-IN"/>
        </w:rPr>
        <w:tab/>
        <w:t>integer type</w:t>
      </w:r>
      <w:r w:rsidRPr="005D5956">
        <w:rPr>
          <w:rFonts w:ascii="Times New Roman" w:hAnsi="Times New Roman"/>
          <w:sz w:val="24"/>
          <w:szCs w:val="24"/>
          <w:lang w:val="en-IN" w:eastAsia="en-IN"/>
        </w:rPr>
        <w:br/>
      </w:r>
      <w:proofErr w:type="spellStart"/>
      <w:r w:rsidRPr="005D5956">
        <w:rPr>
          <w:rFonts w:ascii="Times New Roman" w:hAnsi="Times New Roman"/>
          <w:sz w:val="24"/>
          <w:szCs w:val="24"/>
          <w:lang w:val="en-IN" w:eastAsia="en-IN"/>
        </w:rPr>
        <w:t>batavg</w:t>
      </w:r>
      <w:proofErr w:type="spellEnd"/>
      <w:r w:rsidRPr="005D5956">
        <w:rPr>
          <w:rFonts w:ascii="Times New Roman" w:hAnsi="Times New Roman"/>
          <w:sz w:val="24"/>
          <w:szCs w:val="24"/>
          <w:lang w:val="en-IN" w:eastAsia="en-IN"/>
        </w:rPr>
        <w:tab/>
        <w:t xml:space="preserve">it is calculated according to the formula </w:t>
      </w:r>
      <w:r w:rsidRPr="005D5956">
        <w:rPr>
          <w:rFonts w:ascii="Times New Roman" w:hAnsi="Times New Roman"/>
          <w:sz w:val="24"/>
          <w:szCs w:val="24"/>
          <w:lang w:val="en-IN" w:eastAsia="en-IN"/>
        </w:rPr>
        <w:br/>
        <w:t xml:space="preserve"> </w:t>
      </w:r>
      <w:r w:rsidRPr="005D5956">
        <w:rPr>
          <w:rFonts w:ascii="Times New Roman" w:hAnsi="Times New Roman"/>
          <w:sz w:val="24"/>
          <w:szCs w:val="24"/>
          <w:lang w:val="en-IN" w:eastAsia="en-IN"/>
        </w:rPr>
        <w:tab/>
      </w:r>
      <w:proofErr w:type="spellStart"/>
      <w:r w:rsidRPr="005D5956">
        <w:rPr>
          <w:rFonts w:ascii="Times New Roman" w:hAnsi="Times New Roman"/>
          <w:sz w:val="24"/>
          <w:szCs w:val="24"/>
          <w:lang w:val="en-IN" w:eastAsia="en-IN"/>
        </w:rPr>
        <w:t>batavg</w:t>
      </w:r>
      <w:proofErr w:type="spellEnd"/>
      <w:r w:rsidRPr="005D5956">
        <w:rPr>
          <w:rFonts w:ascii="Times New Roman" w:hAnsi="Times New Roman"/>
          <w:sz w:val="24"/>
          <w:szCs w:val="24"/>
          <w:lang w:val="en-IN" w:eastAsia="en-IN"/>
        </w:rPr>
        <w:t xml:space="preserve"> =runs/(innings-</w:t>
      </w:r>
      <w:proofErr w:type="spellStart"/>
      <w:r w:rsidRPr="005D5956">
        <w:rPr>
          <w:rFonts w:ascii="Times New Roman" w:hAnsi="Times New Roman"/>
          <w:sz w:val="24"/>
          <w:szCs w:val="24"/>
          <w:lang w:val="en-IN" w:eastAsia="en-IN"/>
        </w:rPr>
        <w:t>notout</w:t>
      </w:r>
      <w:proofErr w:type="spellEnd"/>
      <w:r w:rsidRPr="005D5956">
        <w:rPr>
          <w:rFonts w:ascii="Times New Roman" w:hAnsi="Times New Roman"/>
          <w:sz w:val="24"/>
          <w:szCs w:val="24"/>
          <w:lang w:val="en-IN" w:eastAsia="en-IN"/>
        </w:rPr>
        <w:t>)</w:t>
      </w:r>
      <w:r w:rsidRPr="005D5956">
        <w:rPr>
          <w:rFonts w:ascii="Times New Roman" w:hAnsi="Times New Roman"/>
          <w:sz w:val="24"/>
          <w:szCs w:val="24"/>
          <w:lang w:val="en-IN" w:eastAsia="en-IN"/>
        </w:rPr>
        <w:br/>
      </w:r>
      <w:proofErr w:type="spellStart"/>
      <w:r w:rsidRPr="005D5956">
        <w:rPr>
          <w:rFonts w:ascii="Times New Roman" w:hAnsi="Times New Roman"/>
          <w:sz w:val="24"/>
          <w:szCs w:val="24"/>
          <w:lang w:val="en-IN" w:eastAsia="en-IN"/>
        </w:rPr>
        <w:t>calcavg</w:t>
      </w:r>
      <w:proofErr w:type="spellEnd"/>
      <w:r w:rsidRPr="005D5956">
        <w:rPr>
          <w:rFonts w:ascii="Times New Roman" w:hAnsi="Times New Roman"/>
          <w:sz w:val="24"/>
          <w:szCs w:val="24"/>
          <w:lang w:val="en-IN" w:eastAsia="en-IN"/>
        </w:rPr>
        <w:t>()</w:t>
      </w:r>
      <w:r w:rsidRPr="005D5956">
        <w:rPr>
          <w:rFonts w:ascii="Times New Roman" w:hAnsi="Times New Roman"/>
          <w:sz w:val="24"/>
          <w:szCs w:val="24"/>
          <w:lang w:val="en-IN" w:eastAsia="en-IN"/>
        </w:rPr>
        <w:tab/>
        <w:t xml:space="preserve">Function to compute </w:t>
      </w:r>
      <w:proofErr w:type="spellStart"/>
      <w:r w:rsidRPr="005D5956">
        <w:rPr>
          <w:rFonts w:ascii="Times New Roman" w:hAnsi="Times New Roman"/>
          <w:sz w:val="24"/>
          <w:szCs w:val="24"/>
          <w:lang w:val="en-IN" w:eastAsia="en-IN"/>
        </w:rPr>
        <w:t>batavg</w:t>
      </w:r>
      <w:proofErr w:type="spellEnd"/>
      <w:r w:rsidRPr="005D5956">
        <w:rPr>
          <w:rFonts w:ascii="Times New Roman" w:hAnsi="Times New Roman"/>
          <w:sz w:val="24"/>
          <w:szCs w:val="24"/>
          <w:lang w:val="en-IN" w:eastAsia="en-IN"/>
        </w:rPr>
        <w:br/>
      </w:r>
      <w:r w:rsidRPr="005D5956">
        <w:rPr>
          <w:rFonts w:ascii="Times New Roman" w:hAnsi="Times New Roman"/>
          <w:b/>
          <w:bCs/>
          <w:sz w:val="24"/>
          <w:szCs w:val="24"/>
          <w:lang w:val="en-IN" w:eastAsia="en-IN"/>
        </w:rPr>
        <w:t>Public members:</w:t>
      </w:r>
      <w:r w:rsidRPr="005D5956">
        <w:rPr>
          <w:rFonts w:ascii="Times New Roman" w:hAnsi="Times New Roman"/>
          <w:sz w:val="24"/>
          <w:szCs w:val="24"/>
          <w:lang w:val="en-IN" w:eastAsia="en-IN"/>
        </w:rPr>
        <w:br/>
      </w:r>
      <w:proofErr w:type="spellStart"/>
      <w:r w:rsidRPr="005D5956">
        <w:rPr>
          <w:rFonts w:ascii="Times New Roman" w:hAnsi="Times New Roman"/>
          <w:sz w:val="24"/>
          <w:szCs w:val="24"/>
          <w:lang w:val="en-IN" w:eastAsia="en-IN"/>
        </w:rPr>
        <w:t>readdata</w:t>
      </w:r>
      <w:proofErr w:type="spellEnd"/>
      <w:r w:rsidRPr="005D5956">
        <w:rPr>
          <w:rFonts w:ascii="Times New Roman" w:hAnsi="Times New Roman"/>
          <w:sz w:val="24"/>
          <w:szCs w:val="24"/>
          <w:lang w:val="en-IN" w:eastAsia="en-IN"/>
        </w:rPr>
        <w:t>()</w:t>
      </w:r>
      <w:r w:rsidRPr="005D5956">
        <w:rPr>
          <w:rFonts w:ascii="Times New Roman" w:hAnsi="Times New Roman"/>
          <w:sz w:val="24"/>
          <w:szCs w:val="24"/>
          <w:lang w:val="en-IN" w:eastAsia="en-IN"/>
        </w:rPr>
        <w:tab/>
        <w:t>Function to</w:t>
      </w:r>
      <w:r w:rsidRPr="005D5956">
        <w:rPr>
          <w:rFonts w:ascii="Times New Roman" w:hAnsi="Times New Roman"/>
          <w:b/>
          <w:bCs/>
          <w:sz w:val="24"/>
          <w:szCs w:val="24"/>
          <w:lang w:val="en-IN" w:eastAsia="en-IN"/>
        </w:rPr>
        <w:t xml:space="preserve"> </w:t>
      </w:r>
      <w:r w:rsidRPr="005D5956">
        <w:rPr>
          <w:rFonts w:ascii="Times New Roman" w:hAnsi="Times New Roman"/>
          <w:sz w:val="24"/>
          <w:szCs w:val="24"/>
          <w:lang w:val="en-IN" w:eastAsia="en-IN"/>
        </w:rPr>
        <w:t xml:space="preserve">accept value from </w:t>
      </w:r>
      <w:proofErr w:type="spellStart"/>
      <w:r w:rsidRPr="005D5956">
        <w:rPr>
          <w:rFonts w:ascii="Times New Roman" w:hAnsi="Times New Roman"/>
          <w:sz w:val="24"/>
          <w:szCs w:val="24"/>
          <w:lang w:val="en-IN" w:eastAsia="en-IN"/>
        </w:rPr>
        <w:t>bcode</w:t>
      </w:r>
      <w:proofErr w:type="spellEnd"/>
      <w:r w:rsidRPr="005D5956">
        <w:rPr>
          <w:rFonts w:ascii="Times New Roman" w:hAnsi="Times New Roman"/>
          <w:sz w:val="24"/>
          <w:szCs w:val="24"/>
          <w:lang w:val="en-IN" w:eastAsia="en-IN"/>
        </w:rPr>
        <w:t xml:space="preserve">, name, innings,  </w:t>
      </w:r>
      <w:r w:rsidRPr="005D5956">
        <w:rPr>
          <w:rFonts w:ascii="Times New Roman" w:hAnsi="Times New Roman"/>
          <w:sz w:val="24"/>
          <w:szCs w:val="24"/>
          <w:lang w:val="en-IN" w:eastAsia="en-IN"/>
        </w:rPr>
        <w:br/>
        <w:t xml:space="preserve"> </w:t>
      </w:r>
      <w:r w:rsidRPr="005D5956">
        <w:rPr>
          <w:rFonts w:ascii="Times New Roman" w:hAnsi="Times New Roman"/>
          <w:sz w:val="24"/>
          <w:szCs w:val="24"/>
          <w:lang w:val="en-IN" w:eastAsia="en-IN"/>
        </w:rPr>
        <w:tab/>
      </w:r>
      <w:proofErr w:type="spellStart"/>
      <w:r w:rsidRPr="005D5956">
        <w:rPr>
          <w:rFonts w:ascii="Times New Roman" w:hAnsi="Times New Roman"/>
          <w:sz w:val="24"/>
          <w:szCs w:val="24"/>
          <w:lang w:val="en-IN" w:eastAsia="en-IN"/>
        </w:rPr>
        <w:t>notout</w:t>
      </w:r>
      <w:proofErr w:type="spellEnd"/>
      <w:r w:rsidRPr="005D5956">
        <w:rPr>
          <w:rFonts w:ascii="Times New Roman" w:hAnsi="Times New Roman"/>
          <w:sz w:val="24"/>
          <w:szCs w:val="24"/>
          <w:lang w:val="en-IN" w:eastAsia="en-IN"/>
        </w:rPr>
        <w:t xml:space="preserve"> and invoke the function </w:t>
      </w:r>
      <w:proofErr w:type="spellStart"/>
      <w:r w:rsidRPr="005D5956">
        <w:rPr>
          <w:rFonts w:ascii="Times New Roman" w:hAnsi="Times New Roman"/>
          <w:sz w:val="24"/>
          <w:szCs w:val="24"/>
          <w:lang w:val="en-IN" w:eastAsia="en-IN"/>
        </w:rPr>
        <w:t>calcavg</w:t>
      </w:r>
      <w:proofErr w:type="spellEnd"/>
      <w:r w:rsidRPr="005D5956">
        <w:rPr>
          <w:rFonts w:ascii="Times New Roman" w:hAnsi="Times New Roman"/>
          <w:sz w:val="24"/>
          <w:szCs w:val="24"/>
          <w:lang w:val="en-IN" w:eastAsia="en-IN"/>
        </w:rPr>
        <w:t>()</w:t>
      </w:r>
      <w:r w:rsidRPr="005D5956">
        <w:rPr>
          <w:rFonts w:ascii="Times New Roman" w:hAnsi="Times New Roman"/>
          <w:sz w:val="24"/>
          <w:szCs w:val="24"/>
          <w:lang w:val="en-IN" w:eastAsia="en-IN"/>
        </w:rPr>
        <w:br/>
      </w:r>
      <w:proofErr w:type="spellStart"/>
      <w:r w:rsidRPr="005D5956">
        <w:rPr>
          <w:rFonts w:ascii="Times New Roman" w:hAnsi="Times New Roman"/>
          <w:sz w:val="24"/>
          <w:szCs w:val="24"/>
          <w:lang w:val="en-IN" w:eastAsia="en-IN"/>
        </w:rPr>
        <w:t>displaydata</w:t>
      </w:r>
      <w:proofErr w:type="spellEnd"/>
      <w:r w:rsidRPr="005D5956">
        <w:rPr>
          <w:rFonts w:ascii="Times New Roman" w:hAnsi="Times New Roman"/>
          <w:sz w:val="24"/>
          <w:szCs w:val="24"/>
          <w:lang w:val="en-IN" w:eastAsia="en-IN"/>
        </w:rPr>
        <w:t>()</w:t>
      </w:r>
      <w:r w:rsidRPr="005D5956">
        <w:rPr>
          <w:rFonts w:ascii="Times New Roman" w:hAnsi="Times New Roman"/>
          <w:sz w:val="24"/>
          <w:szCs w:val="24"/>
          <w:lang w:val="en-IN" w:eastAsia="en-IN"/>
        </w:rPr>
        <w:tab/>
        <w:t>Function to display the data members on the screen.</w:t>
      </w:r>
      <w:hyperlink r:id="rId25" w:history="1">
        <w:r w:rsidRPr="005D5956">
          <w:rPr>
            <w:rFonts w:ascii="Times New Roman" w:hAnsi="Times New Roman"/>
            <w:i/>
            <w:iCs/>
            <w:color w:val="0000FF"/>
            <w:sz w:val="24"/>
            <w:szCs w:val="24"/>
            <w:u w:val="single"/>
            <w:lang w:val="en-IN" w:eastAsia="en-IN"/>
          </w:rPr>
          <w:t xml:space="preserve"> </w:t>
        </w:r>
      </w:hyperlink>
    </w:p>
    <w:p w14:paraId="0639AB91" w14:textId="77777777" w:rsidR="000D4858" w:rsidRPr="005D5956" w:rsidRDefault="000D4858" w:rsidP="005D5956">
      <w:pPr>
        <w:tabs>
          <w:tab w:val="left" w:pos="1417"/>
          <w:tab w:val="left" w:pos="3686"/>
        </w:tabs>
        <w:spacing w:before="100" w:beforeAutospacing="1" w:after="80" w:line="240" w:lineRule="auto"/>
        <w:ind w:left="1418" w:hanging="1418"/>
        <w:jc w:val="both"/>
        <w:rPr>
          <w:rFonts w:ascii="Times New Roman" w:hAnsi="Times New Roman"/>
          <w:sz w:val="24"/>
          <w:szCs w:val="24"/>
          <w:lang w:val="en-IN" w:eastAsia="en-IN"/>
        </w:rPr>
      </w:pPr>
      <w:r w:rsidRPr="005D5956">
        <w:rPr>
          <w:rFonts w:ascii="Times New Roman" w:hAnsi="Times New Roman"/>
          <w:b/>
          <w:bCs/>
          <w:sz w:val="24"/>
          <w:szCs w:val="24"/>
          <w:lang w:val="en-IN" w:eastAsia="en-IN"/>
        </w:rPr>
        <w:t xml:space="preserve">Question 3 </w:t>
      </w:r>
      <w:r w:rsidRPr="005D5956">
        <w:rPr>
          <w:rFonts w:ascii="Times New Roman" w:hAnsi="Times New Roman"/>
          <w:sz w:val="24"/>
          <w:szCs w:val="24"/>
          <w:lang w:val="en-IN" w:eastAsia="en-IN"/>
        </w:rPr>
        <w:tab/>
        <w:t>Define a class TEST in C++ with following description:</w:t>
      </w:r>
      <w:r w:rsidRPr="005D5956">
        <w:rPr>
          <w:rFonts w:ascii="Times New Roman" w:hAnsi="Times New Roman"/>
          <w:sz w:val="24"/>
          <w:szCs w:val="24"/>
          <w:lang w:val="en-IN" w:eastAsia="en-IN"/>
        </w:rPr>
        <w:br/>
      </w:r>
      <w:r w:rsidRPr="005D5956">
        <w:rPr>
          <w:rFonts w:ascii="Times New Roman" w:hAnsi="Times New Roman"/>
          <w:b/>
          <w:bCs/>
          <w:sz w:val="24"/>
          <w:szCs w:val="24"/>
          <w:lang w:val="en-IN" w:eastAsia="en-IN"/>
        </w:rPr>
        <w:t>Private Members</w:t>
      </w:r>
      <w:r w:rsidRPr="005D5956">
        <w:rPr>
          <w:rFonts w:ascii="Times New Roman" w:hAnsi="Times New Roman"/>
          <w:sz w:val="24"/>
          <w:szCs w:val="24"/>
          <w:lang w:val="en-IN" w:eastAsia="en-IN"/>
        </w:rPr>
        <w:br/>
      </w:r>
      <w:proofErr w:type="spellStart"/>
      <w:r w:rsidRPr="005D5956">
        <w:rPr>
          <w:rFonts w:ascii="Times New Roman" w:hAnsi="Times New Roman"/>
          <w:sz w:val="24"/>
          <w:szCs w:val="24"/>
          <w:lang w:val="en-IN" w:eastAsia="en-IN"/>
        </w:rPr>
        <w:t>TestCode</w:t>
      </w:r>
      <w:proofErr w:type="spellEnd"/>
      <w:r w:rsidRPr="005D5956">
        <w:rPr>
          <w:rFonts w:ascii="Times New Roman" w:hAnsi="Times New Roman"/>
          <w:sz w:val="24"/>
          <w:szCs w:val="24"/>
          <w:lang w:val="en-IN" w:eastAsia="en-IN"/>
        </w:rPr>
        <w:t xml:space="preserve"> of type integer</w:t>
      </w:r>
      <w:r w:rsidRPr="005D5956">
        <w:rPr>
          <w:rFonts w:ascii="Times New Roman" w:hAnsi="Times New Roman"/>
          <w:sz w:val="24"/>
          <w:szCs w:val="24"/>
          <w:lang w:val="en-IN" w:eastAsia="en-IN"/>
        </w:rPr>
        <w:br/>
        <w:t>Description of type string</w:t>
      </w:r>
      <w:r w:rsidRPr="005D5956">
        <w:rPr>
          <w:rFonts w:ascii="Times New Roman" w:hAnsi="Times New Roman"/>
          <w:sz w:val="24"/>
          <w:szCs w:val="24"/>
          <w:lang w:val="en-IN" w:eastAsia="en-IN"/>
        </w:rPr>
        <w:br/>
      </w:r>
      <w:proofErr w:type="spellStart"/>
      <w:r w:rsidRPr="005D5956">
        <w:rPr>
          <w:rFonts w:ascii="Times New Roman" w:hAnsi="Times New Roman"/>
          <w:sz w:val="24"/>
          <w:szCs w:val="24"/>
          <w:lang w:val="en-IN" w:eastAsia="en-IN"/>
        </w:rPr>
        <w:t>NoCandidate</w:t>
      </w:r>
      <w:proofErr w:type="spellEnd"/>
      <w:r w:rsidRPr="005D5956">
        <w:rPr>
          <w:rFonts w:ascii="Times New Roman" w:hAnsi="Times New Roman"/>
          <w:sz w:val="24"/>
          <w:szCs w:val="24"/>
          <w:lang w:val="en-IN" w:eastAsia="en-IN"/>
        </w:rPr>
        <w:t xml:space="preserve"> of type integer</w:t>
      </w:r>
      <w:r w:rsidRPr="005D5956">
        <w:rPr>
          <w:rFonts w:ascii="Times New Roman" w:hAnsi="Times New Roman"/>
          <w:sz w:val="24"/>
          <w:szCs w:val="24"/>
          <w:lang w:val="en-IN" w:eastAsia="en-IN"/>
        </w:rPr>
        <w:br/>
      </w:r>
      <w:proofErr w:type="spellStart"/>
      <w:r w:rsidRPr="005D5956">
        <w:rPr>
          <w:rFonts w:ascii="Times New Roman" w:hAnsi="Times New Roman"/>
          <w:sz w:val="24"/>
          <w:szCs w:val="24"/>
          <w:lang w:val="en-IN" w:eastAsia="en-IN"/>
        </w:rPr>
        <w:t>CenterReqd</w:t>
      </w:r>
      <w:proofErr w:type="spellEnd"/>
      <w:r w:rsidRPr="005D5956">
        <w:rPr>
          <w:rFonts w:ascii="Times New Roman" w:hAnsi="Times New Roman"/>
          <w:sz w:val="24"/>
          <w:szCs w:val="24"/>
          <w:lang w:val="en-IN" w:eastAsia="en-IN"/>
        </w:rPr>
        <w:t xml:space="preserve"> (number of </w:t>
      </w:r>
      <w:proofErr w:type="spellStart"/>
      <w:r w:rsidRPr="005D5956">
        <w:rPr>
          <w:rFonts w:ascii="Times New Roman" w:hAnsi="Times New Roman"/>
          <w:sz w:val="24"/>
          <w:szCs w:val="24"/>
          <w:lang w:val="en-IN" w:eastAsia="en-IN"/>
        </w:rPr>
        <w:t>centers</w:t>
      </w:r>
      <w:proofErr w:type="spellEnd"/>
      <w:r w:rsidRPr="005D5956">
        <w:rPr>
          <w:rFonts w:ascii="Times New Roman" w:hAnsi="Times New Roman"/>
          <w:sz w:val="24"/>
          <w:szCs w:val="24"/>
          <w:lang w:val="en-IN" w:eastAsia="en-IN"/>
        </w:rPr>
        <w:t xml:space="preserve"> required) of type integer</w:t>
      </w:r>
      <w:r w:rsidRPr="005D5956">
        <w:rPr>
          <w:rFonts w:ascii="Times New Roman" w:hAnsi="Times New Roman"/>
          <w:sz w:val="24"/>
          <w:szCs w:val="24"/>
          <w:lang w:val="en-IN" w:eastAsia="en-IN"/>
        </w:rPr>
        <w:br/>
        <w:t xml:space="preserve">A member function CALCNTR() to calculate and return the number of </w:t>
      </w:r>
      <w:proofErr w:type="spellStart"/>
      <w:r w:rsidRPr="005D5956">
        <w:rPr>
          <w:rFonts w:ascii="Times New Roman" w:hAnsi="Times New Roman"/>
          <w:sz w:val="24"/>
          <w:szCs w:val="24"/>
          <w:lang w:val="en-IN" w:eastAsia="en-IN"/>
        </w:rPr>
        <w:t>centers</w:t>
      </w:r>
      <w:proofErr w:type="spellEnd"/>
      <w:r w:rsidRPr="005D5956">
        <w:rPr>
          <w:rFonts w:ascii="Times New Roman" w:hAnsi="Times New Roman"/>
          <w:sz w:val="24"/>
          <w:szCs w:val="24"/>
          <w:lang w:val="en-IN" w:eastAsia="en-IN"/>
        </w:rPr>
        <w:t xml:space="preserve"> as</w:t>
      </w:r>
      <w:r w:rsidRPr="005D5956">
        <w:rPr>
          <w:rFonts w:ascii="Times New Roman" w:hAnsi="Times New Roman"/>
          <w:sz w:val="24"/>
          <w:szCs w:val="24"/>
          <w:lang w:val="en-IN" w:eastAsia="en-IN"/>
        </w:rPr>
        <w:br/>
        <w:t>(</w:t>
      </w:r>
      <w:proofErr w:type="spellStart"/>
      <w:r w:rsidRPr="005D5956">
        <w:rPr>
          <w:rFonts w:ascii="Times New Roman" w:hAnsi="Times New Roman"/>
          <w:sz w:val="24"/>
          <w:szCs w:val="24"/>
          <w:lang w:val="en-IN" w:eastAsia="en-IN"/>
        </w:rPr>
        <w:t>NoCandidates</w:t>
      </w:r>
      <w:proofErr w:type="spellEnd"/>
      <w:r w:rsidRPr="005D5956">
        <w:rPr>
          <w:rFonts w:ascii="Times New Roman" w:hAnsi="Times New Roman"/>
          <w:sz w:val="24"/>
          <w:szCs w:val="24"/>
          <w:lang w:val="en-IN" w:eastAsia="en-IN"/>
        </w:rPr>
        <w:t>/100+1)</w:t>
      </w:r>
      <w:r w:rsidRPr="005D5956">
        <w:rPr>
          <w:rFonts w:ascii="Times New Roman" w:hAnsi="Times New Roman"/>
          <w:sz w:val="24"/>
          <w:szCs w:val="24"/>
          <w:lang w:val="en-IN" w:eastAsia="en-IN"/>
        </w:rPr>
        <w:br/>
      </w:r>
      <w:r w:rsidRPr="005D5956">
        <w:rPr>
          <w:rFonts w:ascii="Times New Roman" w:hAnsi="Times New Roman"/>
          <w:b/>
          <w:bCs/>
          <w:sz w:val="24"/>
          <w:szCs w:val="24"/>
          <w:lang w:val="en-IN" w:eastAsia="en-IN"/>
        </w:rPr>
        <w:t>Public Members</w:t>
      </w:r>
      <w:r w:rsidRPr="005D5956">
        <w:rPr>
          <w:rFonts w:ascii="Times New Roman" w:hAnsi="Times New Roman"/>
          <w:sz w:val="24"/>
          <w:szCs w:val="24"/>
          <w:lang w:val="en-IN" w:eastAsia="en-IN"/>
        </w:rPr>
        <w:t xml:space="preserve"> </w:t>
      </w:r>
      <w:r w:rsidRPr="005D5956">
        <w:rPr>
          <w:rFonts w:ascii="Times New Roman" w:hAnsi="Times New Roman"/>
          <w:sz w:val="24"/>
          <w:szCs w:val="24"/>
          <w:lang w:val="en-IN" w:eastAsia="en-IN"/>
        </w:rPr>
        <w:br/>
        <w:t xml:space="preserve">- A function SCHEDULE() to allow user to enter values for </w:t>
      </w:r>
      <w:proofErr w:type="spellStart"/>
      <w:r w:rsidRPr="005D5956">
        <w:rPr>
          <w:rFonts w:ascii="Times New Roman" w:hAnsi="Times New Roman"/>
          <w:sz w:val="24"/>
          <w:szCs w:val="24"/>
          <w:lang w:val="en-IN" w:eastAsia="en-IN"/>
        </w:rPr>
        <w:t>TestCode</w:t>
      </w:r>
      <w:proofErr w:type="spellEnd"/>
      <w:r w:rsidRPr="005D5956">
        <w:rPr>
          <w:rFonts w:ascii="Times New Roman" w:hAnsi="Times New Roman"/>
          <w:sz w:val="24"/>
          <w:szCs w:val="24"/>
          <w:lang w:val="en-IN" w:eastAsia="en-IN"/>
        </w:rPr>
        <w:t xml:space="preserve">, Description, </w:t>
      </w:r>
      <w:proofErr w:type="spellStart"/>
      <w:r w:rsidRPr="005D5956">
        <w:rPr>
          <w:rFonts w:ascii="Times New Roman" w:hAnsi="Times New Roman"/>
          <w:sz w:val="24"/>
          <w:szCs w:val="24"/>
          <w:lang w:val="en-IN" w:eastAsia="en-IN"/>
        </w:rPr>
        <w:t>NoCandidate</w:t>
      </w:r>
      <w:proofErr w:type="spellEnd"/>
      <w:r w:rsidRPr="005D5956">
        <w:rPr>
          <w:rFonts w:ascii="Times New Roman" w:hAnsi="Times New Roman"/>
          <w:sz w:val="24"/>
          <w:szCs w:val="24"/>
          <w:lang w:val="en-IN" w:eastAsia="en-IN"/>
        </w:rPr>
        <w:t xml:space="preserve"> &amp; call function CALCNTR() to calculate the number of Centres</w:t>
      </w:r>
      <w:r w:rsidRPr="005D5956">
        <w:rPr>
          <w:rFonts w:ascii="Times New Roman" w:hAnsi="Times New Roman"/>
          <w:sz w:val="24"/>
          <w:szCs w:val="24"/>
          <w:lang w:val="en-IN" w:eastAsia="en-IN"/>
        </w:rPr>
        <w:br/>
        <w:t>- A function DISPTEST() to allow user to view the content of all the data members</w:t>
      </w:r>
      <w:hyperlink r:id="rId26" w:history="1">
        <w:r w:rsidRPr="005D5956">
          <w:rPr>
            <w:rFonts w:ascii="Times New Roman" w:hAnsi="Times New Roman"/>
            <w:i/>
            <w:iCs/>
            <w:color w:val="0000FF"/>
            <w:sz w:val="24"/>
            <w:szCs w:val="24"/>
            <w:u w:val="single"/>
            <w:lang w:val="en-IN" w:eastAsia="en-IN"/>
          </w:rPr>
          <w:t xml:space="preserve"> </w:t>
        </w:r>
      </w:hyperlink>
    </w:p>
    <w:p w14:paraId="6D7798C3" w14:textId="77777777" w:rsidR="0069479F" w:rsidRPr="005D5956" w:rsidRDefault="008F0BFE" w:rsidP="005D5956">
      <w:pPr>
        <w:widowControl w:val="0"/>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b/>
          <w:color w:val="000000" w:themeColor="text1"/>
          <w:sz w:val="24"/>
          <w:szCs w:val="24"/>
          <w:lang w:val="en"/>
        </w:rPr>
        <w:t xml:space="preserve">Question </w:t>
      </w:r>
      <w:r w:rsidR="003828C7" w:rsidRPr="005D5956">
        <w:rPr>
          <w:rFonts w:ascii="Times New Roman" w:hAnsi="Times New Roman"/>
          <w:b/>
          <w:color w:val="000000" w:themeColor="text1"/>
          <w:sz w:val="24"/>
          <w:szCs w:val="24"/>
          <w:lang w:val="en"/>
        </w:rPr>
        <w:t>4:</w:t>
      </w:r>
      <w:r w:rsidR="003828C7" w:rsidRPr="005D5956">
        <w:rPr>
          <w:rFonts w:ascii="Times New Roman" w:hAnsi="Times New Roman"/>
          <w:bCs/>
          <w:color w:val="000000" w:themeColor="text1"/>
          <w:sz w:val="24"/>
          <w:szCs w:val="24"/>
          <w:lang w:val="en"/>
        </w:rPr>
        <w:t xml:space="preserve"> what</w:t>
      </w:r>
      <w:r w:rsidRPr="005D5956">
        <w:rPr>
          <w:rFonts w:ascii="Times New Roman" w:hAnsi="Times New Roman"/>
          <w:bCs/>
          <w:color w:val="000000" w:themeColor="text1"/>
          <w:sz w:val="24"/>
          <w:szCs w:val="24"/>
          <w:lang w:val="en"/>
        </w:rPr>
        <w:t xml:space="preserve"> is </w:t>
      </w:r>
      <w:r w:rsidR="003828C7" w:rsidRPr="005D5956">
        <w:rPr>
          <w:rFonts w:ascii="Times New Roman" w:hAnsi="Times New Roman"/>
          <w:bCs/>
          <w:color w:val="000000" w:themeColor="text1"/>
          <w:sz w:val="24"/>
          <w:szCs w:val="24"/>
          <w:lang w:val="en"/>
        </w:rPr>
        <w:t>constructor? Explain</w:t>
      </w:r>
      <w:r w:rsidRPr="005D5956">
        <w:rPr>
          <w:rFonts w:ascii="Times New Roman" w:hAnsi="Times New Roman"/>
          <w:bCs/>
          <w:color w:val="000000" w:themeColor="text1"/>
          <w:sz w:val="24"/>
          <w:szCs w:val="24"/>
          <w:lang w:val="en"/>
        </w:rPr>
        <w:t xml:space="preserve"> its types?</w:t>
      </w:r>
    </w:p>
    <w:p w14:paraId="202C6ECC" w14:textId="77777777" w:rsidR="0069479F" w:rsidRPr="005D5956" w:rsidRDefault="0069479F" w:rsidP="005D5956">
      <w:pPr>
        <w:widowControl w:val="0"/>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 xml:space="preserve">1.write a program to declare a class employee having data </w:t>
      </w:r>
      <w:r w:rsidR="003828C7" w:rsidRPr="005D5956">
        <w:rPr>
          <w:rFonts w:ascii="Times New Roman" w:hAnsi="Times New Roman"/>
          <w:sz w:val="24"/>
          <w:szCs w:val="24"/>
          <w:lang w:val="en"/>
        </w:rPr>
        <w:t>members</w:t>
      </w:r>
      <w:r w:rsidRPr="005D5956">
        <w:rPr>
          <w:rFonts w:ascii="Times New Roman" w:hAnsi="Times New Roman"/>
          <w:sz w:val="24"/>
          <w:szCs w:val="24"/>
          <w:lang w:val="en"/>
        </w:rPr>
        <w:t xml:space="preserve"> as name and basic-</w:t>
      </w:r>
      <w:r w:rsidR="003828C7" w:rsidRPr="005D5956">
        <w:rPr>
          <w:rFonts w:ascii="Times New Roman" w:hAnsi="Times New Roman"/>
          <w:sz w:val="24"/>
          <w:szCs w:val="24"/>
          <w:lang w:val="en"/>
        </w:rPr>
        <w:t>salary.</w:t>
      </w:r>
      <w:r w:rsidRPr="005D5956">
        <w:rPr>
          <w:rFonts w:ascii="Times New Roman" w:hAnsi="Times New Roman"/>
          <w:sz w:val="24"/>
          <w:szCs w:val="24"/>
          <w:lang w:val="en"/>
        </w:rPr>
        <w:t xml:space="preserve"> accept the data for2 </w:t>
      </w:r>
      <w:r w:rsidR="003828C7" w:rsidRPr="005D5956">
        <w:rPr>
          <w:rFonts w:ascii="Times New Roman" w:hAnsi="Times New Roman"/>
          <w:sz w:val="24"/>
          <w:szCs w:val="24"/>
          <w:lang w:val="en"/>
        </w:rPr>
        <w:t>employees</w:t>
      </w:r>
      <w:r w:rsidRPr="005D5956">
        <w:rPr>
          <w:rFonts w:ascii="Times New Roman" w:hAnsi="Times New Roman"/>
          <w:sz w:val="24"/>
          <w:szCs w:val="24"/>
          <w:lang w:val="en"/>
        </w:rPr>
        <w:t>.</w:t>
      </w:r>
    </w:p>
    <w:p w14:paraId="63A3489F" w14:textId="77777777" w:rsidR="0069479F" w:rsidRPr="005D5956" w:rsidRDefault="0069479F" w:rsidP="005D5956">
      <w:pPr>
        <w:widowControl w:val="0"/>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2.write a program to declare a class book having data members as title and author accept the for five books and display this accepted data.</w:t>
      </w:r>
    </w:p>
    <w:p w14:paraId="0A25E4AA" w14:textId="77777777" w:rsidR="009B59F0" w:rsidRPr="00583052" w:rsidRDefault="009B59F0" w:rsidP="009B59F0">
      <w:pPr>
        <w:pStyle w:val="Title"/>
        <w:rPr>
          <w:rFonts w:ascii="Times New Roman" w:hAnsi="Times New Roman"/>
          <w:i/>
        </w:rPr>
      </w:pPr>
      <w:r w:rsidRPr="00583052">
        <w:rPr>
          <w:rFonts w:ascii="Times New Roman" w:hAnsi="Times New Roman"/>
        </w:rPr>
        <w:lastRenderedPageBreak/>
        <w:t>Chapter 8: Inheritance.</w:t>
      </w:r>
    </w:p>
    <w:p w14:paraId="6AC20C9F" w14:textId="77777777" w:rsidR="004D6EBA" w:rsidRPr="005D5956" w:rsidRDefault="004D6EBA">
      <w:pPr>
        <w:widowControl w:val="0"/>
        <w:autoSpaceDE w:val="0"/>
        <w:autoSpaceDN w:val="0"/>
        <w:adjustRightInd w:val="0"/>
        <w:spacing w:line="240" w:lineRule="auto"/>
        <w:rPr>
          <w:rFonts w:ascii="Times New Roman" w:hAnsi="Times New Roman"/>
          <w:b/>
          <w:sz w:val="32"/>
          <w:szCs w:val="32"/>
          <w:lang w:val="en"/>
        </w:rPr>
      </w:pPr>
      <w:r w:rsidRPr="005D5956">
        <w:rPr>
          <w:rFonts w:ascii="Times New Roman" w:hAnsi="Times New Roman"/>
          <w:b/>
          <w:bCs/>
          <w:color w:val="FF0000"/>
          <w:sz w:val="32"/>
          <w:szCs w:val="32"/>
          <w:lang w:val="en"/>
        </w:rPr>
        <w:t>Inheritance in C++</w:t>
      </w:r>
      <w:r w:rsidR="00C435C1" w:rsidRPr="005D5956">
        <w:rPr>
          <w:rFonts w:ascii="Times New Roman" w:hAnsi="Times New Roman"/>
          <w:b/>
          <w:bCs/>
          <w:color w:val="FF0000"/>
          <w:sz w:val="32"/>
          <w:szCs w:val="32"/>
          <w:lang w:val="en"/>
        </w:rPr>
        <w:t>:</w:t>
      </w:r>
    </w:p>
    <w:p w14:paraId="316B18D0" w14:textId="77777777" w:rsidR="004D6EBA" w:rsidRPr="005D5956" w:rsidRDefault="00075A92" w:rsidP="005D5956">
      <w:pPr>
        <w:widowControl w:val="0"/>
        <w:autoSpaceDE w:val="0"/>
        <w:autoSpaceDN w:val="0"/>
        <w:adjustRightInd w:val="0"/>
        <w:spacing w:line="240" w:lineRule="auto"/>
        <w:jc w:val="both"/>
        <w:rPr>
          <w:rFonts w:ascii="Times New Roman" w:hAnsi="Times New Roman"/>
          <w:sz w:val="24"/>
          <w:szCs w:val="24"/>
          <w:lang w:val="en"/>
        </w:rPr>
      </w:pPr>
      <w:r w:rsidRPr="00583052">
        <w:rPr>
          <w:rFonts w:ascii="Times New Roman" w:hAnsi="Times New Roman"/>
          <w:sz w:val="28"/>
          <w:szCs w:val="28"/>
          <w:lang w:val="en"/>
        </w:rPr>
        <w:t xml:space="preserve">   </w:t>
      </w:r>
      <w:r w:rsidR="004D6EBA" w:rsidRPr="005D5956">
        <w:rPr>
          <w:rFonts w:ascii="Times New Roman" w:hAnsi="Times New Roman"/>
          <w:sz w:val="24"/>
          <w:szCs w:val="24"/>
          <w:lang w:val="en"/>
        </w:rPr>
        <w:t xml:space="preserve">The process of obtaining the data members and methods from one class to another class is known as inheritance. </w:t>
      </w:r>
    </w:p>
    <w:p w14:paraId="74A3B05C" w14:textId="77777777" w:rsidR="004D6EBA" w:rsidRPr="005D5956" w:rsidRDefault="004D6EBA" w:rsidP="005D5956">
      <w:pPr>
        <w:widowControl w:val="0"/>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Real Life Example:</w:t>
      </w:r>
    </w:p>
    <w:p w14:paraId="46B1C098" w14:textId="77777777" w:rsidR="004D6EBA" w:rsidRPr="005D5956" w:rsidRDefault="00075A92" w:rsidP="005D5956">
      <w:pPr>
        <w:widowControl w:val="0"/>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 xml:space="preserve"> The best example in inheritance is parent child.</w:t>
      </w:r>
    </w:p>
    <w:p w14:paraId="3B5EE355" w14:textId="33409B24" w:rsidR="004D6EBA" w:rsidRPr="005D5956" w:rsidRDefault="000A5040" w:rsidP="005D5956">
      <w:pPr>
        <w:widowControl w:val="0"/>
        <w:autoSpaceDE w:val="0"/>
        <w:autoSpaceDN w:val="0"/>
        <w:adjustRightInd w:val="0"/>
        <w:spacing w:line="240" w:lineRule="auto"/>
        <w:jc w:val="center"/>
        <w:rPr>
          <w:rFonts w:ascii="Times New Roman" w:hAnsi="Times New Roman"/>
          <w:sz w:val="28"/>
          <w:szCs w:val="28"/>
          <w:cs/>
          <w:lang w:val="en"/>
        </w:rPr>
      </w:pPr>
      <w:r w:rsidRPr="00583052">
        <w:rPr>
          <w:rFonts w:ascii="Times New Roman" w:hAnsi="Times New Roman"/>
          <w:noProof/>
          <w:lang w:val="en-IN" w:eastAsia="en-IN"/>
        </w:rPr>
        <mc:AlternateContent>
          <mc:Choice Requires="wps">
            <w:drawing>
              <wp:anchor distT="0" distB="0" distL="114300" distR="114300" simplePos="0" relativeHeight="251653120" behindDoc="0" locked="0" layoutInCell="1" allowOverlap="1" wp14:anchorId="013F6C85" wp14:editId="7932D16D">
                <wp:simplePos x="0" y="0"/>
                <wp:positionH relativeFrom="column">
                  <wp:posOffset>4229100</wp:posOffset>
                </wp:positionH>
                <wp:positionV relativeFrom="paragraph">
                  <wp:posOffset>2480945</wp:posOffset>
                </wp:positionV>
                <wp:extent cx="857250" cy="247650"/>
                <wp:effectExtent l="0" t="635" r="0" b="0"/>
                <wp:wrapNone/>
                <wp:docPr id="2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6F4894" id="Rectangle 11" o:spid="_x0000_s1026" style="position:absolute;margin-left:333pt;margin-top:195.35pt;width:67.5pt;height:19.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" stroked="f"/>
            </w:pict>
          </mc:Fallback>
        </mc:AlternateContent>
      </w:r>
      <w:r w:rsidR="00972C73" w:rsidRPr="00583052">
        <w:rPr>
          <w:rFonts w:ascii="Times New Roman" w:hAnsi="Times New Roman"/>
          <w:noProof/>
          <w:sz w:val="28"/>
          <w:szCs w:val="28"/>
          <w:lang w:val="en-IN" w:eastAsia="en-IN"/>
        </w:rPr>
        <w:drawing>
          <wp:inline distT="0" distB="0" distL="0" distR="0" wp14:anchorId="2D993BC2" wp14:editId="47F59421">
            <wp:extent cx="4175125" cy="1830070"/>
            <wp:effectExtent l="323850" t="381000" r="358775" b="379730"/>
            <wp:docPr id="1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27"/>
                    <a:srcRect/>
                    <a:stretch>
                      <a:fillRect/>
                    </a:stretch>
                  </pic:blipFill>
                  <pic:spPr bwMode="auto">
                    <a:xfrm>
                      <a:off x="0" y="0"/>
                      <a:ext cx="4175125" cy="183007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4243FE95" w14:textId="77777777" w:rsidR="004D6EBA" w:rsidRPr="005D5956" w:rsidRDefault="004D6EBA">
      <w:pPr>
        <w:widowControl w:val="0"/>
        <w:autoSpaceDE w:val="0"/>
        <w:autoSpaceDN w:val="0"/>
        <w:adjustRightInd w:val="0"/>
        <w:spacing w:line="240" w:lineRule="auto"/>
        <w:rPr>
          <w:rFonts w:ascii="Times New Roman" w:hAnsi="Times New Roman"/>
          <w:b/>
          <w:bCs/>
          <w:sz w:val="24"/>
          <w:szCs w:val="24"/>
          <w:lang w:val="en"/>
        </w:rPr>
      </w:pPr>
      <w:r w:rsidRPr="005D5956">
        <w:rPr>
          <w:rFonts w:ascii="Times New Roman" w:hAnsi="Times New Roman"/>
          <w:b/>
          <w:bCs/>
          <w:sz w:val="24"/>
          <w:szCs w:val="24"/>
          <w:lang w:val="en"/>
        </w:rPr>
        <w:t>Syntax</w:t>
      </w:r>
      <w:r w:rsidR="00C435C1" w:rsidRPr="005D5956">
        <w:rPr>
          <w:rFonts w:ascii="Times New Roman" w:hAnsi="Times New Roman"/>
          <w:b/>
          <w:bCs/>
          <w:sz w:val="24"/>
          <w:szCs w:val="24"/>
          <w:lang w:val="en"/>
        </w:rPr>
        <w:t>:</w:t>
      </w:r>
    </w:p>
    <w:p w14:paraId="458A77A4" w14:textId="77777777" w:rsidR="004D6EBA" w:rsidRPr="005D5956" w:rsidRDefault="004D6EBA">
      <w:pPr>
        <w:widowControl w:val="0"/>
        <w:autoSpaceDE w:val="0"/>
        <w:autoSpaceDN w:val="0"/>
        <w:adjustRightInd w:val="0"/>
        <w:spacing w:line="240" w:lineRule="auto"/>
        <w:rPr>
          <w:rFonts w:ascii="Times New Roman" w:hAnsi="Times New Roman"/>
          <w:sz w:val="24"/>
          <w:szCs w:val="24"/>
          <w:lang w:val="en"/>
        </w:rPr>
      </w:pPr>
      <w:r w:rsidRPr="005D5956">
        <w:rPr>
          <w:rFonts w:ascii="Times New Roman" w:hAnsi="Times New Roman"/>
          <w:sz w:val="24"/>
          <w:szCs w:val="24"/>
          <w:lang w:val="en"/>
        </w:rPr>
        <w:t xml:space="preserve">class </w:t>
      </w:r>
      <w:r w:rsidR="00923D6E" w:rsidRPr="005D5956">
        <w:rPr>
          <w:rFonts w:ascii="Times New Roman" w:hAnsi="Times New Roman"/>
          <w:sz w:val="24"/>
          <w:szCs w:val="24"/>
          <w:lang w:val="en"/>
        </w:rPr>
        <w:t>subclass name:</w:t>
      </w:r>
      <w:r w:rsidRPr="005D5956">
        <w:rPr>
          <w:rFonts w:ascii="Times New Roman" w:hAnsi="Times New Roman"/>
          <w:sz w:val="24"/>
          <w:szCs w:val="24"/>
          <w:lang w:val="en"/>
        </w:rPr>
        <w:t xml:space="preserve"> </w:t>
      </w:r>
      <w:r w:rsidR="00923D6E" w:rsidRPr="005D5956">
        <w:rPr>
          <w:rFonts w:ascii="Times New Roman" w:hAnsi="Times New Roman"/>
          <w:sz w:val="24"/>
          <w:szCs w:val="24"/>
          <w:lang w:val="en"/>
        </w:rPr>
        <w:t>superclass name</w:t>
      </w:r>
      <w:r w:rsidRPr="005D5956">
        <w:rPr>
          <w:rFonts w:ascii="Times New Roman" w:hAnsi="Times New Roman"/>
          <w:sz w:val="24"/>
          <w:szCs w:val="24"/>
          <w:lang w:val="en"/>
        </w:rPr>
        <w:t xml:space="preserve">  </w:t>
      </w:r>
    </w:p>
    <w:p w14:paraId="6C1C9C6D" w14:textId="77777777" w:rsidR="004D6EBA" w:rsidRPr="005D5956" w:rsidRDefault="004D6EBA">
      <w:pPr>
        <w:widowControl w:val="0"/>
        <w:autoSpaceDE w:val="0"/>
        <w:autoSpaceDN w:val="0"/>
        <w:adjustRightInd w:val="0"/>
        <w:spacing w:line="240" w:lineRule="auto"/>
        <w:rPr>
          <w:rFonts w:ascii="Times New Roman" w:hAnsi="Times New Roman"/>
          <w:sz w:val="24"/>
          <w:szCs w:val="24"/>
          <w:lang w:val="en"/>
        </w:rPr>
      </w:pPr>
      <w:r w:rsidRPr="005D5956">
        <w:rPr>
          <w:rFonts w:ascii="Times New Roman" w:hAnsi="Times New Roman"/>
          <w:sz w:val="24"/>
          <w:szCs w:val="24"/>
          <w:lang w:val="en"/>
        </w:rPr>
        <w:t xml:space="preserve">{  </w:t>
      </w:r>
    </w:p>
    <w:p w14:paraId="20A9F73D" w14:textId="77777777" w:rsidR="004D6EBA" w:rsidRPr="005D5956" w:rsidRDefault="004D6EBA">
      <w:pPr>
        <w:widowControl w:val="0"/>
        <w:autoSpaceDE w:val="0"/>
        <w:autoSpaceDN w:val="0"/>
        <w:adjustRightInd w:val="0"/>
        <w:spacing w:line="240" w:lineRule="auto"/>
        <w:rPr>
          <w:rFonts w:ascii="Times New Roman" w:hAnsi="Times New Roman"/>
          <w:sz w:val="24"/>
          <w:szCs w:val="24"/>
          <w:lang w:val="en"/>
        </w:rPr>
      </w:pPr>
      <w:r w:rsidRPr="005D5956">
        <w:rPr>
          <w:rFonts w:ascii="Times New Roman" w:hAnsi="Times New Roman"/>
          <w:sz w:val="24"/>
          <w:szCs w:val="24"/>
          <w:lang w:val="en"/>
        </w:rPr>
        <w:t xml:space="preserve">    // data members</w:t>
      </w:r>
    </w:p>
    <w:p w14:paraId="337E9988" w14:textId="77777777" w:rsidR="004D6EBA" w:rsidRPr="005D5956" w:rsidRDefault="004D6EBA">
      <w:pPr>
        <w:widowControl w:val="0"/>
        <w:autoSpaceDE w:val="0"/>
        <w:autoSpaceDN w:val="0"/>
        <w:adjustRightInd w:val="0"/>
        <w:spacing w:line="240" w:lineRule="auto"/>
        <w:rPr>
          <w:rFonts w:ascii="Times New Roman" w:hAnsi="Times New Roman"/>
          <w:sz w:val="24"/>
          <w:szCs w:val="24"/>
          <w:lang w:val="en"/>
        </w:rPr>
      </w:pPr>
      <w:r w:rsidRPr="005D5956">
        <w:rPr>
          <w:rFonts w:ascii="Times New Roman" w:hAnsi="Times New Roman"/>
          <w:sz w:val="24"/>
          <w:szCs w:val="24"/>
          <w:lang w:val="en"/>
        </w:rPr>
        <w:t xml:space="preserve">   // methods  </w:t>
      </w:r>
    </w:p>
    <w:p w14:paraId="69FB4370" w14:textId="039818C4" w:rsidR="00A109D9" w:rsidRPr="005D5956" w:rsidRDefault="004D6EBA">
      <w:pPr>
        <w:widowControl w:val="0"/>
        <w:autoSpaceDE w:val="0"/>
        <w:autoSpaceDN w:val="0"/>
        <w:adjustRightInd w:val="0"/>
        <w:spacing w:line="240" w:lineRule="auto"/>
        <w:rPr>
          <w:rFonts w:ascii="Times New Roman" w:hAnsi="Times New Roman"/>
          <w:sz w:val="24"/>
          <w:szCs w:val="24"/>
          <w:lang w:val="en"/>
        </w:rPr>
      </w:pPr>
      <w:r w:rsidRPr="005D5956">
        <w:rPr>
          <w:rFonts w:ascii="Times New Roman" w:hAnsi="Times New Roman"/>
          <w:sz w:val="24"/>
          <w:szCs w:val="24"/>
          <w:lang w:val="en"/>
        </w:rPr>
        <w:t xml:space="preserve">}  </w:t>
      </w:r>
    </w:p>
    <w:p w14:paraId="675700B8" w14:textId="77777777" w:rsidR="004D6EBA" w:rsidRPr="005D5956" w:rsidRDefault="004D6EBA">
      <w:pPr>
        <w:widowControl w:val="0"/>
        <w:autoSpaceDE w:val="0"/>
        <w:autoSpaceDN w:val="0"/>
        <w:adjustRightInd w:val="0"/>
        <w:spacing w:line="240" w:lineRule="auto"/>
        <w:rPr>
          <w:rFonts w:ascii="Times New Roman" w:hAnsi="Times New Roman"/>
          <w:sz w:val="24"/>
          <w:szCs w:val="24"/>
          <w:lang w:val="en"/>
        </w:rPr>
      </w:pPr>
      <w:r w:rsidRPr="005D5956">
        <w:rPr>
          <w:rFonts w:ascii="Times New Roman" w:hAnsi="Times New Roman"/>
          <w:b/>
          <w:bCs/>
          <w:sz w:val="24"/>
          <w:szCs w:val="24"/>
          <w:lang w:val="en"/>
        </w:rPr>
        <w:t>Advantage of inheritance</w:t>
      </w:r>
    </w:p>
    <w:p w14:paraId="0FC3754E" w14:textId="77777777" w:rsidR="004D6EBA" w:rsidRPr="005D5956" w:rsidRDefault="004D6EBA" w:rsidP="002A1C94">
      <w:pPr>
        <w:widowControl w:val="0"/>
        <w:numPr>
          <w:ilvl w:val="0"/>
          <w:numId w:val="1"/>
        </w:numPr>
        <w:autoSpaceDE w:val="0"/>
        <w:autoSpaceDN w:val="0"/>
        <w:adjustRightInd w:val="0"/>
        <w:spacing w:line="240" w:lineRule="auto"/>
        <w:ind w:left="720" w:hanging="360"/>
        <w:rPr>
          <w:rFonts w:ascii="Times New Roman" w:hAnsi="Times New Roman"/>
          <w:sz w:val="24"/>
          <w:szCs w:val="24"/>
          <w:lang w:val="en"/>
        </w:rPr>
      </w:pPr>
      <w:r w:rsidRPr="005D5956">
        <w:rPr>
          <w:rFonts w:ascii="Times New Roman" w:hAnsi="Times New Roman"/>
          <w:sz w:val="24"/>
          <w:szCs w:val="24"/>
          <w:lang w:val="en"/>
        </w:rPr>
        <w:t xml:space="preserve">    Application development time is less.</w:t>
      </w:r>
    </w:p>
    <w:p w14:paraId="5877D85F" w14:textId="77777777" w:rsidR="004D6EBA" w:rsidRPr="005D5956" w:rsidRDefault="004D6EBA" w:rsidP="002A1C94">
      <w:pPr>
        <w:widowControl w:val="0"/>
        <w:numPr>
          <w:ilvl w:val="0"/>
          <w:numId w:val="1"/>
        </w:numPr>
        <w:autoSpaceDE w:val="0"/>
        <w:autoSpaceDN w:val="0"/>
        <w:adjustRightInd w:val="0"/>
        <w:spacing w:line="240" w:lineRule="auto"/>
        <w:ind w:left="720" w:hanging="360"/>
        <w:rPr>
          <w:rFonts w:ascii="Times New Roman" w:hAnsi="Times New Roman"/>
          <w:sz w:val="24"/>
          <w:szCs w:val="24"/>
          <w:lang w:val="en"/>
        </w:rPr>
      </w:pPr>
      <w:r w:rsidRPr="005D5956">
        <w:rPr>
          <w:rFonts w:ascii="Times New Roman" w:hAnsi="Times New Roman"/>
          <w:sz w:val="24"/>
          <w:szCs w:val="24"/>
          <w:lang w:val="en"/>
        </w:rPr>
        <w:t xml:space="preserve">    </w:t>
      </w:r>
      <w:r w:rsidR="0014474C" w:rsidRPr="005D5956">
        <w:rPr>
          <w:rFonts w:ascii="Times New Roman" w:hAnsi="Times New Roman"/>
          <w:sz w:val="24"/>
          <w:szCs w:val="24"/>
          <w:lang w:val="en"/>
        </w:rPr>
        <w:t>Application takes</w:t>
      </w:r>
      <w:r w:rsidRPr="005D5956">
        <w:rPr>
          <w:rFonts w:ascii="Times New Roman" w:hAnsi="Times New Roman"/>
          <w:sz w:val="24"/>
          <w:szCs w:val="24"/>
          <w:lang w:val="en"/>
        </w:rPr>
        <w:t xml:space="preserve"> less memory.</w:t>
      </w:r>
    </w:p>
    <w:p w14:paraId="08B4A6B5" w14:textId="77777777" w:rsidR="004D6EBA" w:rsidRPr="005D5956" w:rsidRDefault="004D6EBA" w:rsidP="002A1C94">
      <w:pPr>
        <w:widowControl w:val="0"/>
        <w:numPr>
          <w:ilvl w:val="0"/>
          <w:numId w:val="1"/>
        </w:numPr>
        <w:autoSpaceDE w:val="0"/>
        <w:autoSpaceDN w:val="0"/>
        <w:adjustRightInd w:val="0"/>
        <w:spacing w:line="240" w:lineRule="auto"/>
        <w:ind w:left="720" w:hanging="360"/>
        <w:rPr>
          <w:rFonts w:ascii="Times New Roman" w:hAnsi="Times New Roman"/>
          <w:sz w:val="24"/>
          <w:szCs w:val="24"/>
          <w:lang w:val="en"/>
        </w:rPr>
      </w:pPr>
      <w:r w:rsidRPr="005D5956">
        <w:rPr>
          <w:rFonts w:ascii="Times New Roman" w:hAnsi="Times New Roman"/>
          <w:sz w:val="24"/>
          <w:szCs w:val="24"/>
          <w:lang w:val="en"/>
        </w:rPr>
        <w:t xml:space="preserve">    Application execution time is less.</w:t>
      </w:r>
    </w:p>
    <w:p w14:paraId="156C1A57" w14:textId="77777777" w:rsidR="004D6EBA" w:rsidRPr="005D5956" w:rsidRDefault="004D6EBA" w:rsidP="002A1C94">
      <w:pPr>
        <w:widowControl w:val="0"/>
        <w:numPr>
          <w:ilvl w:val="0"/>
          <w:numId w:val="1"/>
        </w:numPr>
        <w:autoSpaceDE w:val="0"/>
        <w:autoSpaceDN w:val="0"/>
        <w:adjustRightInd w:val="0"/>
        <w:spacing w:line="240" w:lineRule="auto"/>
        <w:ind w:left="720" w:hanging="360"/>
        <w:rPr>
          <w:rFonts w:ascii="Times New Roman" w:hAnsi="Times New Roman"/>
          <w:sz w:val="24"/>
          <w:szCs w:val="24"/>
          <w:lang w:val="en"/>
        </w:rPr>
      </w:pPr>
      <w:r w:rsidRPr="005D5956">
        <w:rPr>
          <w:rFonts w:ascii="Times New Roman" w:hAnsi="Times New Roman"/>
          <w:sz w:val="24"/>
          <w:szCs w:val="24"/>
          <w:lang w:val="en"/>
        </w:rPr>
        <w:t xml:space="preserve">    Application performance is </w:t>
      </w:r>
      <w:r w:rsidR="0014474C" w:rsidRPr="005D5956">
        <w:rPr>
          <w:rFonts w:ascii="Times New Roman" w:hAnsi="Times New Roman"/>
          <w:sz w:val="24"/>
          <w:szCs w:val="24"/>
          <w:lang w:val="en"/>
        </w:rPr>
        <w:t>enhancing</w:t>
      </w:r>
      <w:r w:rsidRPr="005D5956">
        <w:rPr>
          <w:rFonts w:ascii="Times New Roman" w:hAnsi="Times New Roman"/>
          <w:sz w:val="24"/>
          <w:szCs w:val="24"/>
          <w:lang w:val="en"/>
        </w:rPr>
        <w:t xml:space="preserve"> (improved).</w:t>
      </w:r>
    </w:p>
    <w:p w14:paraId="6F3B3200" w14:textId="77777777" w:rsidR="004D6EBA" w:rsidRPr="005D5956" w:rsidRDefault="004D6EBA" w:rsidP="002A1C94">
      <w:pPr>
        <w:widowControl w:val="0"/>
        <w:numPr>
          <w:ilvl w:val="0"/>
          <w:numId w:val="1"/>
        </w:numPr>
        <w:autoSpaceDE w:val="0"/>
        <w:autoSpaceDN w:val="0"/>
        <w:adjustRightInd w:val="0"/>
        <w:spacing w:line="240" w:lineRule="auto"/>
        <w:ind w:left="720" w:hanging="360"/>
        <w:rPr>
          <w:rFonts w:ascii="Times New Roman" w:hAnsi="Times New Roman"/>
          <w:sz w:val="24"/>
          <w:szCs w:val="24"/>
          <w:lang w:val="en"/>
        </w:rPr>
      </w:pPr>
      <w:r w:rsidRPr="005D5956">
        <w:rPr>
          <w:rFonts w:ascii="Times New Roman" w:hAnsi="Times New Roman"/>
          <w:sz w:val="24"/>
          <w:szCs w:val="24"/>
          <w:lang w:val="en"/>
        </w:rPr>
        <w:t xml:space="preserve">    Redundancy (repetition) of the code is reduced or minimized so that we get consistence results and less storage cost.</w:t>
      </w:r>
    </w:p>
    <w:p w14:paraId="3A781B51" w14:textId="77777777" w:rsidR="005D5956" w:rsidRDefault="005D5956">
      <w:pPr>
        <w:widowControl w:val="0"/>
        <w:autoSpaceDE w:val="0"/>
        <w:autoSpaceDN w:val="0"/>
        <w:adjustRightInd w:val="0"/>
        <w:spacing w:line="240" w:lineRule="auto"/>
        <w:rPr>
          <w:rFonts w:ascii="Times New Roman" w:hAnsi="Times New Roman"/>
          <w:sz w:val="24"/>
          <w:szCs w:val="24"/>
          <w:lang w:val="en"/>
        </w:rPr>
      </w:pPr>
    </w:p>
    <w:p w14:paraId="3374272D" w14:textId="7CFABED6" w:rsidR="004D6EBA" w:rsidRPr="005D5956" w:rsidRDefault="00B514DA">
      <w:pPr>
        <w:widowControl w:val="0"/>
        <w:autoSpaceDE w:val="0"/>
        <w:autoSpaceDN w:val="0"/>
        <w:adjustRightInd w:val="0"/>
        <w:spacing w:line="240" w:lineRule="auto"/>
        <w:rPr>
          <w:rFonts w:ascii="Times New Roman" w:hAnsi="Times New Roman"/>
          <w:sz w:val="24"/>
          <w:szCs w:val="24"/>
          <w:lang w:val="en"/>
        </w:rPr>
      </w:pPr>
      <w:r w:rsidRPr="005D5956">
        <w:rPr>
          <w:rFonts w:ascii="Times New Roman" w:hAnsi="Times New Roman"/>
          <w:b/>
          <w:bCs/>
          <w:sz w:val="24"/>
          <w:szCs w:val="24"/>
          <w:lang w:val="en"/>
        </w:rPr>
        <w:lastRenderedPageBreak/>
        <w:t>T</w:t>
      </w:r>
      <w:r w:rsidR="004D6EBA" w:rsidRPr="005D5956">
        <w:rPr>
          <w:rFonts w:ascii="Times New Roman" w:hAnsi="Times New Roman"/>
          <w:b/>
          <w:bCs/>
          <w:sz w:val="24"/>
          <w:szCs w:val="24"/>
          <w:lang w:val="en"/>
        </w:rPr>
        <w:t>y</w:t>
      </w:r>
      <w:r w:rsidRPr="005D5956">
        <w:rPr>
          <w:rFonts w:ascii="Times New Roman" w:hAnsi="Times New Roman"/>
          <w:b/>
          <w:bCs/>
          <w:sz w:val="24"/>
          <w:szCs w:val="24"/>
          <w:lang w:val="en"/>
        </w:rPr>
        <w:t>p</w:t>
      </w:r>
      <w:r w:rsidR="004D6EBA" w:rsidRPr="005D5956">
        <w:rPr>
          <w:rFonts w:ascii="Times New Roman" w:hAnsi="Times New Roman"/>
          <w:b/>
          <w:bCs/>
          <w:sz w:val="24"/>
          <w:szCs w:val="24"/>
          <w:lang w:val="en"/>
        </w:rPr>
        <w:t>es of Inheritance</w:t>
      </w:r>
      <w:r w:rsidR="00C435C1" w:rsidRPr="005D5956">
        <w:rPr>
          <w:rFonts w:ascii="Times New Roman" w:hAnsi="Times New Roman"/>
          <w:b/>
          <w:bCs/>
          <w:sz w:val="24"/>
          <w:szCs w:val="24"/>
          <w:lang w:val="en"/>
        </w:rPr>
        <w:t>:</w:t>
      </w:r>
    </w:p>
    <w:p w14:paraId="0A0FA6CB" w14:textId="77777777" w:rsidR="004D6EBA" w:rsidRPr="005D5956" w:rsidRDefault="004D6EBA" w:rsidP="005D5956">
      <w:pPr>
        <w:widowControl w:val="0"/>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 xml:space="preserve">Based on number of ways inheriting the feature of base class into derived class it </w:t>
      </w:r>
      <w:r w:rsidR="00923D6E" w:rsidRPr="005D5956">
        <w:rPr>
          <w:rFonts w:ascii="Times New Roman" w:hAnsi="Times New Roman"/>
          <w:sz w:val="24"/>
          <w:szCs w:val="24"/>
          <w:lang w:val="en"/>
        </w:rPr>
        <w:t>has</w:t>
      </w:r>
      <w:r w:rsidRPr="005D5956">
        <w:rPr>
          <w:rFonts w:ascii="Times New Roman" w:hAnsi="Times New Roman"/>
          <w:sz w:val="24"/>
          <w:szCs w:val="24"/>
          <w:lang w:val="en"/>
        </w:rPr>
        <w:t xml:space="preserve"> five types they are:</w:t>
      </w:r>
    </w:p>
    <w:p w14:paraId="157E6B20" w14:textId="77777777" w:rsidR="004D6EBA" w:rsidRPr="005D5956" w:rsidRDefault="004D6EBA" w:rsidP="005D5956">
      <w:pPr>
        <w:widowControl w:val="0"/>
        <w:numPr>
          <w:ilvl w:val="0"/>
          <w:numId w:val="7"/>
        </w:numPr>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Single inheritance</w:t>
      </w:r>
    </w:p>
    <w:p w14:paraId="2DE07900" w14:textId="77777777" w:rsidR="004D6EBA" w:rsidRPr="005D5956" w:rsidRDefault="004D6EBA" w:rsidP="005D5956">
      <w:pPr>
        <w:widowControl w:val="0"/>
        <w:numPr>
          <w:ilvl w:val="0"/>
          <w:numId w:val="7"/>
        </w:numPr>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Multiple inheritance</w:t>
      </w:r>
    </w:p>
    <w:p w14:paraId="178ECEB1" w14:textId="77777777" w:rsidR="004D6EBA" w:rsidRPr="005D5956" w:rsidRDefault="004D6EBA" w:rsidP="005D5956">
      <w:pPr>
        <w:widowControl w:val="0"/>
        <w:numPr>
          <w:ilvl w:val="0"/>
          <w:numId w:val="7"/>
        </w:numPr>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Hierarchical inheritance</w:t>
      </w:r>
    </w:p>
    <w:p w14:paraId="5C9C2009" w14:textId="77777777" w:rsidR="004D6EBA" w:rsidRPr="005D5956" w:rsidRDefault="00CD51A0" w:rsidP="005D5956">
      <w:pPr>
        <w:widowControl w:val="0"/>
        <w:numPr>
          <w:ilvl w:val="0"/>
          <w:numId w:val="7"/>
        </w:numPr>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Multi</w:t>
      </w:r>
      <w:r w:rsidR="005256D8" w:rsidRPr="005D5956">
        <w:rPr>
          <w:rFonts w:ascii="Times New Roman" w:hAnsi="Times New Roman"/>
          <w:sz w:val="24"/>
          <w:szCs w:val="24"/>
          <w:lang w:val="en-IN" w:bidi="hi-IN"/>
        </w:rPr>
        <w:t>level</w:t>
      </w:r>
      <w:r w:rsidR="004D6EBA" w:rsidRPr="005D5956">
        <w:rPr>
          <w:rFonts w:ascii="Times New Roman" w:hAnsi="Times New Roman"/>
          <w:sz w:val="24"/>
          <w:szCs w:val="24"/>
          <w:lang w:val="en"/>
        </w:rPr>
        <w:t xml:space="preserve"> inheritance</w:t>
      </w:r>
    </w:p>
    <w:p w14:paraId="3241FEA3" w14:textId="76F74FBD" w:rsidR="009B59F0" w:rsidRDefault="004D6EBA" w:rsidP="009B59F0">
      <w:pPr>
        <w:widowControl w:val="0"/>
        <w:numPr>
          <w:ilvl w:val="0"/>
          <w:numId w:val="7"/>
        </w:numPr>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Hybrid inheritance</w:t>
      </w:r>
      <w:r w:rsidR="0014474C" w:rsidRPr="005D5956">
        <w:rPr>
          <w:rFonts w:ascii="Times New Roman" w:hAnsi="Times New Roman"/>
          <w:sz w:val="24"/>
          <w:szCs w:val="24"/>
          <w:lang w:val="en"/>
        </w:rPr>
        <w:t>.</w:t>
      </w:r>
    </w:p>
    <w:p w14:paraId="06368B24" w14:textId="77777777" w:rsidR="005D5956" w:rsidRPr="005D5956" w:rsidRDefault="005D5956" w:rsidP="005D5956">
      <w:pPr>
        <w:widowControl w:val="0"/>
        <w:autoSpaceDE w:val="0"/>
        <w:autoSpaceDN w:val="0"/>
        <w:adjustRightInd w:val="0"/>
        <w:spacing w:line="240" w:lineRule="auto"/>
        <w:ind w:left="720"/>
        <w:jc w:val="both"/>
        <w:rPr>
          <w:rFonts w:ascii="Times New Roman" w:hAnsi="Times New Roman"/>
          <w:sz w:val="24"/>
          <w:szCs w:val="24"/>
          <w:lang w:val="en"/>
        </w:rPr>
      </w:pPr>
    </w:p>
    <w:p w14:paraId="28D28FFA" w14:textId="77777777" w:rsidR="00C67DED" w:rsidRPr="005D5956" w:rsidRDefault="00C67DED" w:rsidP="005D5956">
      <w:pPr>
        <w:pStyle w:val="Heading3"/>
        <w:shd w:val="clear" w:color="auto" w:fill="FFFFFF"/>
        <w:spacing w:before="0" w:after="240"/>
        <w:jc w:val="left"/>
        <w:rPr>
          <w:rFonts w:ascii="Times New Roman" w:hAnsi="Times New Roman"/>
          <w:b/>
          <w:bCs/>
          <w:color w:val="000000"/>
        </w:rPr>
      </w:pPr>
      <w:r w:rsidRPr="005D5956">
        <w:rPr>
          <w:rFonts w:ascii="Times New Roman" w:hAnsi="Times New Roman"/>
          <w:b/>
          <w:bCs/>
          <w:color w:val="008000"/>
        </w:rPr>
        <w:t>1) Single Inheritance</w:t>
      </w:r>
    </w:p>
    <w:p w14:paraId="30EA3EB7" w14:textId="77777777" w:rsidR="00C67DED" w:rsidRPr="005D5956" w:rsidRDefault="00C67DED" w:rsidP="005D5956">
      <w:pPr>
        <w:pStyle w:val="NormalWeb"/>
        <w:shd w:val="clear" w:color="auto" w:fill="FFFFFF"/>
        <w:spacing w:before="0" w:beforeAutospacing="0" w:after="390" w:afterAutospacing="0"/>
        <w:jc w:val="both"/>
        <w:rPr>
          <w:color w:val="222426"/>
        </w:rPr>
      </w:pPr>
      <w:r w:rsidRPr="005D5956">
        <w:rPr>
          <w:rStyle w:val="Strong"/>
          <w:color w:val="222426"/>
        </w:rPr>
        <w:t xml:space="preserve">           Single inheritance</w:t>
      </w:r>
      <w:r w:rsidRPr="005D5956">
        <w:rPr>
          <w:rStyle w:val="apple-converted-space"/>
          <w:color w:val="222426"/>
        </w:rPr>
        <w:t> </w:t>
      </w:r>
      <w:r w:rsidRPr="005D5956">
        <w:rPr>
          <w:color w:val="222426"/>
        </w:rPr>
        <w:t xml:space="preserve">is damn easy to understand. When a class extends another one class only then </w:t>
      </w:r>
      <w:r w:rsidR="009F5DD2" w:rsidRPr="005D5956">
        <w:rPr>
          <w:color w:val="222426"/>
        </w:rPr>
        <w:t>we call</w:t>
      </w:r>
      <w:r w:rsidRPr="005D5956">
        <w:rPr>
          <w:color w:val="222426"/>
        </w:rPr>
        <w:t xml:space="preserve"> it a single inheritance. The below flow diagram shows that class B extends only one class which is A. Here A is a</w:t>
      </w:r>
      <w:r w:rsidRPr="005D5956">
        <w:rPr>
          <w:rStyle w:val="apple-converted-space"/>
          <w:color w:val="222426"/>
        </w:rPr>
        <w:t> </w:t>
      </w:r>
      <w:r w:rsidRPr="005D5956">
        <w:rPr>
          <w:rStyle w:val="Strong"/>
          <w:color w:val="222426"/>
        </w:rPr>
        <w:t>parent class</w:t>
      </w:r>
      <w:r w:rsidRPr="005D5956">
        <w:rPr>
          <w:rStyle w:val="apple-converted-space"/>
          <w:color w:val="222426"/>
        </w:rPr>
        <w:t> </w:t>
      </w:r>
      <w:r w:rsidRPr="005D5956">
        <w:rPr>
          <w:color w:val="222426"/>
        </w:rPr>
        <w:t xml:space="preserve">of B and B would </w:t>
      </w:r>
      <w:proofErr w:type="gramStart"/>
      <w:r w:rsidRPr="005D5956">
        <w:rPr>
          <w:color w:val="222426"/>
        </w:rPr>
        <w:t>be  a</w:t>
      </w:r>
      <w:proofErr w:type="gramEnd"/>
      <w:r w:rsidRPr="005D5956">
        <w:rPr>
          <w:rStyle w:val="apple-converted-space"/>
          <w:color w:val="222426"/>
        </w:rPr>
        <w:t> </w:t>
      </w:r>
      <w:r w:rsidRPr="005D5956">
        <w:rPr>
          <w:rStyle w:val="Strong"/>
          <w:color w:val="222426"/>
        </w:rPr>
        <w:t>child class</w:t>
      </w:r>
      <w:r w:rsidRPr="005D5956">
        <w:rPr>
          <w:rStyle w:val="apple-converted-space"/>
          <w:color w:val="222426"/>
        </w:rPr>
        <w:t> </w:t>
      </w:r>
      <w:r w:rsidRPr="005D5956">
        <w:rPr>
          <w:color w:val="222426"/>
        </w:rPr>
        <w:t>of A.</w:t>
      </w:r>
    </w:p>
    <w:p w14:paraId="263AE885" w14:textId="7EE738AD" w:rsidR="000F616A" w:rsidRPr="00583052" w:rsidRDefault="00972C73" w:rsidP="005D5956">
      <w:pPr>
        <w:pStyle w:val="NormalWeb"/>
        <w:shd w:val="clear" w:color="auto" w:fill="FFFFFF"/>
        <w:spacing w:before="0" w:beforeAutospacing="0" w:after="390" w:afterAutospacing="0"/>
        <w:jc w:val="center"/>
        <w:rPr>
          <w:color w:val="222426"/>
        </w:rPr>
      </w:pPr>
      <w:r w:rsidRPr="00583052">
        <w:rPr>
          <w:noProof/>
          <w:lang w:val="en-IN" w:eastAsia="en-IN"/>
        </w:rPr>
        <w:drawing>
          <wp:inline distT="0" distB="0" distL="0" distR="0" wp14:anchorId="25510311" wp14:editId="1B5D91AF">
            <wp:extent cx="1281430" cy="1270635"/>
            <wp:effectExtent l="19050" t="19050" r="13970" b="24765"/>
            <wp:docPr id="12" name="Picture 4" descr="http://beginnersbook.com/wp-content/uploads/2013/05/Single-Inheri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beginnersbook.com/wp-content/uploads/2013/05/Single-Inheritance.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86296" cy="1275460"/>
                    </a:xfrm>
                    <a:prstGeom prst="rect">
                      <a:avLst/>
                    </a:prstGeom>
                    <a:noFill/>
                    <a:ln>
                      <a:solidFill>
                        <a:schemeClr val="tx1"/>
                      </a:solidFill>
                    </a:ln>
                  </pic:spPr>
                </pic:pic>
              </a:graphicData>
            </a:graphic>
          </wp:inline>
        </w:drawing>
      </w:r>
    </w:p>
    <w:p w14:paraId="3CF70451"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typ"/>
          <w:rFonts w:ascii="Times New Roman" w:hAnsi="Times New Roman"/>
          <w:color w:val="2B91AF"/>
        </w:rPr>
        <w:t>Class</w:t>
      </w:r>
      <w:r w:rsidRPr="00583052">
        <w:rPr>
          <w:rStyle w:val="pln"/>
          <w:rFonts w:ascii="Times New Roman" w:hAnsi="Times New Roman"/>
          <w:color w:val="000000"/>
        </w:rPr>
        <w:t xml:space="preserve"> A</w:t>
      </w:r>
    </w:p>
    <w:p w14:paraId="6B6D74A2"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pun"/>
          <w:rFonts w:ascii="Times New Roman" w:hAnsi="Times New Roman"/>
          <w:color w:val="000000"/>
        </w:rPr>
        <w:t>{</w:t>
      </w:r>
    </w:p>
    <w:p w14:paraId="6120698E"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pln"/>
          <w:rFonts w:ascii="Times New Roman" w:hAnsi="Times New Roman"/>
          <w:color w:val="000000"/>
        </w:rPr>
        <w:t xml:space="preserve">   </w:t>
      </w:r>
      <w:r w:rsidR="000B0226" w:rsidRPr="00583052">
        <w:rPr>
          <w:rStyle w:val="kwd"/>
          <w:rFonts w:ascii="Times New Roman" w:hAnsi="Times New Roman"/>
          <w:color w:val="00008B"/>
        </w:rPr>
        <w:t>P</w:t>
      </w:r>
      <w:r w:rsidRPr="00583052">
        <w:rPr>
          <w:rStyle w:val="kwd"/>
          <w:rFonts w:ascii="Times New Roman" w:hAnsi="Times New Roman"/>
          <w:color w:val="00008B"/>
        </w:rPr>
        <w:t>ublic</w:t>
      </w:r>
      <w:r w:rsidR="000B0226" w:rsidRPr="00583052">
        <w:rPr>
          <w:rStyle w:val="kwd"/>
          <w:rFonts w:ascii="Times New Roman" w:hAnsi="Times New Roman"/>
          <w:color w:val="00008B"/>
        </w:rPr>
        <w:t>:</w:t>
      </w:r>
      <w:r w:rsidRPr="00583052">
        <w:rPr>
          <w:rStyle w:val="pln"/>
          <w:rFonts w:ascii="Times New Roman" w:hAnsi="Times New Roman"/>
          <w:color w:val="000000"/>
        </w:rPr>
        <w:t xml:space="preserve"> </w:t>
      </w:r>
      <w:r w:rsidRPr="00583052">
        <w:rPr>
          <w:rStyle w:val="kwd"/>
          <w:rFonts w:ascii="Times New Roman" w:hAnsi="Times New Roman"/>
          <w:color w:val="00008B"/>
        </w:rPr>
        <w:t>void</w:t>
      </w:r>
      <w:r w:rsidRPr="00583052">
        <w:rPr>
          <w:rStyle w:val="pln"/>
          <w:rFonts w:ascii="Times New Roman" w:hAnsi="Times New Roman"/>
          <w:color w:val="000000"/>
        </w:rPr>
        <w:t xml:space="preserve"> </w:t>
      </w:r>
      <w:proofErr w:type="spellStart"/>
      <w:proofErr w:type="gramStart"/>
      <w:r w:rsidRPr="00583052">
        <w:rPr>
          <w:rStyle w:val="pln"/>
          <w:rFonts w:ascii="Times New Roman" w:hAnsi="Times New Roman"/>
          <w:color w:val="000000"/>
        </w:rPr>
        <w:t>methodA</w:t>
      </w:r>
      <w:proofErr w:type="spellEnd"/>
      <w:r w:rsidRPr="00583052">
        <w:rPr>
          <w:rStyle w:val="pun"/>
          <w:rFonts w:ascii="Times New Roman" w:hAnsi="Times New Roman"/>
          <w:color w:val="000000"/>
        </w:rPr>
        <w:t>(</w:t>
      </w:r>
      <w:proofErr w:type="gramEnd"/>
      <w:r w:rsidRPr="00583052">
        <w:rPr>
          <w:rStyle w:val="pun"/>
          <w:rFonts w:ascii="Times New Roman" w:hAnsi="Times New Roman"/>
          <w:color w:val="000000"/>
        </w:rPr>
        <w:t>)</w:t>
      </w:r>
    </w:p>
    <w:p w14:paraId="337E4C6C"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pln"/>
          <w:rFonts w:ascii="Times New Roman" w:hAnsi="Times New Roman"/>
          <w:color w:val="000000"/>
        </w:rPr>
        <w:t xml:space="preserve">   </w:t>
      </w:r>
      <w:r w:rsidRPr="00583052">
        <w:rPr>
          <w:rStyle w:val="pun"/>
          <w:rFonts w:ascii="Times New Roman" w:hAnsi="Times New Roman"/>
          <w:color w:val="000000"/>
        </w:rPr>
        <w:t>{</w:t>
      </w:r>
    </w:p>
    <w:p w14:paraId="0F468AED"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pln"/>
          <w:rFonts w:ascii="Times New Roman" w:hAnsi="Times New Roman"/>
          <w:color w:val="000000"/>
        </w:rPr>
        <w:t xml:space="preserve">     Cout&lt;</w:t>
      </w:r>
      <w:proofErr w:type="gramStart"/>
      <w:r w:rsidRPr="00583052">
        <w:rPr>
          <w:rStyle w:val="pln"/>
          <w:rFonts w:ascii="Times New Roman" w:hAnsi="Times New Roman"/>
          <w:color w:val="000000"/>
        </w:rPr>
        <w:t>&lt;”base</w:t>
      </w:r>
      <w:proofErr w:type="gramEnd"/>
      <w:r w:rsidRPr="00583052">
        <w:rPr>
          <w:rStyle w:val="pln"/>
          <w:rFonts w:ascii="Times New Roman" w:hAnsi="Times New Roman"/>
          <w:color w:val="000000"/>
        </w:rPr>
        <w:t xml:space="preserve"> class method”;</w:t>
      </w:r>
    </w:p>
    <w:p w14:paraId="204C68B6"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pln"/>
          <w:rFonts w:ascii="Times New Roman" w:hAnsi="Times New Roman"/>
          <w:color w:val="000000"/>
        </w:rPr>
        <w:t xml:space="preserve">   </w:t>
      </w:r>
      <w:r w:rsidRPr="00583052">
        <w:rPr>
          <w:rStyle w:val="pun"/>
          <w:rFonts w:ascii="Times New Roman" w:hAnsi="Times New Roman"/>
          <w:color w:val="000000"/>
        </w:rPr>
        <w:t>}</w:t>
      </w:r>
    </w:p>
    <w:p w14:paraId="2E59D3F4"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pun"/>
          <w:rFonts w:ascii="Times New Roman" w:hAnsi="Times New Roman"/>
          <w:color w:val="000000"/>
        </w:rPr>
        <w:t>};</w:t>
      </w:r>
    </w:p>
    <w:p w14:paraId="4724F635" w14:textId="77777777" w:rsidR="00C67DED" w:rsidRPr="00583052" w:rsidRDefault="00C67DED" w:rsidP="00C67DED">
      <w:pPr>
        <w:pStyle w:val="HTMLPreformatted"/>
        <w:shd w:val="clear" w:color="auto" w:fill="EEEEEE"/>
        <w:rPr>
          <w:rStyle w:val="pln"/>
          <w:rFonts w:ascii="Times New Roman" w:hAnsi="Times New Roman"/>
          <w:color w:val="000000"/>
        </w:rPr>
      </w:pPr>
    </w:p>
    <w:p w14:paraId="70061C6D"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typ"/>
          <w:rFonts w:ascii="Times New Roman" w:hAnsi="Times New Roman"/>
          <w:color w:val="2B91AF"/>
        </w:rPr>
        <w:t>Class</w:t>
      </w:r>
      <w:r w:rsidRPr="00583052">
        <w:rPr>
          <w:rStyle w:val="pln"/>
          <w:rFonts w:ascii="Times New Roman" w:hAnsi="Times New Roman"/>
          <w:color w:val="000000"/>
        </w:rPr>
        <w:t xml:space="preserve"> </w:t>
      </w:r>
      <w:proofErr w:type="gramStart"/>
      <w:r w:rsidRPr="00583052">
        <w:rPr>
          <w:rStyle w:val="pln"/>
          <w:rFonts w:ascii="Times New Roman" w:hAnsi="Times New Roman"/>
          <w:color w:val="000000"/>
        </w:rPr>
        <w:t>B:public</w:t>
      </w:r>
      <w:proofErr w:type="gramEnd"/>
      <w:r w:rsidRPr="00583052">
        <w:rPr>
          <w:rStyle w:val="pln"/>
          <w:rFonts w:ascii="Times New Roman" w:hAnsi="Times New Roman"/>
          <w:color w:val="000000"/>
        </w:rPr>
        <w:t xml:space="preserve"> A</w:t>
      </w:r>
    </w:p>
    <w:p w14:paraId="357D853F"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pun"/>
          <w:rFonts w:ascii="Times New Roman" w:hAnsi="Times New Roman"/>
          <w:color w:val="000000"/>
        </w:rPr>
        <w:t>{</w:t>
      </w:r>
    </w:p>
    <w:p w14:paraId="2B6DA146"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pln"/>
          <w:rFonts w:ascii="Times New Roman" w:hAnsi="Times New Roman"/>
          <w:color w:val="000000"/>
        </w:rPr>
        <w:t xml:space="preserve">   </w:t>
      </w:r>
      <w:r w:rsidR="000B0226" w:rsidRPr="00583052">
        <w:rPr>
          <w:rStyle w:val="kwd"/>
          <w:rFonts w:ascii="Times New Roman" w:hAnsi="Times New Roman"/>
          <w:color w:val="00008B"/>
        </w:rPr>
        <w:t>P</w:t>
      </w:r>
      <w:r w:rsidRPr="00583052">
        <w:rPr>
          <w:rStyle w:val="kwd"/>
          <w:rFonts w:ascii="Times New Roman" w:hAnsi="Times New Roman"/>
          <w:color w:val="00008B"/>
        </w:rPr>
        <w:t>ublic</w:t>
      </w:r>
      <w:r w:rsidR="000B0226" w:rsidRPr="00583052">
        <w:rPr>
          <w:rStyle w:val="kwd"/>
          <w:rFonts w:ascii="Times New Roman" w:hAnsi="Times New Roman"/>
          <w:color w:val="00008B"/>
        </w:rPr>
        <w:t>:</w:t>
      </w:r>
      <w:r w:rsidRPr="00583052">
        <w:rPr>
          <w:rStyle w:val="pln"/>
          <w:rFonts w:ascii="Times New Roman" w:hAnsi="Times New Roman"/>
          <w:color w:val="000000"/>
        </w:rPr>
        <w:t xml:space="preserve"> </w:t>
      </w:r>
      <w:r w:rsidRPr="00583052">
        <w:rPr>
          <w:rStyle w:val="kwd"/>
          <w:rFonts w:ascii="Times New Roman" w:hAnsi="Times New Roman"/>
          <w:color w:val="00008B"/>
        </w:rPr>
        <w:t>void</w:t>
      </w:r>
      <w:r w:rsidRPr="00583052">
        <w:rPr>
          <w:rStyle w:val="pln"/>
          <w:rFonts w:ascii="Times New Roman" w:hAnsi="Times New Roman"/>
          <w:color w:val="000000"/>
        </w:rPr>
        <w:t xml:space="preserve"> </w:t>
      </w:r>
      <w:proofErr w:type="spellStart"/>
      <w:proofErr w:type="gramStart"/>
      <w:r w:rsidRPr="00583052">
        <w:rPr>
          <w:rStyle w:val="pln"/>
          <w:rFonts w:ascii="Times New Roman" w:hAnsi="Times New Roman"/>
          <w:color w:val="000000"/>
        </w:rPr>
        <w:t>methodB</w:t>
      </w:r>
      <w:proofErr w:type="spellEnd"/>
      <w:r w:rsidRPr="00583052">
        <w:rPr>
          <w:rStyle w:val="pun"/>
          <w:rFonts w:ascii="Times New Roman" w:hAnsi="Times New Roman"/>
          <w:color w:val="000000"/>
        </w:rPr>
        <w:t>(</w:t>
      </w:r>
      <w:proofErr w:type="gramEnd"/>
      <w:r w:rsidRPr="00583052">
        <w:rPr>
          <w:rStyle w:val="pun"/>
          <w:rFonts w:ascii="Times New Roman" w:hAnsi="Times New Roman"/>
          <w:color w:val="000000"/>
        </w:rPr>
        <w:t>)</w:t>
      </w:r>
    </w:p>
    <w:p w14:paraId="27D0B6AD"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pln"/>
          <w:rFonts w:ascii="Times New Roman" w:hAnsi="Times New Roman"/>
          <w:color w:val="000000"/>
        </w:rPr>
        <w:t xml:space="preserve">   </w:t>
      </w:r>
      <w:r w:rsidRPr="00583052">
        <w:rPr>
          <w:rStyle w:val="pun"/>
          <w:rFonts w:ascii="Times New Roman" w:hAnsi="Times New Roman"/>
          <w:color w:val="000000"/>
        </w:rPr>
        <w:t>{</w:t>
      </w:r>
    </w:p>
    <w:p w14:paraId="0CFCBFD3"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pln"/>
          <w:rFonts w:ascii="Times New Roman" w:hAnsi="Times New Roman"/>
          <w:color w:val="000000"/>
        </w:rPr>
        <w:t xml:space="preserve">     Cout&lt;&lt;</w:t>
      </w:r>
      <w:r w:rsidRPr="00583052">
        <w:rPr>
          <w:rStyle w:val="str"/>
          <w:rFonts w:ascii="Times New Roman" w:hAnsi="Times New Roman"/>
          <w:color w:val="800000"/>
        </w:rPr>
        <w:t>"Child class method"</w:t>
      </w:r>
      <w:r w:rsidRPr="00583052">
        <w:rPr>
          <w:rStyle w:val="pun"/>
          <w:rFonts w:ascii="Times New Roman" w:hAnsi="Times New Roman"/>
          <w:color w:val="000000"/>
        </w:rPr>
        <w:t>;</w:t>
      </w:r>
    </w:p>
    <w:p w14:paraId="5757C53D" w14:textId="77777777" w:rsidR="00C67DED" w:rsidRPr="00583052" w:rsidRDefault="00C67DED" w:rsidP="00C67DED">
      <w:pPr>
        <w:pStyle w:val="HTMLPreformatted"/>
        <w:shd w:val="clear" w:color="auto" w:fill="EEEEEE"/>
        <w:rPr>
          <w:rStyle w:val="pun"/>
          <w:rFonts w:ascii="Times New Roman" w:hAnsi="Times New Roman"/>
          <w:color w:val="000000"/>
        </w:rPr>
      </w:pPr>
      <w:r w:rsidRPr="00583052">
        <w:rPr>
          <w:rStyle w:val="pln"/>
          <w:rFonts w:ascii="Times New Roman" w:hAnsi="Times New Roman"/>
          <w:color w:val="000000"/>
        </w:rPr>
        <w:t xml:space="preserve">   </w:t>
      </w:r>
      <w:r w:rsidRPr="00583052">
        <w:rPr>
          <w:rStyle w:val="pun"/>
          <w:rFonts w:ascii="Times New Roman" w:hAnsi="Times New Roman"/>
          <w:color w:val="000000"/>
        </w:rPr>
        <w:t>}</w:t>
      </w:r>
    </w:p>
    <w:p w14:paraId="5D3688DB"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pun"/>
          <w:rFonts w:ascii="Times New Roman" w:hAnsi="Times New Roman"/>
          <w:color w:val="000000"/>
        </w:rPr>
        <w:t>};</w:t>
      </w:r>
    </w:p>
    <w:p w14:paraId="102D0F48"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pln"/>
          <w:rFonts w:ascii="Times New Roman" w:hAnsi="Times New Roman"/>
          <w:color w:val="000000"/>
        </w:rPr>
        <w:t xml:space="preserve">   </w:t>
      </w:r>
      <w:r w:rsidRPr="00583052">
        <w:rPr>
          <w:rStyle w:val="kwd"/>
          <w:rFonts w:ascii="Times New Roman" w:hAnsi="Times New Roman"/>
          <w:color w:val="00008B"/>
        </w:rPr>
        <w:t>void</w:t>
      </w:r>
      <w:r w:rsidRPr="00583052">
        <w:rPr>
          <w:rStyle w:val="pln"/>
          <w:rFonts w:ascii="Times New Roman" w:hAnsi="Times New Roman"/>
          <w:color w:val="000000"/>
        </w:rPr>
        <w:t xml:space="preserve"> </w:t>
      </w:r>
      <w:proofErr w:type="gramStart"/>
      <w:r w:rsidRPr="00583052">
        <w:rPr>
          <w:rStyle w:val="pln"/>
          <w:rFonts w:ascii="Times New Roman" w:hAnsi="Times New Roman"/>
          <w:color w:val="000000"/>
        </w:rPr>
        <w:t>main</w:t>
      </w:r>
      <w:r w:rsidRPr="00583052">
        <w:rPr>
          <w:rStyle w:val="pun"/>
          <w:rFonts w:ascii="Times New Roman" w:hAnsi="Times New Roman"/>
          <w:color w:val="000000"/>
        </w:rPr>
        <w:t>(</w:t>
      </w:r>
      <w:proofErr w:type="gramEnd"/>
      <w:r w:rsidRPr="00583052">
        <w:rPr>
          <w:rStyle w:val="pun"/>
          <w:rFonts w:ascii="Times New Roman" w:hAnsi="Times New Roman"/>
          <w:color w:val="000000"/>
        </w:rPr>
        <w:t>)</w:t>
      </w:r>
    </w:p>
    <w:p w14:paraId="2BAFE8D7"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pln"/>
          <w:rFonts w:ascii="Times New Roman" w:hAnsi="Times New Roman"/>
          <w:color w:val="000000"/>
        </w:rPr>
        <w:t xml:space="preserve">   </w:t>
      </w:r>
      <w:r w:rsidRPr="00583052">
        <w:rPr>
          <w:rStyle w:val="pun"/>
          <w:rFonts w:ascii="Times New Roman" w:hAnsi="Times New Roman"/>
          <w:color w:val="000000"/>
        </w:rPr>
        <w:t>{</w:t>
      </w:r>
    </w:p>
    <w:p w14:paraId="168455FA"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pln"/>
          <w:rFonts w:ascii="Times New Roman" w:hAnsi="Times New Roman"/>
          <w:color w:val="000000"/>
        </w:rPr>
        <w:t xml:space="preserve">     B obj;</w:t>
      </w:r>
    </w:p>
    <w:p w14:paraId="6DE31170" w14:textId="77777777" w:rsidR="00C67DED" w:rsidRPr="00583052" w:rsidRDefault="00C67DED" w:rsidP="00C67DED">
      <w:pPr>
        <w:pStyle w:val="HTMLPreformatted"/>
        <w:shd w:val="clear" w:color="auto" w:fill="EEEEEE"/>
        <w:rPr>
          <w:rStyle w:val="pln"/>
          <w:rFonts w:ascii="Times New Roman" w:hAnsi="Times New Roman"/>
          <w:color w:val="000000"/>
        </w:rPr>
      </w:pPr>
      <w:r w:rsidRPr="00583052">
        <w:rPr>
          <w:rStyle w:val="pln"/>
          <w:rFonts w:ascii="Times New Roman" w:hAnsi="Times New Roman"/>
          <w:color w:val="000000"/>
        </w:rPr>
        <w:t xml:space="preserve">     </w:t>
      </w:r>
      <w:proofErr w:type="spellStart"/>
      <w:proofErr w:type="gramStart"/>
      <w:r w:rsidRPr="00583052">
        <w:rPr>
          <w:rStyle w:val="pln"/>
          <w:rFonts w:ascii="Times New Roman" w:hAnsi="Times New Roman"/>
          <w:color w:val="000000"/>
        </w:rPr>
        <w:t>obj</w:t>
      </w:r>
      <w:r w:rsidRPr="00583052">
        <w:rPr>
          <w:rStyle w:val="pun"/>
          <w:rFonts w:ascii="Times New Roman" w:hAnsi="Times New Roman"/>
          <w:color w:val="000000"/>
        </w:rPr>
        <w:t>.</w:t>
      </w:r>
      <w:r w:rsidRPr="00583052">
        <w:rPr>
          <w:rStyle w:val="pln"/>
          <w:rFonts w:ascii="Times New Roman" w:hAnsi="Times New Roman"/>
          <w:color w:val="000000"/>
        </w:rPr>
        <w:t>methodA</w:t>
      </w:r>
      <w:proofErr w:type="spellEnd"/>
      <w:proofErr w:type="gramEnd"/>
      <w:r w:rsidRPr="00583052">
        <w:rPr>
          <w:rStyle w:val="pun"/>
          <w:rFonts w:ascii="Times New Roman" w:hAnsi="Times New Roman"/>
          <w:color w:val="000000"/>
        </w:rPr>
        <w:t>();</w:t>
      </w:r>
      <w:r w:rsidRPr="00583052">
        <w:rPr>
          <w:rStyle w:val="pln"/>
          <w:rFonts w:ascii="Times New Roman" w:hAnsi="Times New Roman"/>
          <w:color w:val="000000"/>
        </w:rPr>
        <w:t xml:space="preserve"> </w:t>
      </w:r>
      <w:r w:rsidRPr="00583052">
        <w:rPr>
          <w:rStyle w:val="com"/>
          <w:rFonts w:ascii="Times New Roman" w:hAnsi="Times New Roman"/>
          <w:color w:val="808080"/>
        </w:rPr>
        <w:t>//calling super class method</w:t>
      </w:r>
    </w:p>
    <w:p w14:paraId="3B20E9AD" w14:textId="77777777" w:rsidR="00C67DED" w:rsidRPr="00583052" w:rsidRDefault="00C67DED" w:rsidP="0014474C">
      <w:pPr>
        <w:pStyle w:val="HTMLPreformatted"/>
        <w:pBdr>
          <w:bottom w:val="single" w:sz="4" w:space="1" w:color="auto"/>
        </w:pBdr>
        <w:shd w:val="clear" w:color="auto" w:fill="EEEEEE"/>
        <w:rPr>
          <w:rStyle w:val="pln"/>
          <w:rFonts w:ascii="Times New Roman" w:hAnsi="Times New Roman"/>
          <w:color w:val="000000"/>
        </w:rPr>
      </w:pPr>
      <w:r w:rsidRPr="00583052">
        <w:rPr>
          <w:rStyle w:val="pln"/>
          <w:rFonts w:ascii="Times New Roman" w:hAnsi="Times New Roman"/>
          <w:color w:val="000000"/>
        </w:rPr>
        <w:t xml:space="preserve">     </w:t>
      </w:r>
      <w:proofErr w:type="spellStart"/>
      <w:proofErr w:type="gramStart"/>
      <w:r w:rsidRPr="00583052">
        <w:rPr>
          <w:rStyle w:val="pln"/>
          <w:rFonts w:ascii="Times New Roman" w:hAnsi="Times New Roman"/>
          <w:color w:val="000000"/>
        </w:rPr>
        <w:t>obj</w:t>
      </w:r>
      <w:r w:rsidRPr="00583052">
        <w:rPr>
          <w:rStyle w:val="pun"/>
          <w:rFonts w:ascii="Times New Roman" w:hAnsi="Times New Roman"/>
          <w:color w:val="000000"/>
        </w:rPr>
        <w:t>.</w:t>
      </w:r>
      <w:r w:rsidRPr="00583052">
        <w:rPr>
          <w:rStyle w:val="pln"/>
          <w:rFonts w:ascii="Times New Roman" w:hAnsi="Times New Roman"/>
          <w:color w:val="000000"/>
        </w:rPr>
        <w:t>methodB</w:t>
      </w:r>
      <w:proofErr w:type="spellEnd"/>
      <w:proofErr w:type="gramEnd"/>
      <w:r w:rsidRPr="00583052">
        <w:rPr>
          <w:rStyle w:val="pun"/>
          <w:rFonts w:ascii="Times New Roman" w:hAnsi="Times New Roman"/>
          <w:color w:val="000000"/>
        </w:rPr>
        <w:t>();</w:t>
      </w:r>
      <w:r w:rsidRPr="00583052">
        <w:rPr>
          <w:rStyle w:val="pln"/>
          <w:rFonts w:ascii="Times New Roman" w:hAnsi="Times New Roman"/>
          <w:color w:val="000000"/>
        </w:rPr>
        <w:t xml:space="preserve"> </w:t>
      </w:r>
      <w:r w:rsidRPr="00583052">
        <w:rPr>
          <w:rStyle w:val="com"/>
          <w:rFonts w:ascii="Times New Roman" w:hAnsi="Times New Roman"/>
          <w:color w:val="808080"/>
        </w:rPr>
        <w:t>//calling local method</w:t>
      </w:r>
    </w:p>
    <w:p w14:paraId="78B17294" w14:textId="77777777" w:rsidR="00C67DED" w:rsidRPr="00583052" w:rsidRDefault="00C67DED" w:rsidP="0014474C">
      <w:pPr>
        <w:pStyle w:val="HTMLPreformatted"/>
        <w:pBdr>
          <w:bottom w:val="single" w:sz="4" w:space="1" w:color="auto"/>
        </w:pBdr>
        <w:shd w:val="clear" w:color="auto" w:fill="EEEEEE"/>
        <w:rPr>
          <w:rStyle w:val="pln"/>
          <w:rFonts w:ascii="Times New Roman" w:hAnsi="Times New Roman"/>
          <w:color w:val="000000"/>
        </w:rPr>
      </w:pPr>
      <w:r w:rsidRPr="00583052">
        <w:rPr>
          <w:rStyle w:val="pln"/>
          <w:rFonts w:ascii="Times New Roman" w:hAnsi="Times New Roman"/>
          <w:color w:val="000000"/>
        </w:rPr>
        <w:t xml:space="preserve">  </w:t>
      </w:r>
      <w:r w:rsidRPr="00583052">
        <w:rPr>
          <w:rStyle w:val="pun"/>
          <w:rFonts w:ascii="Times New Roman" w:hAnsi="Times New Roman"/>
          <w:color w:val="000000"/>
        </w:rPr>
        <w:t>}</w:t>
      </w:r>
    </w:p>
    <w:p w14:paraId="4A8584B6" w14:textId="77777777" w:rsidR="00FE6115" w:rsidRPr="00583052" w:rsidRDefault="00FE6115" w:rsidP="00FE6115">
      <w:pPr>
        <w:pStyle w:val="HTMLPreformatted"/>
        <w:pBdr>
          <w:bottom w:val="single" w:sz="4" w:space="1" w:color="auto"/>
        </w:pBdr>
        <w:shd w:val="clear" w:color="auto" w:fill="EEEEEE"/>
        <w:rPr>
          <w:rFonts w:ascii="Times New Roman" w:hAnsi="Times New Roman" w:cs="Times New Roman"/>
          <w:color w:val="222426"/>
        </w:rPr>
      </w:pPr>
    </w:p>
    <w:p w14:paraId="7F411826" w14:textId="77777777" w:rsidR="00C67DED" w:rsidRPr="005D5956" w:rsidRDefault="00C67DED" w:rsidP="005D5956">
      <w:pPr>
        <w:pStyle w:val="Heading3"/>
        <w:shd w:val="clear" w:color="auto" w:fill="FFFFFF"/>
        <w:spacing w:before="0" w:after="240"/>
        <w:jc w:val="left"/>
        <w:rPr>
          <w:rFonts w:ascii="Times New Roman" w:hAnsi="Times New Roman"/>
          <w:b/>
          <w:bCs/>
          <w:color w:val="000000"/>
          <w:sz w:val="28"/>
          <w:szCs w:val="28"/>
        </w:rPr>
      </w:pPr>
      <w:r w:rsidRPr="005D5956">
        <w:rPr>
          <w:rFonts w:ascii="Times New Roman" w:hAnsi="Times New Roman"/>
          <w:b/>
          <w:bCs/>
          <w:color w:val="008000"/>
          <w:sz w:val="28"/>
          <w:szCs w:val="28"/>
        </w:rPr>
        <w:t>2) Multiple Inheritance</w:t>
      </w:r>
    </w:p>
    <w:p w14:paraId="17DB4344" w14:textId="72F0E00C" w:rsidR="00C67DED" w:rsidRPr="005D5956" w:rsidRDefault="00C67DED" w:rsidP="005D5956">
      <w:pPr>
        <w:pStyle w:val="NormalWeb"/>
        <w:shd w:val="clear" w:color="auto" w:fill="FFFFFF"/>
        <w:spacing w:before="0" w:beforeAutospacing="0" w:after="390" w:afterAutospacing="0"/>
        <w:jc w:val="both"/>
        <w:rPr>
          <w:color w:val="000000"/>
        </w:rPr>
      </w:pPr>
      <w:r w:rsidRPr="00583052">
        <w:rPr>
          <w:color w:val="222426"/>
        </w:rPr>
        <w:t xml:space="preserve">               “</w:t>
      </w:r>
      <w:r w:rsidRPr="00583052">
        <w:rPr>
          <w:rStyle w:val="Strong"/>
          <w:color w:val="222426"/>
        </w:rPr>
        <w:t>Multiple Inheritance</w:t>
      </w:r>
      <w:r w:rsidRPr="00583052">
        <w:rPr>
          <w:color w:val="222426"/>
        </w:rPr>
        <w:t xml:space="preserve">” refers to the concept of one class extending (Or inherits) more than one base class. The inheritance we learnt earlier had the concept of one base class or parent. </w:t>
      </w:r>
      <w:r w:rsidRPr="00583052">
        <w:rPr>
          <w:color w:val="252830"/>
          <w:shd w:val="clear" w:color="auto" w:fill="FFFFFF"/>
        </w:rPr>
        <w:t>In C++ programming, a class can be derived from more than one parents.</w:t>
      </w:r>
    </w:p>
    <w:p w14:paraId="51B0528E" w14:textId="77777777" w:rsidR="00C67DED" w:rsidRPr="00583052" w:rsidRDefault="00972C73" w:rsidP="00C67DED">
      <w:pPr>
        <w:widowControl w:val="0"/>
        <w:autoSpaceDE w:val="0"/>
        <w:autoSpaceDN w:val="0"/>
        <w:adjustRightInd w:val="0"/>
        <w:jc w:val="center"/>
        <w:rPr>
          <w:rFonts w:ascii="Times New Roman" w:hAnsi="Times New Roman"/>
          <w:sz w:val="24"/>
          <w:szCs w:val="24"/>
          <w:lang w:val="en"/>
        </w:rPr>
      </w:pPr>
      <w:r w:rsidRPr="00583052">
        <w:rPr>
          <w:rFonts w:ascii="Times New Roman" w:hAnsi="Times New Roman"/>
          <w:noProof/>
          <w:lang w:val="en-IN" w:eastAsia="en-IN"/>
        </w:rPr>
        <w:drawing>
          <wp:inline distT="0" distB="0" distL="0" distR="0" wp14:anchorId="0C99CDCF" wp14:editId="2F0BCE2A">
            <wp:extent cx="1714500" cy="1409700"/>
            <wp:effectExtent l="19050" t="19050" r="19050" b="19050"/>
            <wp:docPr id="13" name="Picture 4" descr="http://beginnersbook.com/wp-content/uploads/2013/05/Multiple-Inheri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beginnersbook.com/wp-content/uploads/2013/05/Multiple-Inheritanc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4500" cy="1409700"/>
                    </a:xfrm>
                    <a:prstGeom prst="rect">
                      <a:avLst/>
                    </a:prstGeom>
                    <a:noFill/>
                    <a:ln>
                      <a:solidFill>
                        <a:schemeClr val="tx1"/>
                      </a:solidFill>
                    </a:ln>
                  </pic:spPr>
                </pic:pic>
              </a:graphicData>
            </a:graphic>
          </wp:inline>
        </w:drawing>
      </w:r>
    </w:p>
    <w:tbl>
      <w:tblPr>
        <w:tblStyle w:val="GridTable1Light"/>
        <w:tblW w:w="9840" w:type="dxa"/>
        <w:tblLook w:val="04A0" w:firstRow="1" w:lastRow="0" w:firstColumn="1" w:lastColumn="0" w:noHBand="0" w:noVBand="1"/>
      </w:tblPr>
      <w:tblGrid>
        <w:gridCol w:w="9840"/>
      </w:tblGrid>
      <w:tr w:rsidR="00C67DED" w:rsidRPr="005D5956" w14:paraId="5029F15A" w14:textId="77777777" w:rsidTr="00A109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40" w:type="dxa"/>
            <w:hideMark/>
          </w:tcPr>
          <w:p w14:paraId="745BFD08"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#include&lt;iostream&gt;</w:t>
            </w:r>
          </w:p>
          <w:p w14:paraId="080707E2"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using</w:t>
            </w:r>
            <w:r w:rsidRPr="005D5956">
              <w:rPr>
                <w:rFonts w:ascii="Times New Roman" w:hAnsi="Times New Roman"/>
                <w:b w:val="0"/>
                <w:bCs w:val="0"/>
                <w:sz w:val="24"/>
                <w:szCs w:val="24"/>
              </w:rPr>
              <w:t xml:space="preserve"> </w:t>
            </w:r>
            <w:r w:rsidRPr="005D5956">
              <w:rPr>
                <w:rFonts w:ascii="Times New Roman" w:hAnsi="Times New Roman"/>
                <w:b w:val="0"/>
                <w:bCs w:val="0"/>
              </w:rPr>
              <w:t>namespace</w:t>
            </w:r>
            <w:r w:rsidRPr="005D5956">
              <w:rPr>
                <w:rFonts w:ascii="Times New Roman" w:hAnsi="Times New Roman"/>
                <w:b w:val="0"/>
                <w:bCs w:val="0"/>
                <w:sz w:val="24"/>
                <w:szCs w:val="24"/>
              </w:rPr>
              <w:t xml:space="preserve"> </w:t>
            </w:r>
            <w:r w:rsidRPr="005D5956">
              <w:rPr>
                <w:rFonts w:ascii="Times New Roman" w:hAnsi="Times New Roman"/>
                <w:b w:val="0"/>
                <w:bCs w:val="0"/>
              </w:rPr>
              <w:t>std;</w:t>
            </w:r>
          </w:p>
          <w:p w14:paraId="10C612D7"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sz w:val="24"/>
                <w:szCs w:val="24"/>
              </w:rPr>
              <w:t> </w:t>
            </w:r>
            <w:r w:rsidRPr="005D5956">
              <w:rPr>
                <w:rFonts w:ascii="Times New Roman" w:hAnsi="Times New Roman"/>
                <w:b w:val="0"/>
                <w:bCs w:val="0"/>
              </w:rPr>
              <w:t>class</w:t>
            </w:r>
            <w:r w:rsidRPr="005D5956">
              <w:rPr>
                <w:rFonts w:ascii="Times New Roman" w:hAnsi="Times New Roman"/>
                <w:b w:val="0"/>
                <w:bCs w:val="0"/>
                <w:sz w:val="24"/>
                <w:szCs w:val="24"/>
              </w:rPr>
              <w:t xml:space="preserve"> </w:t>
            </w:r>
            <w:r w:rsidRPr="005D5956">
              <w:rPr>
                <w:rFonts w:ascii="Times New Roman" w:hAnsi="Times New Roman"/>
                <w:b w:val="0"/>
                <w:bCs w:val="0"/>
              </w:rPr>
              <w:t>A</w:t>
            </w:r>
          </w:p>
          <w:p w14:paraId="19CD7C41"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w:t>
            </w:r>
          </w:p>
          <w:p w14:paraId="7B247B4A"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public:</w:t>
            </w:r>
          </w:p>
          <w:p w14:paraId="419AB022" w14:textId="77777777" w:rsidR="00C67DED" w:rsidRPr="005D5956" w:rsidRDefault="00C67DED" w:rsidP="00A13DCD">
            <w:pPr>
              <w:rPr>
                <w:rFonts w:ascii="Times New Roman" w:hAnsi="Times New Roman"/>
                <w:b w:val="0"/>
                <w:bCs w:val="0"/>
              </w:rPr>
            </w:pPr>
            <w:r w:rsidRPr="005D5956">
              <w:rPr>
                <w:rFonts w:ascii="Times New Roman" w:hAnsi="Times New Roman"/>
                <w:b w:val="0"/>
                <w:bCs w:val="0"/>
              </w:rPr>
              <w:t>  </w:t>
            </w:r>
            <w:proofErr w:type="gramStart"/>
            <w:r w:rsidRPr="005D5956">
              <w:rPr>
                <w:rFonts w:ascii="Times New Roman" w:hAnsi="Times New Roman"/>
                <w:b w:val="0"/>
                <w:bCs w:val="0"/>
              </w:rPr>
              <w:t>A(</w:t>
            </w:r>
            <w:proofErr w:type="gramEnd"/>
            <w:r w:rsidRPr="005D5956">
              <w:rPr>
                <w:rFonts w:ascii="Times New Roman" w:hAnsi="Times New Roman"/>
                <w:b w:val="0"/>
                <w:bCs w:val="0"/>
              </w:rPr>
              <w:t>) </w:t>
            </w:r>
          </w:p>
          <w:p w14:paraId="6663D1B4" w14:textId="77777777" w:rsidR="00C67DED" w:rsidRPr="005D5956" w:rsidRDefault="00C67DED" w:rsidP="00A13DCD">
            <w:pPr>
              <w:rPr>
                <w:rFonts w:ascii="Times New Roman" w:hAnsi="Times New Roman"/>
                <w:b w:val="0"/>
                <w:bCs w:val="0"/>
              </w:rPr>
            </w:pPr>
            <w:r w:rsidRPr="005D5956">
              <w:rPr>
                <w:rFonts w:ascii="Times New Roman" w:hAnsi="Times New Roman"/>
                <w:b w:val="0"/>
                <w:bCs w:val="0"/>
              </w:rPr>
              <w:t xml:space="preserve"> </w:t>
            </w:r>
            <w:proofErr w:type="gramStart"/>
            <w:r w:rsidRPr="005D5956">
              <w:rPr>
                <w:rFonts w:ascii="Times New Roman" w:hAnsi="Times New Roman"/>
                <w:b w:val="0"/>
                <w:bCs w:val="0"/>
              </w:rPr>
              <w:t xml:space="preserve">{ </w:t>
            </w:r>
            <w:proofErr w:type="spellStart"/>
            <w:r w:rsidRPr="005D5956">
              <w:rPr>
                <w:rFonts w:ascii="Times New Roman" w:hAnsi="Times New Roman"/>
                <w:b w:val="0"/>
                <w:bCs w:val="0"/>
              </w:rPr>
              <w:t>cout</w:t>
            </w:r>
            <w:proofErr w:type="spellEnd"/>
            <w:proofErr w:type="gramEnd"/>
            <w:r w:rsidRPr="005D5956">
              <w:rPr>
                <w:rFonts w:ascii="Times New Roman" w:hAnsi="Times New Roman"/>
                <w:b w:val="0"/>
                <w:bCs w:val="0"/>
              </w:rPr>
              <w:t xml:space="preserve"> &lt;&lt; "A's constructor called"</w:t>
            </w:r>
            <w:r w:rsidRPr="005D5956">
              <w:rPr>
                <w:rFonts w:ascii="Times New Roman" w:hAnsi="Times New Roman"/>
                <w:b w:val="0"/>
                <w:bCs w:val="0"/>
                <w:sz w:val="24"/>
                <w:szCs w:val="24"/>
              </w:rPr>
              <w:t xml:space="preserve"> </w:t>
            </w:r>
            <w:r w:rsidRPr="005D5956">
              <w:rPr>
                <w:rFonts w:ascii="Times New Roman" w:hAnsi="Times New Roman"/>
                <w:b w:val="0"/>
                <w:bCs w:val="0"/>
              </w:rPr>
              <w:t xml:space="preserve">&lt;&lt; </w:t>
            </w:r>
            <w:proofErr w:type="spellStart"/>
            <w:r w:rsidRPr="005D5956">
              <w:rPr>
                <w:rFonts w:ascii="Times New Roman" w:hAnsi="Times New Roman"/>
                <w:b w:val="0"/>
                <w:bCs w:val="0"/>
              </w:rPr>
              <w:t>endl</w:t>
            </w:r>
            <w:proofErr w:type="spellEnd"/>
            <w:r w:rsidRPr="005D5956">
              <w:rPr>
                <w:rFonts w:ascii="Times New Roman" w:hAnsi="Times New Roman"/>
                <w:b w:val="0"/>
                <w:bCs w:val="0"/>
              </w:rPr>
              <w:t xml:space="preserve">; </w:t>
            </w:r>
          </w:p>
          <w:p w14:paraId="1E70DFED"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w:t>
            </w:r>
          </w:p>
          <w:p w14:paraId="6B4B5266"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w:t>
            </w:r>
          </w:p>
          <w:p w14:paraId="43A501F3"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sz w:val="24"/>
                <w:szCs w:val="24"/>
              </w:rPr>
              <w:t> </w:t>
            </w:r>
            <w:r w:rsidRPr="005D5956">
              <w:rPr>
                <w:rFonts w:ascii="Times New Roman" w:hAnsi="Times New Roman"/>
                <w:b w:val="0"/>
                <w:bCs w:val="0"/>
              </w:rPr>
              <w:t>class</w:t>
            </w:r>
            <w:r w:rsidRPr="005D5956">
              <w:rPr>
                <w:rFonts w:ascii="Times New Roman" w:hAnsi="Times New Roman"/>
                <w:b w:val="0"/>
                <w:bCs w:val="0"/>
                <w:sz w:val="24"/>
                <w:szCs w:val="24"/>
              </w:rPr>
              <w:t xml:space="preserve"> </w:t>
            </w:r>
            <w:r w:rsidRPr="005D5956">
              <w:rPr>
                <w:rFonts w:ascii="Times New Roman" w:hAnsi="Times New Roman"/>
                <w:b w:val="0"/>
                <w:bCs w:val="0"/>
              </w:rPr>
              <w:t>B</w:t>
            </w:r>
          </w:p>
          <w:p w14:paraId="2C489A86"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w:t>
            </w:r>
          </w:p>
          <w:p w14:paraId="785CD8F3"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public:</w:t>
            </w:r>
          </w:p>
          <w:p w14:paraId="1CFBCD0D" w14:textId="77777777" w:rsidR="00C67DED" w:rsidRPr="005D5956" w:rsidRDefault="00C67DED" w:rsidP="00A13DCD">
            <w:pPr>
              <w:rPr>
                <w:rFonts w:ascii="Times New Roman" w:hAnsi="Times New Roman"/>
                <w:b w:val="0"/>
                <w:bCs w:val="0"/>
              </w:rPr>
            </w:pPr>
            <w:r w:rsidRPr="005D5956">
              <w:rPr>
                <w:rFonts w:ascii="Times New Roman" w:hAnsi="Times New Roman"/>
                <w:b w:val="0"/>
                <w:bCs w:val="0"/>
              </w:rPr>
              <w:t>  </w:t>
            </w:r>
            <w:proofErr w:type="gramStart"/>
            <w:r w:rsidRPr="005D5956">
              <w:rPr>
                <w:rFonts w:ascii="Times New Roman" w:hAnsi="Times New Roman"/>
                <w:b w:val="0"/>
                <w:bCs w:val="0"/>
              </w:rPr>
              <w:t>B()  {</w:t>
            </w:r>
            <w:proofErr w:type="gramEnd"/>
            <w:r w:rsidRPr="005D5956">
              <w:rPr>
                <w:rFonts w:ascii="Times New Roman" w:hAnsi="Times New Roman"/>
                <w:b w:val="0"/>
                <w:bCs w:val="0"/>
              </w:rPr>
              <w:t xml:space="preserve"> </w:t>
            </w:r>
          </w:p>
          <w:p w14:paraId="02F63F6C" w14:textId="77777777" w:rsidR="00C67DED" w:rsidRPr="005D5956" w:rsidRDefault="00C67DED" w:rsidP="00A13DCD">
            <w:pPr>
              <w:rPr>
                <w:rFonts w:ascii="Times New Roman" w:hAnsi="Times New Roman"/>
                <w:b w:val="0"/>
                <w:bCs w:val="0"/>
              </w:rPr>
            </w:pPr>
            <w:proofErr w:type="spellStart"/>
            <w:r w:rsidRPr="005D5956">
              <w:rPr>
                <w:rFonts w:ascii="Times New Roman" w:hAnsi="Times New Roman"/>
                <w:b w:val="0"/>
                <w:bCs w:val="0"/>
              </w:rPr>
              <w:t>cout</w:t>
            </w:r>
            <w:proofErr w:type="spellEnd"/>
            <w:r w:rsidRPr="005D5956">
              <w:rPr>
                <w:rFonts w:ascii="Times New Roman" w:hAnsi="Times New Roman"/>
                <w:b w:val="0"/>
                <w:bCs w:val="0"/>
              </w:rPr>
              <w:t xml:space="preserve"> &lt;&lt; "B's constructor called"</w:t>
            </w:r>
            <w:r w:rsidRPr="005D5956">
              <w:rPr>
                <w:rFonts w:ascii="Times New Roman" w:hAnsi="Times New Roman"/>
                <w:b w:val="0"/>
                <w:bCs w:val="0"/>
                <w:sz w:val="24"/>
                <w:szCs w:val="24"/>
              </w:rPr>
              <w:t xml:space="preserve"> </w:t>
            </w:r>
            <w:r w:rsidRPr="005D5956">
              <w:rPr>
                <w:rFonts w:ascii="Times New Roman" w:hAnsi="Times New Roman"/>
                <w:b w:val="0"/>
                <w:bCs w:val="0"/>
              </w:rPr>
              <w:t xml:space="preserve">&lt;&lt; </w:t>
            </w:r>
            <w:proofErr w:type="spellStart"/>
            <w:r w:rsidRPr="005D5956">
              <w:rPr>
                <w:rFonts w:ascii="Times New Roman" w:hAnsi="Times New Roman"/>
                <w:b w:val="0"/>
                <w:bCs w:val="0"/>
              </w:rPr>
              <w:t>endl</w:t>
            </w:r>
            <w:proofErr w:type="spellEnd"/>
            <w:r w:rsidRPr="005D5956">
              <w:rPr>
                <w:rFonts w:ascii="Times New Roman" w:hAnsi="Times New Roman"/>
                <w:b w:val="0"/>
                <w:bCs w:val="0"/>
              </w:rPr>
              <w:t>;</w:t>
            </w:r>
          </w:p>
          <w:p w14:paraId="3BEBC197"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 xml:space="preserve"> }</w:t>
            </w:r>
          </w:p>
          <w:p w14:paraId="5E6E8FE7"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w:t>
            </w:r>
          </w:p>
          <w:p w14:paraId="52937DCA"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sz w:val="24"/>
                <w:szCs w:val="24"/>
              </w:rPr>
              <w:t> </w:t>
            </w:r>
          </w:p>
          <w:p w14:paraId="7F4D854C"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class</w:t>
            </w:r>
            <w:r w:rsidRPr="005D5956">
              <w:rPr>
                <w:rFonts w:ascii="Times New Roman" w:hAnsi="Times New Roman"/>
                <w:b w:val="0"/>
                <w:bCs w:val="0"/>
                <w:sz w:val="24"/>
                <w:szCs w:val="24"/>
              </w:rPr>
              <w:t xml:space="preserve"> </w:t>
            </w:r>
            <w:r w:rsidRPr="005D5956">
              <w:rPr>
                <w:rFonts w:ascii="Times New Roman" w:hAnsi="Times New Roman"/>
                <w:b w:val="0"/>
                <w:bCs w:val="0"/>
              </w:rPr>
              <w:t>C: public</w:t>
            </w:r>
            <w:r w:rsidRPr="005D5956">
              <w:rPr>
                <w:rFonts w:ascii="Times New Roman" w:hAnsi="Times New Roman"/>
                <w:b w:val="0"/>
                <w:bCs w:val="0"/>
                <w:sz w:val="24"/>
                <w:szCs w:val="24"/>
              </w:rPr>
              <w:t xml:space="preserve"> </w:t>
            </w:r>
            <w:r w:rsidRPr="005D5956">
              <w:rPr>
                <w:rFonts w:ascii="Times New Roman" w:hAnsi="Times New Roman"/>
                <w:b w:val="0"/>
                <w:bCs w:val="0"/>
              </w:rPr>
              <w:t>B, public</w:t>
            </w:r>
            <w:r w:rsidRPr="005D5956">
              <w:rPr>
                <w:rFonts w:ascii="Times New Roman" w:hAnsi="Times New Roman"/>
                <w:b w:val="0"/>
                <w:bCs w:val="0"/>
                <w:sz w:val="24"/>
                <w:szCs w:val="24"/>
              </w:rPr>
              <w:t xml:space="preserve"> </w:t>
            </w:r>
            <w:proofErr w:type="gramStart"/>
            <w:r w:rsidRPr="005D5956">
              <w:rPr>
                <w:rFonts w:ascii="Times New Roman" w:hAnsi="Times New Roman"/>
                <w:b w:val="0"/>
                <w:bCs w:val="0"/>
              </w:rPr>
              <w:t>A  /</w:t>
            </w:r>
            <w:proofErr w:type="gramEnd"/>
            <w:r w:rsidRPr="005D5956">
              <w:rPr>
                <w:rFonts w:ascii="Times New Roman" w:hAnsi="Times New Roman"/>
                <w:b w:val="0"/>
                <w:bCs w:val="0"/>
              </w:rPr>
              <w:t>/ Note the order</w:t>
            </w:r>
          </w:p>
          <w:p w14:paraId="5BFFA96C"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w:t>
            </w:r>
          </w:p>
          <w:p w14:paraId="7A1374F7"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public:</w:t>
            </w:r>
          </w:p>
          <w:p w14:paraId="577B14AD"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  </w:t>
            </w:r>
            <w:proofErr w:type="gramStart"/>
            <w:r w:rsidRPr="005D5956">
              <w:rPr>
                <w:rFonts w:ascii="Times New Roman" w:hAnsi="Times New Roman"/>
                <w:b w:val="0"/>
                <w:bCs w:val="0"/>
              </w:rPr>
              <w:t>C()  {</w:t>
            </w:r>
            <w:proofErr w:type="gramEnd"/>
            <w:r w:rsidRPr="005D5956">
              <w:rPr>
                <w:rFonts w:ascii="Times New Roman" w:hAnsi="Times New Roman"/>
                <w:b w:val="0"/>
                <w:bCs w:val="0"/>
              </w:rPr>
              <w:t xml:space="preserve"> </w:t>
            </w:r>
            <w:proofErr w:type="spellStart"/>
            <w:r w:rsidRPr="005D5956">
              <w:rPr>
                <w:rFonts w:ascii="Times New Roman" w:hAnsi="Times New Roman"/>
                <w:b w:val="0"/>
                <w:bCs w:val="0"/>
              </w:rPr>
              <w:t>cout</w:t>
            </w:r>
            <w:proofErr w:type="spellEnd"/>
            <w:r w:rsidRPr="005D5956">
              <w:rPr>
                <w:rFonts w:ascii="Times New Roman" w:hAnsi="Times New Roman"/>
                <w:b w:val="0"/>
                <w:bCs w:val="0"/>
              </w:rPr>
              <w:t xml:space="preserve"> &lt;&lt; "C's constructor called"</w:t>
            </w:r>
            <w:r w:rsidRPr="005D5956">
              <w:rPr>
                <w:rFonts w:ascii="Times New Roman" w:hAnsi="Times New Roman"/>
                <w:b w:val="0"/>
                <w:bCs w:val="0"/>
                <w:sz w:val="24"/>
                <w:szCs w:val="24"/>
              </w:rPr>
              <w:t xml:space="preserve"> </w:t>
            </w:r>
            <w:r w:rsidRPr="005D5956">
              <w:rPr>
                <w:rFonts w:ascii="Times New Roman" w:hAnsi="Times New Roman"/>
                <w:b w:val="0"/>
                <w:bCs w:val="0"/>
              </w:rPr>
              <w:t xml:space="preserve">&lt;&lt; </w:t>
            </w:r>
            <w:proofErr w:type="spellStart"/>
            <w:r w:rsidRPr="005D5956">
              <w:rPr>
                <w:rFonts w:ascii="Times New Roman" w:hAnsi="Times New Roman"/>
                <w:b w:val="0"/>
                <w:bCs w:val="0"/>
              </w:rPr>
              <w:t>endl</w:t>
            </w:r>
            <w:proofErr w:type="spellEnd"/>
            <w:proofErr w:type="gramStart"/>
            <w:r w:rsidRPr="005D5956">
              <w:rPr>
                <w:rFonts w:ascii="Times New Roman" w:hAnsi="Times New Roman"/>
                <w:b w:val="0"/>
                <w:bCs w:val="0"/>
              </w:rPr>
              <w:t>; }</w:t>
            </w:r>
            <w:proofErr w:type="gramEnd"/>
          </w:p>
          <w:p w14:paraId="27D50EE2"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w:t>
            </w:r>
          </w:p>
          <w:p w14:paraId="33A8CC5E"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sz w:val="24"/>
                <w:szCs w:val="24"/>
              </w:rPr>
              <w:t> </w:t>
            </w:r>
          </w:p>
          <w:p w14:paraId="6DB50AF0"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int</w:t>
            </w:r>
            <w:r w:rsidRPr="005D5956">
              <w:rPr>
                <w:rFonts w:ascii="Times New Roman" w:hAnsi="Times New Roman"/>
                <w:b w:val="0"/>
                <w:bCs w:val="0"/>
                <w:sz w:val="24"/>
                <w:szCs w:val="24"/>
              </w:rPr>
              <w:t xml:space="preserve"> </w:t>
            </w:r>
            <w:proofErr w:type="gramStart"/>
            <w:r w:rsidRPr="005D5956">
              <w:rPr>
                <w:rFonts w:ascii="Times New Roman" w:hAnsi="Times New Roman"/>
                <w:b w:val="0"/>
                <w:bCs w:val="0"/>
              </w:rPr>
              <w:t>main(</w:t>
            </w:r>
            <w:proofErr w:type="gramEnd"/>
            <w:r w:rsidRPr="005D5956">
              <w:rPr>
                <w:rFonts w:ascii="Times New Roman" w:hAnsi="Times New Roman"/>
                <w:b w:val="0"/>
                <w:bCs w:val="0"/>
              </w:rPr>
              <w:t>)</w:t>
            </w:r>
          </w:p>
          <w:p w14:paraId="55717C64"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w:t>
            </w:r>
          </w:p>
          <w:p w14:paraId="7DBDF50C"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 xml:space="preserve">    C </w:t>
            </w:r>
            <w:proofErr w:type="spellStart"/>
            <w:r w:rsidRPr="005D5956">
              <w:rPr>
                <w:rFonts w:ascii="Times New Roman" w:hAnsi="Times New Roman"/>
                <w:b w:val="0"/>
                <w:bCs w:val="0"/>
              </w:rPr>
              <w:t>c</w:t>
            </w:r>
            <w:proofErr w:type="spellEnd"/>
            <w:r w:rsidRPr="005D5956">
              <w:rPr>
                <w:rFonts w:ascii="Times New Roman" w:hAnsi="Times New Roman"/>
                <w:b w:val="0"/>
                <w:bCs w:val="0"/>
              </w:rPr>
              <w:t>;</w:t>
            </w:r>
          </w:p>
          <w:p w14:paraId="7B6EBCB3"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    return</w:t>
            </w:r>
            <w:r w:rsidRPr="005D5956">
              <w:rPr>
                <w:rFonts w:ascii="Times New Roman" w:hAnsi="Times New Roman"/>
                <w:b w:val="0"/>
                <w:bCs w:val="0"/>
                <w:sz w:val="24"/>
                <w:szCs w:val="24"/>
              </w:rPr>
              <w:t xml:space="preserve"> </w:t>
            </w:r>
            <w:r w:rsidRPr="005D5956">
              <w:rPr>
                <w:rFonts w:ascii="Times New Roman" w:hAnsi="Times New Roman"/>
                <w:b w:val="0"/>
                <w:bCs w:val="0"/>
              </w:rPr>
              <w:t>0;</w:t>
            </w:r>
          </w:p>
          <w:p w14:paraId="624A1C3B" w14:textId="77777777" w:rsidR="00C67DED" w:rsidRPr="005D5956" w:rsidRDefault="00C67DED" w:rsidP="00A13DCD">
            <w:pPr>
              <w:rPr>
                <w:rFonts w:ascii="Times New Roman" w:hAnsi="Times New Roman"/>
                <w:b w:val="0"/>
                <w:bCs w:val="0"/>
                <w:sz w:val="24"/>
                <w:szCs w:val="24"/>
              </w:rPr>
            </w:pPr>
            <w:r w:rsidRPr="005D5956">
              <w:rPr>
                <w:rFonts w:ascii="Times New Roman" w:hAnsi="Times New Roman"/>
                <w:b w:val="0"/>
                <w:bCs w:val="0"/>
              </w:rPr>
              <w:t>}</w:t>
            </w:r>
          </w:p>
        </w:tc>
      </w:tr>
    </w:tbl>
    <w:p w14:paraId="741CF570" w14:textId="77777777" w:rsidR="00C67DED" w:rsidRPr="00583052" w:rsidRDefault="00C67DED" w:rsidP="00C67DED">
      <w:pPr>
        <w:shd w:val="clear" w:color="auto" w:fill="FFFFFF"/>
        <w:spacing w:after="150" w:line="240" w:lineRule="auto"/>
        <w:jc w:val="both"/>
        <w:textAlignment w:val="baseline"/>
        <w:rPr>
          <w:rFonts w:ascii="Times New Roman" w:hAnsi="Times New Roman"/>
          <w:color w:val="000000"/>
        </w:rPr>
      </w:pPr>
    </w:p>
    <w:p w14:paraId="1600D189" w14:textId="77777777" w:rsidR="00C67DED" w:rsidRPr="00583052" w:rsidRDefault="00C67DED" w:rsidP="00C67DED">
      <w:pPr>
        <w:shd w:val="clear" w:color="auto" w:fill="FFFFFF"/>
        <w:spacing w:after="150" w:line="240" w:lineRule="auto"/>
        <w:jc w:val="both"/>
        <w:textAlignment w:val="baseline"/>
        <w:rPr>
          <w:rFonts w:ascii="Times New Roman" w:hAnsi="Times New Roman"/>
          <w:color w:val="000000"/>
        </w:rPr>
      </w:pPr>
      <w:r w:rsidRPr="00583052">
        <w:rPr>
          <w:rFonts w:ascii="Times New Roman" w:hAnsi="Times New Roman"/>
          <w:color w:val="000000"/>
        </w:rPr>
        <w:t>Output:</w:t>
      </w:r>
    </w:p>
    <w:p w14:paraId="38733462" w14:textId="77777777" w:rsidR="00C67DED" w:rsidRPr="00583052" w:rsidRDefault="00C67DED" w:rsidP="00C67DED">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hAnsi="Times New Roman"/>
          <w:color w:val="000000"/>
          <w:sz w:val="18"/>
          <w:szCs w:val="18"/>
        </w:rPr>
      </w:pPr>
      <w:r w:rsidRPr="00583052">
        <w:rPr>
          <w:rFonts w:ascii="Times New Roman" w:hAnsi="Times New Roman"/>
          <w:color w:val="000000"/>
          <w:sz w:val="18"/>
          <w:szCs w:val="18"/>
        </w:rPr>
        <w:t>B's constructor called</w:t>
      </w:r>
    </w:p>
    <w:p w14:paraId="36AD759C" w14:textId="77777777" w:rsidR="00C67DED" w:rsidRPr="00583052" w:rsidRDefault="00C67DED" w:rsidP="00C67DED">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hAnsi="Times New Roman"/>
          <w:color w:val="000000"/>
          <w:sz w:val="18"/>
          <w:szCs w:val="18"/>
        </w:rPr>
      </w:pPr>
      <w:r w:rsidRPr="00583052">
        <w:rPr>
          <w:rFonts w:ascii="Times New Roman" w:hAnsi="Times New Roman"/>
          <w:color w:val="000000"/>
          <w:sz w:val="18"/>
          <w:szCs w:val="18"/>
        </w:rPr>
        <w:t>A's constructor called</w:t>
      </w:r>
    </w:p>
    <w:p w14:paraId="1E15FDAE" w14:textId="1DD00E71" w:rsidR="00C67DED" w:rsidRPr="005D5956" w:rsidRDefault="00C67DED" w:rsidP="005D5956">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hAnsi="Times New Roman"/>
          <w:color w:val="000000"/>
          <w:sz w:val="18"/>
          <w:szCs w:val="18"/>
        </w:rPr>
      </w:pPr>
      <w:r w:rsidRPr="00583052">
        <w:rPr>
          <w:rFonts w:ascii="Times New Roman" w:hAnsi="Times New Roman"/>
          <w:color w:val="000000"/>
          <w:sz w:val="18"/>
          <w:szCs w:val="18"/>
        </w:rPr>
        <w:t>C's constructor called</w:t>
      </w:r>
    </w:p>
    <w:p w14:paraId="4CB1CCE9" w14:textId="77777777" w:rsidR="00C67DED" w:rsidRPr="005D5956" w:rsidRDefault="00C67DED" w:rsidP="005D5956">
      <w:pPr>
        <w:pStyle w:val="Heading3"/>
        <w:shd w:val="clear" w:color="auto" w:fill="FFFFFF"/>
        <w:spacing w:before="0" w:after="240"/>
        <w:jc w:val="left"/>
        <w:rPr>
          <w:rFonts w:ascii="Times New Roman" w:hAnsi="Times New Roman"/>
          <w:b/>
          <w:bCs/>
          <w:color w:val="008000"/>
          <w:sz w:val="28"/>
          <w:szCs w:val="28"/>
        </w:rPr>
      </w:pPr>
      <w:r w:rsidRPr="005D5956">
        <w:rPr>
          <w:rFonts w:ascii="Times New Roman" w:hAnsi="Times New Roman"/>
          <w:b/>
          <w:bCs/>
          <w:color w:val="008000"/>
          <w:sz w:val="28"/>
          <w:szCs w:val="28"/>
        </w:rPr>
        <w:lastRenderedPageBreak/>
        <w:t>3) Multilevel Inheritance:</w:t>
      </w:r>
    </w:p>
    <w:p w14:paraId="5C0ED22C" w14:textId="77777777" w:rsidR="00C67DED" w:rsidRPr="00583052" w:rsidRDefault="00C67DED" w:rsidP="005D5956">
      <w:pPr>
        <w:pStyle w:val="NormalWeb"/>
        <w:shd w:val="clear" w:color="auto" w:fill="FFFFFF"/>
        <w:spacing w:after="336" w:afterAutospacing="0"/>
        <w:jc w:val="both"/>
        <w:rPr>
          <w:color w:val="252830"/>
        </w:rPr>
      </w:pPr>
      <w:r w:rsidRPr="00583052">
        <w:rPr>
          <w:color w:val="008000"/>
          <w:sz w:val="36"/>
          <w:szCs w:val="36"/>
        </w:rPr>
        <w:t xml:space="preserve">                </w:t>
      </w:r>
      <w:r w:rsidRPr="00583052">
        <w:rPr>
          <w:color w:val="252830"/>
        </w:rPr>
        <w:t>In C++ programming, not only you can derive a class from the base class but you can also derive a class from the derived class. This form of inheritance is known as multilevel inheritance.</w:t>
      </w:r>
    </w:p>
    <w:p w14:paraId="3FA1BF6C" w14:textId="77777777" w:rsidR="00C67DED" w:rsidRPr="00583052" w:rsidRDefault="00C67DED" w:rsidP="00C67DED">
      <w:pPr>
        <w:pStyle w:val="HTMLPreformatted"/>
        <w:pBdr>
          <w:top w:val="single" w:sz="6" w:space="11" w:color="EAEAEC"/>
          <w:left w:val="single" w:sz="6" w:space="14" w:color="EAEAEC"/>
          <w:bottom w:val="single" w:sz="6" w:space="11" w:color="EAEAEC"/>
          <w:right w:val="single" w:sz="6" w:space="14" w:color="EAEAEC"/>
        </w:pBdr>
        <w:shd w:val="clear" w:color="auto" w:fill="F6F6F6"/>
        <w:spacing w:after="432"/>
        <w:rPr>
          <w:rFonts w:ascii="Times New Roman" w:hAnsi="Times New Roman" w:cs="Times New Roman"/>
          <w:color w:val="252830"/>
          <w:sz w:val="23"/>
          <w:szCs w:val="23"/>
        </w:rPr>
      </w:pPr>
      <w:r w:rsidRPr="00583052">
        <w:rPr>
          <w:rFonts w:ascii="Times New Roman" w:hAnsi="Times New Roman" w:cs="Times New Roman"/>
          <w:color w:val="252830"/>
          <w:sz w:val="23"/>
          <w:szCs w:val="23"/>
        </w:rPr>
        <w:t>class A</w:t>
      </w:r>
    </w:p>
    <w:p w14:paraId="3B39591E" w14:textId="77777777" w:rsidR="00C67DED" w:rsidRPr="00583052" w:rsidRDefault="00C67DED" w:rsidP="00C67DED">
      <w:pPr>
        <w:pStyle w:val="HTMLPreformatted"/>
        <w:pBdr>
          <w:top w:val="single" w:sz="6" w:space="11" w:color="EAEAEC"/>
          <w:left w:val="single" w:sz="6" w:space="14" w:color="EAEAEC"/>
          <w:bottom w:val="single" w:sz="6" w:space="11" w:color="EAEAEC"/>
          <w:right w:val="single" w:sz="6" w:space="14" w:color="EAEAEC"/>
        </w:pBdr>
        <w:shd w:val="clear" w:color="auto" w:fill="F6F6F6"/>
        <w:spacing w:after="432"/>
        <w:rPr>
          <w:rFonts w:ascii="Times New Roman" w:hAnsi="Times New Roman" w:cs="Times New Roman"/>
          <w:color w:val="252830"/>
          <w:sz w:val="23"/>
          <w:szCs w:val="23"/>
        </w:rPr>
      </w:pPr>
      <w:r w:rsidRPr="00583052">
        <w:rPr>
          <w:rFonts w:ascii="Times New Roman" w:hAnsi="Times New Roman" w:cs="Times New Roman"/>
          <w:color w:val="252830"/>
          <w:sz w:val="23"/>
          <w:szCs w:val="23"/>
        </w:rPr>
        <w:t xml:space="preserve">{ </w:t>
      </w:r>
    </w:p>
    <w:p w14:paraId="221CA74C" w14:textId="77777777" w:rsidR="00C67DED" w:rsidRPr="00583052" w:rsidRDefault="00C67DED" w:rsidP="00C67DED">
      <w:pPr>
        <w:pStyle w:val="HTMLPreformatted"/>
        <w:pBdr>
          <w:top w:val="single" w:sz="6" w:space="11" w:color="EAEAEC"/>
          <w:left w:val="single" w:sz="6" w:space="14" w:color="EAEAEC"/>
          <w:bottom w:val="single" w:sz="6" w:space="11" w:color="EAEAEC"/>
          <w:right w:val="single" w:sz="6" w:space="14" w:color="EAEAEC"/>
        </w:pBdr>
        <w:shd w:val="clear" w:color="auto" w:fill="F6F6F6"/>
        <w:spacing w:after="432"/>
        <w:rPr>
          <w:rFonts w:ascii="Times New Roman" w:hAnsi="Times New Roman" w:cs="Times New Roman"/>
          <w:color w:val="252830"/>
          <w:sz w:val="23"/>
          <w:szCs w:val="23"/>
        </w:rPr>
      </w:pPr>
      <w:r w:rsidRPr="00583052">
        <w:rPr>
          <w:rFonts w:ascii="Times New Roman" w:hAnsi="Times New Roman" w:cs="Times New Roman"/>
          <w:color w:val="252830"/>
          <w:sz w:val="23"/>
          <w:szCs w:val="23"/>
        </w:rPr>
        <w:t xml:space="preserve">... .. ... </w:t>
      </w:r>
    </w:p>
    <w:p w14:paraId="404AC874" w14:textId="77777777" w:rsidR="00C67DED" w:rsidRPr="00583052" w:rsidRDefault="00C67DED" w:rsidP="00C67DED">
      <w:pPr>
        <w:pStyle w:val="HTMLPreformatted"/>
        <w:pBdr>
          <w:top w:val="single" w:sz="6" w:space="11" w:color="EAEAEC"/>
          <w:left w:val="single" w:sz="6" w:space="14" w:color="EAEAEC"/>
          <w:bottom w:val="single" w:sz="6" w:space="11" w:color="EAEAEC"/>
          <w:right w:val="single" w:sz="6" w:space="14" w:color="EAEAEC"/>
        </w:pBdr>
        <w:shd w:val="clear" w:color="auto" w:fill="F6F6F6"/>
        <w:spacing w:after="432"/>
        <w:rPr>
          <w:rFonts w:ascii="Times New Roman" w:hAnsi="Times New Roman" w:cs="Times New Roman"/>
          <w:color w:val="252830"/>
          <w:sz w:val="23"/>
          <w:szCs w:val="23"/>
        </w:rPr>
      </w:pPr>
      <w:r w:rsidRPr="00583052">
        <w:rPr>
          <w:rFonts w:ascii="Times New Roman" w:hAnsi="Times New Roman" w:cs="Times New Roman"/>
          <w:color w:val="252830"/>
          <w:sz w:val="23"/>
          <w:szCs w:val="23"/>
        </w:rPr>
        <w:t>};</w:t>
      </w:r>
    </w:p>
    <w:p w14:paraId="0FF8ECAD" w14:textId="77777777" w:rsidR="00C67DED" w:rsidRPr="00583052" w:rsidRDefault="00C67DED" w:rsidP="00C67DED">
      <w:pPr>
        <w:pStyle w:val="HTMLPreformatted"/>
        <w:pBdr>
          <w:top w:val="single" w:sz="6" w:space="11" w:color="EAEAEC"/>
          <w:left w:val="single" w:sz="6" w:space="14" w:color="EAEAEC"/>
          <w:bottom w:val="single" w:sz="6" w:space="11" w:color="EAEAEC"/>
          <w:right w:val="single" w:sz="6" w:space="14" w:color="EAEAEC"/>
        </w:pBdr>
        <w:shd w:val="clear" w:color="auto" w:fill="F6F6F6"/>
        <w:spacing w:after="432"/>
        <w:rPr>
          <w:rFonts w:ascii="Times New Roman" w:hAnsi="Times New Roman" w:cs="Times New Roman"/>
          <w:color w:val="252830"/>
          <w:sz w:val="23"/>
          <w:szCs w:val="23"/>
        </w:rPr>
      </w:pPr>
      <w:r w:rsidRPr="00583052">
        <w:rPr>
          <w:rFonts w:ascii="Times New Roman" w:hAnsi="Times New Roman" w:cs="Times New Roman"/>
          <w:color w:val="252830"/>
          <w:sz w:val="23"/>
          <w:szCs w:val="23"/>
        </w:rPr>
        <w:t>class B: public A</w:t>
      </w:r>
    </w:p>
    <w:p w14:paraId="5B9C56DA" w14:textId="77777777" w:rsidR="00C67DED" w:rsidRPr="00583052" w:rsidRDefault="00C67DED" w:rsidP="00C67DED">
      <w:pPr>
        <w:pStyle w:val="HTMLPreformatted"/>
        <w:pBdr>
          <w:top w:val="single" w:sz="6" w:space="11" w:color="EAEAEC"/>
          <w:left w:val="single" w:sz="6" w:space="14" w:color="EAEAEC"/>
          <w:bottom w:val="single" w:sz="6" w:space="11" w:color="EAEAEC"/>
          <w:right w:val="single" w:sz="6" w:space="14" w:color="EAEAEC"/>
        </w:pBdr>
        <w:shd w:val="clear" w:color="auto" w:fill="F6F6F6"/>
        <w:spacing w:after="432"/>
        <w:rPr>
          <w:rFonts w:ascii="Times New Roman" w:hAnsi="Times New Roman" w:cs="Times New Roman"/>
          <w:color w:val="252830"/>
          <w:sz w:val="23"/>
          <w:szCs w:val="23"/>
        </w:rPr>
      </w:pPr>
      <w:r w:rsidRPr="00583052">
        <w:rPr>
          <w:rFonts w:ascii="Times New Roman" w:hAnsi="Times New Roman" w:cs="Times New Roman"/>
          <w:color w:val="252830"/>
          <w:sz w:val="23"/>
          <w:szCs w:val="23"/>
        </w:rPr>
        <w:t>{</w:t>
      </w:r>
    </w:p>
    <w:p w14:paraId="17BCD745" w14:textId="77777777" w:rsidR="00C67DED" w:rsidRPr="00583052" w:rsidRDefault="00C67DED" w:rsidP="00C67DED">
      <w:pPr>
        <w:pStyle w:val="HTMLPreformatted"/>
        <w:pBdr>
          <w:top w:val="single" w:sz="6" w:space="11" w:color="EAEAEC"/>
          <w:left w:val="single" w:sz="6" w:space="14" w:color="EAEAEC"/>
          <w:bottom w:val="single" w:sz="6" w:space="11" w:color="EAEAEC"/>
          <w:right w:val="single" w:sz="6" w:space="14" w:color="EAEAEC"/>
        </w:pBdr>
        <w:shd w:val="clear" w:color="auto" w:fill="F6F6F6"/>
        <w:spacing w:after="432"/>
        <w:rPr>
          <w:rFonts w:ascii="Times New Roman" w:hAnsi="Times New Roman" w:cs="Times New Roman"/>
          <w:color w:val="252830"/>
          <w:sz w:val="23"/>
          <w:szCs w:val="23"/>
        </w:rPr>
      </w:pPr>
      <w:r w:rsidRPr="00583052">
        <w:rPr>
          <w:rFonts w:ascii="Times New Roman" w:hAnsi="Times New Roman" w:cs="Times New Roman"/>
          <w:color w:val="252830"/>
          <w:sz w:val="23"/>
          <w:szCs w:val="23"/>
        </w:rPr>
        <w:t>... .. ...</w:t>
      </w:r>
    </w:p>
    <w:p w14:paraId="429B1F06" w14:textId="77777777" w:rsidR="00C67DED" w:rsidRPr="00583052" w:rsidRDefault="00C67DED" w:rsidP="00C67DED">
      <w:pPr>
        <w:pStyle w:val="HTMLPreformatted"/>
        <w:pBdr>
          <w:top w:val="single" w:sz="6" w:space="11" w:color="EAEAEC"/>
          <w:left w:val="single" w:sz="6" w:space="14" w:color="EAEAEC"/>
          <w:bottom w:val="single" w:sz="6" w:space="11" w:color="EAEAEC"/>
          <w:right w:val="single" w:sz="6" w:space="14" w:color="EAEAEC"/>
        </w:pBdr>
        <w:shd w:val="clear" w:color="auto" w:fill="F6F6F6"/>
        <w:spacing w:after="432"/>
        <w:rPr>
          <w:rFonts w:ascii="Times New Roman" w:hAnsi="Times New Roman" w:cs="Times New Roman"/>
          <w:color w:val="252830"/>
          <w:sz w:val="23"/>
          <w:szCs w:val="23"/>
        </w:rPr>
      </w:pPr>
      <w:r w:rsidRPr="00583052">
        <w:rPr>
          <w:rFonts w:ascii="Times New Roman" w:hAnsi="Times New Roman" w:cs="Times New Roman"/>
          <w:color w:val="252830"/>
          <w:sz w:val="23"/>
          <w:szCs w:val="23"/>
        </w:rPr>
        <w:t>};</w:t>
      </w:r>
    </w:p>
    <w:p w14:paraId="5402026B" w14:textId="77777777" w:rsidR="00C67DED" w:rsidRPr="00583052" w:rsidRDefault="00C67DED" w:rsidP="00C67DED">
      <w:pPr>
        <w:pStyle w:val="HTMLPreformatted"/>
        <w:pBdr>
          <w:top w:val="single" w:sz="6" w:space="11" w:color="EAEAEC"/>
          <w:left w:val="single" w:sz="6" w:space="14" w:color="EAEAEC"/>
          <w:bottom w:val="single" w:sz="6" w:space="11" w:color="EAEAEC"/>
          <w:right w:val="single" w:sz="6" w:space="14" w:color="EAEAEC"/>
        </w:pBdr>
        <w:shd w:val="clear" w:color="auto" w:fill="F6F6F6"/>
        <w:spacing w:after="432"/>
        <w:rPr>
          <w:rFonts w:ascii="Times New Roman" w:hAnsi="Times New Roman" w:cs="Times New Roman"/>
          <w:color w:val="252830"/>
          <w:sz w:val="23"/>
          <w:szCs w:val="23"/>
        </w:rPr>
      </w:pPr>
      <w:r w:rsidRPr="00583052">
        <w:rPr>
          <w:rFonts w:ascii="Times New Roman" w:hAnsi="Times New Roman" w:cs="Times New Roman"/>
          <w:color w:val="252830"/>
          <w:sz w:val="23"/>
          <w:szCs w:val="23"/>
        </w:rPr>
        <w:t>class C: public B</w:t>
      </w:r>
    </w:p>
    <w:p w14:paraId="6C23A985" w14:textId="77777777" w:rsidR="00C67DED" w:rsidRPr="00583052" w:rsidRDefault="00C67DED" w:rsidP="00C67DED">
      <w:pPr>
        <w:pStyle w:val="HTMLPreformatted"/>
        <w:pBdr>
          <w:top w:val="single" w:sz="6" w:space="11" w:color="EAEAEC"/>
          <w:left w:val="single" w:sz="6" w:space="14" w:color="EAEAEC"/>
          <w:bottom w:val="single" w:sz="6" w:space="11" w:color="EAEAEC"/>
          <w:right w:val="single" w:sz="6" w:space="14" w:color="EAEAEC"/>
        </w:pBdr>
        <w:shd w:val="clear" w:color="auto" w:fill="F6F6F6"/>
        <w:spacing w:after="432"/>
        <w:rPr>
          <w:rFonts w:ascii="Times New Roman" w:hAnsi="Times New Roman" w:cs="Times New Roman"/>
          <w:color w:val="252830"/>
          <w:sz w:val="23"/>
          <w:szCs w:val="23"/>
        </w:rPr>
      </w:pPr>
      <w:r w:rsidRPr="00583052">
        <w:rPr>
          <w:rFonts w:ascii="Times New Roman" w:hAnsi="Times New Roman" w:cs="Times New Roman"/>
          <w:color w:val="252830"/>
          <w:sz w:val="23"/>
          <w:szCs w:val="23"/>
        </w:rPr>
        <w:t>{</w:t>
      </w:r>
    </w:p>
    <w:p w14:paraId="2F2B4DAD" w14:textId="77777777" w:rsidR="00C67DED" w:rsidRPr="00583052" w:rsidRDefault="00C67DED" w:rsidP="00C67DED">
      <w:pPr>
        <w:pStyle w:val="HTMLPreformatted"/>
        <w:pBdr>
          <w:top w:val="single" w:sz="6" w:space="11" w:color="EAEAEC"/>
          <w:left w:val="single" w:sz="6" w:space="14" w:color="EAEAEC"/>
          <w:bottom w:val="single" w:sz="6" w:space="11" w:color="EAEAEC"/>
          <w:right w:val="single" w:sz="6" w:space="14" w:color="EAEAEC"/>
        </w:pBdr>
        <w:shd w:val="clear" w:color="auto" w:fill="F6F6F6"/>
        <w:spacing w:after="432"/>
        <w:rPr>
          <w:rFonts w:ascii="Times New Roman" w:hAnsi="Times New Roman" w:cs="Times New Roman"/>
          <w:color w:val="252830"/>
          <w:sz w:val="23"/>
          <w:szCs w:val="23"/>
        </w:rPr>
      </w:pPr>
      <w:r w:rsidRPr="00583052">
        <w:rPr>
          <w:rFonts w:ascii="Times New Roman" w:hAnsi="Times New Roman" w:cs="Times New Roman"/>
          <w:color w:val="252830"/>
          <w:sz w:val="23"/>
          <w:szCs w:val="23"/>
        </w:rPr>
        <w:t>... ... ...</w:t>
      </w:r>
    </w:p>
    <w:p w14:paraId="2B4FB127" w14:textId="77777777" w:rsidR="00C67DED" w:rsidRPr="00583052" w:rsidRDefault="00C67DED" w:rsidP="00C67DED">
      <w:pPr>
        <w:pStyle w:val="HTMLPreformatted"/>
        <w:pBdr>
          <w:top w:val="single" w:sz="6" w:space="11" w:color="EAEAEC"/>
          <w:left w:val="single" w:sz="6" w:space="14" w:color="EAEAEC"/>
          <w:bottom w:val="single" w:sz="6" w:space="11" w:color="EAEAEC"/>
          <w:right w:val="single" w:sz="6" w:space="14" w:color="EAEAEC"/>
        </w:pBdr>
        <w:shd w:val="clear" w:color="auto" w:fill="F6F6F6"/>
        <w:spacing w:after="432"/>
        <w:rPr>
          <w:rFonts w:ascii="Times New Roman" w:hAnsi="Times New Roman" w:cs="Times New Roman"/>
          <w:color w:val="252830"/>
          <w:sz w:val="23"/>
          <w:szCs w:val="23"/>
        </w:rPr>
      </w:pPr>
      <w:r w:rsidRPr="00583052">
        <w:rPr>
          <w:rFonts w:ascii="Times New Roman" w:hAnsi="Times New Roman" w:cs="Times New Roman"/>
          <w:color w:val="252830"/>
          <w:sz w:val="23"/>
          <w:szCs w:val="23"/>
        </w:rPr>
        <w:t>};</w:t>
      </w:r>
    </w:p>
    <w:p w14:paraId="2B4BEDB3" w14:textId="77777777" w:rsidR="00C67DED" w:rsidRPr="005D5956" w:rsidRDefault="00C67DED" w:rsidP="005D5956">
      <w:pPr>
        <w:pStyle w:val="Heading3"/>
        <w:shd w:val="clear" w:color="auto" w:fill="FFFFFF"/>
        <w:spacing w:before="0" w:after="240"/>
        <w:jc w:val="left"/>
        <w:rPr>
          <w:rFonts w:ascii="Times New Roman" w:hAnsi="Times New Roman"/>
          <w:b/>
          <w:bCs/>
          <w:color w:val="000000"/>
        </w:rPr>
      </w:pPr>
      <w:r w:rsidRPr="005D5956">
        <w:rPr>
          <w:rFonts w:ascii="Times New Roman" w:hAnsi="Times New Roman"/>
          <w:b/>
          <w:bCs/>
          <w:color w:val="000000"/>
        </w:rPr>
        <w:t>Example:</w:t>
      </w:r>
    </w:p>
    <w:p w14:paraId="1AEABF46"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com"/>
          <w:rFonts w:ascii="Times New Roman" w:hAnsi="Times New Roman"/>
          <w:color w:val="808080"/>
          <w:sz w:val="23"/>
          <w:szCs w:val="23"/>
        </w:rPr>
        <w:t>#include</w:t>
      </w:r>
      <w:r w:rsidRPr="00583052">
        <w:rPr>
          <w:rStyle w:val="pln"/>
          <w:rFonts w:ascii="Times New Roman" w:hAnsi="Times New Roman"/>
          <w:color w:val="000000"/>
          <w:sz w:val="23"/>
          <w:szCs w:val="23"/>
        </w:rPr>
        <w:t xml:space="preserve"> </w:t>
      </w:r>
      <w:r w:rsidRPr="00583052">
        <w:rPr>
          <w:rStyle w:val="str"/>
          <w:rFonts w:ascii="Times New Roman" w:hAnsi="Times New Roman"/>
          <w:color w:val="800000"/>
          <w:sz w:val="23"/>
          <w:szCs w:val="23"/>
        </w:rPr>
        <w:t>&lt;iostream&gt;</w:t>
      </w:r>
    </w:p>
    <w:p w14:paraId="3AB8B2B4"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kwd"/>
          <w:rFonts w:ascii="Times New Roman" w:hAnsi="Times New Roman"/>
          <w:color w:val="00008B"/>
          <w:sz w:val="23"/>
          <w:szCs w:val="23"/>
        </w:rPr>
        <w:t>using</w:t>
      </w:r>
      <w:r w:rsidRPr="00583052">
        <w:rPr>
          <w:rStyle w:val="pln"/>
          <w:rFonts w:ascii="Times New Roman" w:hAnsi="Times New Roman"/>
          <w:color w:val="000000"/>
          <w:sz w:val="23"/>
          <w:szCs w:val="23"/>
        </w:rPr>
        <w:t xml:space="preserve"> </w:t>
      </w:r>
      <w:r w:rsidRPr="00583052">
        <w:rPr>
          <w:rStyle w:val="kwd"/>
          <w:rFonts w:ascii="Times New Roman" w:hAnsi="Times New Roman"/>
          <w:color w:val="00008B"/>
          <w:sz w:val="23"/>
          <w:szCs w:val="23"/>
        </w:rPr>
        <w:t>namespace</w:t>
      </w:r>
      <w:r w:rsidRPr="00583052">
        <w:rPr>
          <w:rStyle w:val="pln"/>
          <w:rFonts w:ascii="Times New Roman" w:hAnsi="Times New Roman"/>
          <w:color w:val="000000"/>
          <w:sz w:val="23"/>
          <w:szCs w:val="23"/>
        </w:rPr>
        <w:t xml:space="preserve"> std</w:t>
      </w:r>
      <w:r w:rsidRPr="00583052">
        <w:rPr>
          <w:rStyle w:val="pun"/>
          <w:rFonts w:ascii="Times New Roman" w:hAnsi="Times New Roman"/>
          <w:color w:val="000000"/>
          <w:sz w:val="23"/>
          <w:szCs w:val="23"/>
        </w:rPr>
        <w:t>;</w:t>
      </w:r>
    </w:p>
    <w:p w14:paraId="5AAC67CD"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p>
    <w:p w14:paraId="2316F718"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kwd"/>
          <w:rFonts w:ascii="Times New Roman" w:hAnsi="Times New Roman"/>
          <w:color w:val="00008B"/>
          <w:sz w:val="23"/>
          <w:szCs w:val="23"/>
        </w:rPr>
        <w:t>class</w:t>
      </w:r>
      <w:r w:rsidRPr="00583052">
        <w:rPr>
          <w:rStyle w:val="pln"/>
          <w:rFonts w:ascii="Times New Roman" w:hAnsi="Times New Roman"/>
          <w:color w:val="000000"/>
          <w:sz w:val="23"/>
          <w:szCs w:val="23"/>
        </w:rPr>
        <w:t xml:space="preserve"> A</w:t>
      </w:r>
    </w:p>
    <w:p w14:paraId="43122278"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pun"/>
          <w:rFonts w:ascii="Times New Roman" w:hAnsi="Times New Roman"/>
          <w:color w:val="000000"/>
          <w:sz w:val="23"/>
          <w:szCs w:val="23"/>
        </w:rPr>
        <w:t>{</w:t>
      </w:r>
    </w:p>
    <w:p w14:paraId="29C12BC3"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pln"/>
          <w:rFonts w:ascii="Times New Roman" w:hAnsi="Times New Roman"/>
          <w:color w:val="000000"/>
          <w:sz w:val="23"/>
          <w:szCs w:val="23"/>
        </w:rPr>
        <w:t xml:space="preserve">    </w:t>
      </w:r>
      <w:r w:rsidRPr="00583052">
        <w:rPr>
          <w:rStyle w:val="kwd"/>
          <w:rFonts w:ascii="Times New Roman" w:hAnsi="Times New Roman"/>
          <w:color w:val="00008B"/>
          <w:sz w:val="23"/>
          <w:szCs w:val="23"/>
        </w:rPr>
        <w:t>public</w:t>
      </w:r>
      <w:r w:rsidRPr="00583052">
        <w:rPr>
          <w:rStyle w:val="pun"/>
          <w:rFonts w:ascii="Times New Roman" w:hAnsi="Times New Roman"/>
          <w:color w:val="000000"/>
          <w:sz w:val="23"/>
          <w:szCs w:val="23"/>
        </w:rPr>
        <w:t>:</w:t>
      </w:r>
    </w:p>
    <w:p w14:paraId="72B8AD55"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pln"/>
          <w:rFonts w:ascii="Times New Roman" w:hAnsi="Times New Roman"/>
          <w:color w:val="000000"/>
          <w:sz w:val="23"/>
          <w:szCs w:val="23"/>
        </w:rPr>
        <w:lastRenderedPageBreak/>
        <w:t xml:space="preserve">      </w:t>
      </w:r>
      <w:r w:rsidRPr="00583052">
        <w:rPr>
          <w:rStyle w:val="kwd"/>
          <w:rFonts w:ascii="Times New Roman" w:hAnsi="Times New Roman"/>
          <w:color w:val="00008B"/>
          <w:sz w:val="23"/>
          <w:szCs w:val="23"/>
        </w:rPr>
        <w:t>void</w:t>
      </w:r>
      <w:r w:rsidRPr="00583052">
        <w:rPr>
          <w:rStyle w:val="pln"/>
          <w:rFonts w:ascii="Times New Roman" w:hAnsi="Times New Roman"/>
          <w:color w:val="000000"/>
          <w:sz w:val="23"/>
          <w:szCs w:val="23"/>
        </w:rPr>
        <w:t xml:space="preserve"> </w:t>
      </w:r>
      <w:r w:rsidR="00776002" w:rsidRPr="00583052">
        <w:rPr>
          <w:rStyle w:val="pln"/>
          <w:rFonts w:ascii="Times New Roman" w:hAnsi="Times New Roman"/>
          <w:color w:val="000000"/>
          <w:sz w:val="23"/>
          <w:szCs w:val="23"/>
        </w:rPr>
        <w:t>display</w:t>
      </w:r>
      <w:r w:rsidR="00776002" w:rsidRPr="00583052">
        <w:rPr>
          <w:rStyle w:val="pun"/>
          <w:rFonts w:ascii="Times New Roman" w:hAnsi="Times New Roman"/>
          <w:color w:val="000000"/>
          <w:sz w:val="23"/>
          <w:szCs w:val="23"/>
        </w:rPr>
        <w:t xml:space="preserve"> (</w:t>
      </w:r>
      <w:r w:rsidRPr="00583052">
        <w:rPr>
          <w:rStyle w:val="pun"/>
          <w:rFonts w:ascii="Times New Roman" w:hAnsi="Times New Roman"/>
          <w:color w:val="000000"/>
          <w:sz w:val="23"/>
          <w:szCs w:val="23"/>
        </w:rPr>
        <w:t>)</w:t>
      </w:r>
    </w:p>
    <w:p w14:paraId="31DE7963"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pln"/>
          <w:rFonts w:ascii="Times New Roman" w:hAnsi="Times New Roman"/>
          <w:color w:val="000000"/>
          <w:sz w:val="23"/>
          <w:szCs w:val="23"/>
        </w:rPr>
        <w:t xml:space="preserve">      </w:t>
      </w:r>
      <w:r w:rsidRPr="00583052">
        <w:rPr>
          <w:rStyle w:val="pun"/>
          <w:rFonts w:ascii="Times New Roman" w:hAnsi="Times New Roman"/>
          <w:color w:val="000000"/>
          <w:sz w:val="23"/>
          <w:szCs w:val="23"/>
        </w:rPr>
        <w:t>{</w:t>
      </w:r>
    </w:p>
    <w:p w14:paraId="3EE386D5"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pln"/>
          <w:rFonts w:ascii="Times New Roman" w:hAnsi="Times New Roman"/>
          <w:color w:val="000000"/>
          <w:sz w:val="23"/>
          <w:szCs w:val="23"/>
        </w:rPr>
        <w:t xml:space="preserve">          </w:t>
      </w:r>
      <w:proofErr w:type="spellStart"/>
      <w:r w:rsidRPr="00583052">
        <w:rPr>
          <w:rStyle w:val="pln"/>
          <w:rFonts w:ascii="Times New Roman" w:hAnsi="Times New Roman"/>
          <w:color w:val="000000"/>
          <w:sz w:val="23"/>
          <w:szCs w:val="23"/>
        </w:rPr>
        <w:t>cout</w:t>
      </w:r>
      <w:proofErr w:type="spellEnd"/>
      <w:r w:rsidRPr="00583052">
        <w:rPr>
          <w:rStyle w:val="pun"/>
          <w:rFonts w:ascii="Times New Roman" w:hAnsi="Times New Roman"/>
          <w:color w:val="000000"/>
          <w:sz w:val="23"/>
          <w:szCs w:val="23"/>
        </w:rPr>
        <w:t>&lt;&lt;</w:t>
      </w:r>
      <w:r w:rsidRPr="00583052">
        <w:rPr>
          <w:rStyle w:val="str"/>
          <w:rFonts w:ascii="Times New Roman" w:hAnsi="Times New Roman"/>
          <w:color w:val="800000"/>
          <w:sz w:val="23"/>
          <w:szCs w:val="23"/>
        </w:rPr>
        <w:t>"Base class content."</w:t>
      </w:r>
      <w:r w:rsidRPr="00583052">
        <w:rPr>
          <w:rStyle w:val="pun"/>
          <w:rFonts w:ascii="Times New Roman" w:hAnsi="Times New Roman"/>
          <w:color w:val="000000"/>
          <w:sz w:val="23"/>
          <w:szCs w:val="23"/>
        </w:rPr>
        <w:t>;</w:t>
      </w:r>
    </w:p>
    <w:p w14:paraId="39B8783D"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pln"/>
          <w:rFonts w:ascii="Times New Roman" w:hAnsi="Times New Roman"/>
          <w:color w:val="000000"/>
          <w:sz w:val="23"/>
          <w:szCs w:val="23"/>
        </w:rPr>
        <w:t xml:space="preserve">      </w:t>
      </w:r>
      <w:r w:rsidRPr="00583052">
        <w:rPr>
          <w:rStyle w:val="pun"/>
          <w:rFonts w:ascii="Times New Roman" w:hAnsi="Times New Roman"/>
          <w:color w:val="000000"/>
          <w:sz w:val="23"/>
          <w:szCs w:val="23"/>
        </w:rPr>
        <w:t>}</w:t>
      </w:r>
    </w:p>
    <w:p w14:paraId="74E99459"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pun"/>
          <w:rFonts w:ascii="Times New Roman" w:hAnsi="Times New Roman"/>
          <w:color w:val="000000"/>
          <w:sz w:val="23"/>
          <w:szCs w:val="23"/>
        </w:rPr>
        <w:t>};</w:t>
      </w:r>
    </w:p>
    <w:p w14:paraId="3FED1284"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p>
    <w:p w14:paraId="04EC3948"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kwd"/>
          <w:rFonts w:ascii="Times New Roman" w:hAnsi="Times New Roman"/>
          <w:color w:val="00008B"/>
          <w:sz w:val="23"/>
          <w:szCs w:val="23"/>
        </w:rPr>
        <w:t>class</w:t>
      </w:r>
      <w:r w:rsidRPr="00583052">
        <w:rPr>
          <w:rStyle w:val="pln"/>
          <w:rFonts w:ascii="Times New Roman" w:hAnsi="Times New Roman"/>
          <w:color w:val="000000"/>
          <w:sz w:val="23"/>
          <w:szCs w:val="23"/>
        </w:rPr>
        <w:t xml:space="preserve"> </w:t>
      </w:r>
      <w:proofErr w:type="gramStart"/>
      <w:r w:rsidRPr="00583052">
        <w:rPr>
          <w:rStyle w:val="pln"/>
          <w:rFonts w:ascii="Times New Roman" w:hAnsi="Times New Roman"/>
          <w:color w:val="000000"/>
          <w:sz w:val="23"/>
          <w:szCs w:val="23"/>
        </w:rPr>
        <w:t xml:space="preserve">B </w:t>
      </w:r>
      <w:r w:rsidRPr="00583052">
        <w:rPr>
          <w:rStyle w:val="pun"/>
          <w:rFonts w:ascii="Times New Roman" w:hAnsi="Times New Roman"/>
          <w:color w:val="000000"/>
          <w:sz w:val="23"/>
          <w:szCs w:val="23"/>
        </w:rPr>
        <w:t>:</w:t>
      </w:r>
      <w:proofErr w:type="gramEnd"/>
      <w:r w:rsidRPr="00583052">
        <w:rPr>
          <w:rStyle w:val="pln"/>
          <w:rFonts w:ascii="Times New Roman" w:hAnsi="Times New Roman"/>
          <w:color w:val="000000"/>
          <w:sz w:val="23"/>
          <w:szCs w:val="23"/>
        </w:rPr>
        <w:t xml:space="preserve"> </w:t>
      </w:r>
      <w:r w:rsidRPr="00583052">
        <w:rPr>
          <w:rStyle w:val="kwd"/>
          <w:rFonts w:ascii="Times New Roman" w:hAnsi="Times New Roman"/>
          <w:color w:val="00008B"/>
          <w:sz w:val="23"/>
          <w:szCs w:val="23"/>
        </w:rPr>
        <w:t>public</w:t>
      </w:r>
      <w:r w:rsidRPr="00583052">
        <w:rPr>
          <w:rStyle w:val="pln"/>
          <w:rFonts w:ascii="Times New Roman" w:hAnsi="Times New Roman"/>
          <w:color w:val="000000"/>
          <w:sz w:val="23"/>
          <w:szCs w:val="23"/>
        </w:rPr>
        <w:t xml:space="preserve"> A</w:t>
      </w:r>
    </w:p>
    <w:p w14:paraId="755E4523"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pun"/>
          <w:rFonts w:ascii="Times New Roman" w:hAnsi="Times New Roman"/>
          <w:color w:val="000000"/>
          <w:sz w:val="23"/>
          <w:szCs w:val="23"/>
        </w:rPr>
        <w:t>{</w:t>
      </w:r>
    </w:p>
    <w:p w14:paraId="3C8F4295"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p>
    <w:p w14:paraId="5EFA1323"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pun"/>
          <w:rFonts w:ascii="Times New Roman" w:hAnsi="Times New Roman"/>
          <w:color w:val="000000"/>
          <w:sz w:val="23"/>
          <w:szCs w:val="23"/>
        </w:rPr>
        <w:t>};</w:t>
      </w:r>
    </w:p>
    <w:p w14:paraId="3ABD0AB8"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p>
    <w:p w14:paraId="015108FE"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kwd"/>
          <w:rFonts w:ascii="Times New Roman" w:hAnsi="Times New Roman"/>
          <w:color w:val="00008B"/>
          <w:sz w:val="23"/>
          <w:szCs w:val="23"/>
        </w:rPr>
        <w:t>class</w:t>
      </w:r>
      <w:r w:rsidRPr="00583052">
        <w:rPr>
          <w:rStyle w:val="pln"/>
          <w:rFonts w:ascii="Times New Roman" w:hAnsi="Times New Roman"/>
          <w:color w:val="000000"/>
          <w:sz w:val="23"/>
          <w:szCs w:val="23"/>
        </w:rPr>
        <w:t xml:space="preserve"> </w:t>
      </w:r>
      <w:proofErr w:type="gramStart"/>
      <w:r w:rsidRPr="00583052">
        <w:rPr>
          <w:rStyle w:val="pln"/>
          <w:rFonts w:ascii="Times New Roman" w:hAnsi="Times New Roman"/>
          <w:color w:val="000000"/>
          <w:sz w:val="23"/>
          <w:szCs w:val="23"/>
        </w:rPr>
        <w:t xml:space="preserve">C </w:t>
      </w:r>
      <w:r w:rsidRPr="00583052">
        <w:rPr>
          <w:rStyle w:val="pun"/>
          <w:rFonts w:ascii="Times New Roman" w:hAnsi="Times New Roman"/>
          <w:color w:val="000000"/>
          <w:sz w:val="23"/>
          <w:szCs w:val="23"/>
        </w:rPr>
        <w:t>:</w:t>
      </w:r>
      <w:proofErr w:type="gramEnd"/>
      <w:r w:rsidRPr="00583052">
        <w:rPr>
          <w:rStyle w:val="pln"/>
          <w:rFonts w:ascii="Times New Roman" w:hAnsi="Times New Roman"/>
          <w:color w:val="000000"/>
          <w:sz w:val="23"/>
          <w:szCs w:val="23"/>
        </w:rPr>
        <w:t xml:space="preserve"> </w:t>
      </w:r>
      <w:r w:rsidRPr="00583052">
        <w:rPr>
          <w:rStyle w:val="kwd"/>
          <w:rFonts w:ascii="Times New Roman" w:hAnsi="Times New Roman"/>
          <w:color w:val="00008B"/>
          <w:sz w:val="23"/>
          <w:szCs w:val="23"/>
        </w:rPr>
        <w:t>public</w:t>
      </w:r>
      <w:r w:rsidRPr="00583052">
        <w:rPr>
          <w:rStyle w:val="pln"/>
          <w:rFonts w:ascii="Times New Roman" w:hAnsi="Times New Roman"/>
          <w:color w:val="000000"/>
          <w:sz w:val="23"/>
          <w:szCs w:val="23"/>
        </w:rPr>
        <w:t xml:space="preserve"> B</w:t>
      </w:r>
    </w:p>
    <w:p w14:paraId="1CD2AB14"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pun"/>
          <w:rFonts w:ascii="Times New Roman" w:hAnsi="Times New Roman"/>
          <w:color w:val="000000"/>
          <w:sz w:val="23"/>
          <w:szCs w:val="23"/>
        </w:rPr>
        <w:t>{</w:t>
      </w:r>
    </w:p>
    <w:p w14:paraId="58F9D796"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pln"/>
          <w:rFonts w:ascii="Times New Roman" w:hAnsi="Times New Roman"/>
          <w:color w:val="000000"/>
          <w:sz w:val="23"/>
          <w:szCs w:val="23"/>
        </w:rPr>
        <w:t xml:space="preserve"> </w:t>
      </w:r>
    </w:p>
    <w:p w14:paraId="03D0791D"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pun"/>
          <w:rFonts w:ascii="Times New Roman" w:hAnsi="Times New Roman"/>
          <w:color w:val="000000"/>
          <w:sz w:val="23"/>
          <w:szCs w:val="23"/>
        </w:rPr>
        <w:t>};</w:t>
      </w:r>
    </w:p>
    <w:p w14:paraId="6FC300A2"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p>
    <w:p w14:paraId="26FC4269"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kwd"/>
          <w:rFonts w:ascii="Times New Roman" w:hAnsi="Times New Roman"/>
          <w:color w:val="00008B"/>
          <w:sz w:val="23"/>
          <w:szCs w:val="23"/>
        </w:rPr>
        <w:t>int</w:t>
      </w:r>
      <w:r w:rsidRPr="00583052">
        <w:rPr>
          <w:rStyle w:val="pln"/>
          <w:rFonts w:ascii="Times New Roman" w:hAnsi="Times New Roman"/>
          <w:color w:val="000000"/>
          <w:sz w:val="23"/>
          <w:szCs w:val="23"/>
        </w:rPr>
        <w:t xml:space="preserve"> </w:t>
      </w:r>
      <w:proofErr w:type="gramStart"/>
      <w:r w:rsidRPr="00583052">
        <w:rPr>
          <w:rStyle w:val="pln"/>
          <w:rFonts w:ascii="Times New Roman" w:hAnsi="Times New Roman"/>
          <w:color w:val="000000"/>
          <w:sz w:val="23"/>
          <w:szCs w:val="23"/>
        </w:rPr>
        <w:t>main</w:t>
      </w:r>
      <w:r w:rsidRPr="00583052">
        <w:rPr>
          <w:rStyle w:val="pun"/>
          <w:rFonts w:ascii="Times New Roman" w:hAnsi="Times New Roman"/>
          <w:color w:val="000000"/>
          <w:sz w:val="23"/>
          <w:szCs w:val="23"/>
        </w:rPr>
        <w:t>(</w:t>
      </w:r>
      <w:proofErr w:type="gramEnd"/>
      <w:r w:rsidRPr="00583052">
        <w:rPr>
          <w:rStyle w:val="pun"/>
          <w:rFonts w:ascii="Times New Roman" w:hAnsi="Times New Roman"/>
          <w:color w:val="000000"/>
          <w:sz w:val="23"/>
          <w:szCs w:val="23"/>
        </w:rPr>
        <w:t>)</w:t>
      </w:r>
    </w:p>
    <w:p w14:paraId="368C7DDA"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pun"/>
          <w:rFonts w:ascii="Times New Roman" w:hAnsi="Times New Roman"/>
          <w:color w:val="000000"/>
          <w:sz w:val="23"/>
          <w:szCs w:val="23"/>
        </w:rPr>
        <w:t>{</w:t>
      </w:r>
    </w:p>
    <w:p w14:paraId="46C4E784"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pln"/>
          <w:rFonts w:ascii="Times New Roman" w:hAnsi="Times New Roman"/>
          <w:color w:val="000000"/>
          <w:sz w:val="23"/>
          <w:szCs w:val="23"/>
        </w:rPr>
        <w:t xml:space="preserve">    C obj</w:t>
      </w:r>
      <w:r w:rsidRPr="00583052">
        <w:rPr>
          <w:rStyle w:val="pun"/>
          <w:rFonts w:ascii="Times New Roman" w:hAnsi="Times New Roman"/>
          <w:color w:val="000000"/>
          <w:sz w:val="23"/>
          <w:szCs w:val="23"/>
        </w:rPr>
        <w:t>;</w:t>
      </w:r>
    </w:p>
    <w:p w14:paraId="0AF28C32"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pln"/>
          <w:rFonts w:ascii="Times New Roman" w:hAnsi="Times New Roman"/>
          <w:color w:val="000000"/>
          <w:sz w:val="23"/>
          <w:szCs w:val="23"/>
        </w:rPr>
        <w:t xml:space="preserve">    </w:t>
      </w:r>
      <w:proofErr w:type="spellStart"/>
      <w:proofErr w:type="gramStart"/>
      <w:r w:rsidRPr="00583052">
        <w:rPr>
          <w:rStyle w:val="pln"/>
          <w:rFonts w:ascii="Times New Roman" w:hAnsi="Times New Roman"/>
          <w:color w:val="000000"/>
          <w:sz w:val="23"/>
          <w:szCs w:val="23"/>
        </w:rPr>
        <w:t>obj</w:t>
      </w:r>
      <w:r w:rsidRPr="00583052">
        <w:rPr>
          <w:rStyle w:val="pun"/>
          <w:rFonts w:ascii="Times New Roman" w:hAnsi="Times New Roman"/>
          <w:color w:val="000000"/>
          <w:sz w:val="23"/>
          <w:szCs w:val="23"/>
        </w:rPr>
        <w:t>.</w:t>
      </w:r>
      <w:r w:rsidRPr="00583052">
        <w:rPr>
          <w:rStyle w:val="pln"/>
          <w:rFonts w:ascii="Times New Roman" w:hAnsi="Times New Roman"/>
          <w:color w:val="000000"/>
          <w:sz w:val="23"/>
          <w:szCs w:val="23"/>
        </w:rPr>
        <w:t>display</w:t>
      </w:r>
      <w:proofErr w:type="spellEnd"/>
      <w:proofErr w:type="gramEnd"/>
      <w:r w:rsidRPr="00583052">
        <w:rPr>
          <w:rStyle w:val="pun"/>
          <w:rFonts w:ascii="Times New Roman" w:hAnsi="Times New Roman"/>
          <w:color w:val="000000"/>
          <w:sz w:val="23"/>
          <w:szCs w:val="23"/>
        </w:rPr>
        <w:t>();</w:t>
      </w:r>
    </w:p>
    <w:p w14:paraId="15F91A75"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Style w:val="pln"/>
          <w:rFonts w:ascii="Times New Roman" w:hAnsi="Times New Roman"/>
          <w:color w:val="000000"/>
          <w:sz w:val="23"/>
          <w:szCs w:val="23"/>
        </w:rPr>
      </w:pPr>
      <w:r w:rsidRPr="00583052">
        <w:rPr>
          <w:rStyle w:val="pln"/>
          <w:rFonts w:ascii="Times New Roman" w:hAnsi="Times New Roman"/>
          <w:color w:val="000000"/>
          <w:sz w:val="23"/>
          <w:szCs w:val="23"/>
        </w:rPr>
        <w:t xml:space="preserve">    </w:t>
      </w:r>
      <w:r w:rsidRPr="00583052">
        <w:rPr>
          <w:rStyle w:val="kwd"/>
          <w:rFonts w:ascii="Times New Roman" w:hAnsi="Times New Roman"/>
          <w:color w:val="00008B"/>
          <w:sz w:val="23"/>
          <w:szCs w:val="23"/>
        </w:rPr>
        <w:t>return</w:t>
      </w:r>
      <w:r w:rsidRPr="00583052">
        <w:rPr>
          <w:rStyle w:val="pln"/>
          <w:rFonts w:ascii="Times New Roman" w:hAnsi="Times New Roman"/>
          <w:color w:val="000000"/>
          <w:sz w:val="23"/>
          <w:szCs w:val="23"/>
        </w:rPr>
        <w:t xml:space="preserve"> </w:t>
      </w:r>
      <w:r w:rsidRPr="00583052">
        <w:rPr>
          <w:rStyle w:val="lit"/>
          <w:rFonts w:ascii="Times New Roman" w:hAnsi="Times New Roman"/>
          <w:color w:val="800000"/>
          <w:sz w:val="23"/>
          <w:szCs w:val="23"/>
        </w:rPr>
        <w:t>0</w:t>
      </w:r>
      <w:r w:rsidRPr="00583052">
        <w:rPr>
          <w:rStyle w:val="pun"/>
          <w:rFonts w:ascii="Times New Roman" w:hAnsi="Times New Roman"/>
          <w:color w:val="000000"/>
          <w:sz w:val="23"/>
          <w:szCs w:val="23"/>
        </w:rPr>
        <w:t>;</w:t>
      </w:r>
    </w:p>
    <w:p w14:paraId="1078A823" w14:textId="77777777" w:rsidR="00C67DED" w:rsidRPr="00583052" w:rsidRDefault="00C67DED" w:rsidP="00C67DED">
      <w:pPr>
        <w:pStyle w:val="HTMLPreformatted"/>
        <w:pBdr>
          <w:top w:val="single" w:sz="6" w:space="4" w:color="EAEAEC"/>
          <w:left w:val="single" w:sz="6" w:space="4" w:color="EAEAEC"/>
          <w:bottom w:val="single" w:sz="6" w:space="4" w:color="EAEAEC"/>
          <w:right w:val="single" w:sz="6" w:space="4" w:color="EAEAEC"/>
        </w:pBdr>
        <w:shd w:val="clear" w:color="auto" w:fill="EEEEEE"/>
        <w:spacing w:after="150"/>
        <w:rPr>
          <w:rFonts w:ascii="Times New Roman" w:hAnsi="Times New Roman" w:cs="Times New Roman"/>
          <w:color w:val="252830"/>
          <w:sz w:val="23"/>
          <w:szCs w:val="23"/>
        </w:rPr>
      </w:pPr>
      <w:r w:rsidRPr="00583052">
        <w:rPr>
          <w:rStyle w:val="pun"/>
          <w:rFonts w:ascii="Times New Roman" w:hAnsi="Times New Roman"/>
          <w:color w:val="000000"/>
          <w:sz w:val="23"/>
          <w:szCs w:val="23"/>
        </w:rPr>
        <w:t>}</w:t>
      </w:r>
    </w:p>
    <w:p w14:paraId="7FD711F0" w14:textId="77777777" w:rsidR="00C67DED" w:rsidRPr="00583052" w:rsidRDefault="00C67DED" w:rsidP="00C67DED">
      <w:pPr>
        <w:widowControl w:val="0"/>
        <w:autoSpaceDE w:val="0"/>
        <w:autoSpaceDN w:val="0"/>
        <w:adjustRightInd w:val="0"/>
        <w:rPr>
          <w:rFonts w:ascii="Times New Roman" w:hAnsi="Times New Roman"/>
          <w:sz w:val="24"/>
          <w:szCs w:val="24"/>
          <w:lang w:val="en"/>
        </w:rPr>
      </w:pPr>
    </w:p>
    <w:p w14:paraId="78D83279" w14:textId="77777777" w:rsidR="00C67DED" w:rsidRPr="005D5956" w:rsidRDefault="00C67DED" w:rsidP="005D5956">
      <w:pPr>
        <w:pStyle w:val="Heading3"/>
        <w:shd w:val="clear" w:color="auto" w:fill="FFFFFF"/>
        <w:spacing w:before="0" w:after="240"/>
        <w:jc w:val="left"/>
        <w:rPr>
          <w:rFonts w:ascii="Times New Roman" w:hAnsi="Times New Roman"/>
          <w:b/>
          <w:bCs/>
          <w:color w:val="000000"/>
          <w:sz w:val="28"/>
          <w:szCs w:val="28"/>
        </w:rPr>
      </w:pPr>
      <w:r w:rsidRPr="005D5956">
        <w:rPr>
          <w:rFonts w:ascii="Times New Roman" w:hAnsi="Times New Roman"/>
          <w:b/>
          <w:bCs/>
          <w:color w:val="008000"/>
          <w:sz w:val="28"/>
          <w:szCs w:val="28"/>
        </w:rPr>
        <w:t>4) Hierarchical Inheritance:</w:t>
      </w:r>
    </w:p>
    <w:p w14:paraId="191549C4" w14:textId="77777777" w:rsidR="00C67DED" w:rsidRPr="00583052" w:rsidRDefault="00C67DED" w:rsidP="005D5956">
      <w:pPr>
        <w:widowControl w:val="0"/>
        <w:autoSpaceDE w:val="0"/>
        <w:autoSpaceDN w:val="0"/>
        <w:adjustRightInd w:val="0"/>
        <w:jc w:val="both"/>
        <w:rPr>
          <w:rFonts w:ascii="Times New Roman" w:hAnsi="Times New Roman"/>
          <w:color w:val="252830"/>
        </w:rPr>
      </w:pPr>
      <w:r w:rsidRPr="00583052">
        <w:rPr>
          <w:rFonts w:ascii="Times New Roman" w:hAnsi="Times New Roman"/>
          <w:sz w:val="24"/>
          <w:szCs w:val="24"/>
          <w:lang w:val="en"/>
        </w:rPr>
        <w:t xml:space="preserve">     </w:t>
      </w:r>
      <w:r w:rsidRPr="00583052">
        <w:rPr>
          <w:rFonts w:ascii="Times New Roman" w:hAnsi="Times New Roman"/>
          <w:color w:val="252830"/>
        </w:rPr>
        <w:t>If more than one class is inherited from the base class, it's known as</w:t>
      </w:r>
      <w:r w:rsidRPr="00583052">
        <w:rPr>
          <w:rStyle w:val="apple-converted-space"/>
          <w:rFonts w:ascii="Times New Roman" w:hAnsi="Times New Roman"/>
          <w:color w:val="252830"/>
        </w:rPr>
        <w:t> </w:t>
      </w:r>
      <w:r w:rsidRPr="00583052">
        <w:rPr>
          <w:rFonts w:ascii="Times New Roman" w:hAnsi="Times New Roman"/>
          <w:color w:val="252830"/>
        </w:rPr>
        <w:t>hierarchical inheritance. In hierarchical inheritance, all features that are common in child classes are included in the base class.</w:t>
      </w:r>
    </w:p>
    <w:p w14:paraId="60BB96C7" w14:textId="77777777" w:rsidR="00C67DED" w:rsidRPr="00583052" w:rsidRDefault="00C67DED" w:rsidP="005D5956">
      <w:pPr>
        <w:widowControl w:val="0"/>
        <w:autoSpaceDE w:val="0"/>
        <w:autoSpaceDN w:val="0"/>
        <w:adjustRightInd w:val="0"/>
        <w:jc w:val="both"/>
        <w:rPr>
          <w:rFonts w:ascii="Times New Roman" w:hAnsi="Times New Roman"/>
          <w:color w:val="252830"/>
        </w:rPr>
      </w:pPr>
      <w:r w:rsidRPr="00583052">
        <w:rPr>
          <w:rFonts w:ascii="Times New Roman" w:hAnsi="Times New Roman"/>
          <w:color w:val="252830"/>
        </w:rPr>
        <w:t xml:space="preserve">      It is just like tree.</w:t>
      </w:r>
    </w:p>
    <w:p w14:paraId="17944170" w14:textId="77777777" w:rsidR="00C67DED" w:rsidRPr="00583052" w:rsidRDefault="00C67DED" w:rsidP="005D5956">
      <w:pPr>
        <w:pStyle w:val="NormalWeb"/>
        <w:shd w:val="clear" w:color="auto" w:fill="FFFFFF"/>
        <w:spacing w:after="336" w:afterAutospacing="0"/>
        <w:jc w:val="both"/>
        <w:rPr>
          <w:color w:val="252830"/>
        </w:rPr>
      </w:pPr>
      <w:r w:rsidRPr="00583052">
        <w:rPr>
          <w:color w:val="252830"/>
        </w:rPr>
        <w:t xml:space="preserve">For example: Physics, Chemistry, Biology are derived from </w:t>
      </w:r>
      <w:proofErr w:type="gramStart"/>
      <w:r w:rsidRPr="00583052">
        <w:rPr>
          <w:color w:val="252830"/>
        </w:rPr>
        <w:t>Science</w:t>
      </w:r>
      <w:proofErr w:type="gramEnd"/>
      <w:r w:rsidRPr="00583052">
        <w:rPr>
          <w:color w:val="252830"/>
        </w:rPr>
        <w:t xml:space="preserve"> class.</w:t>
      </w:r>
    </w:p>
    <w:p w14:paraId="2D9F23CE" w14:textId="77777777" w:rsidR="00C67DED" w:rsidRPr="00583052" w:rsidRDefault="00972C73" w:rsidP="00C67DED">
      <w:pPr>
        <w:widowControl w:val="0"/>
        <w:autoSpaceDE w:val="0"/>
        <w:autoSpaceDN w:val="0"/>
        <w:adjustRightInd w:val="0"/>
        <w:jc w:val="center"/>
        <w:rPr>
          <w:rFonts w:ascii="Times New Roman" w:hAnsi="Times New Roman"/>
          <w:sz w:val="24"/>
          <w:szCs w:val="24"/>
          <w:lang w:val="en"/>
        </w:rPr>
      </w:pPr>
      <w:r w:rsidRPr="00583052">
        <w:rPr>
          <w:rFonts w:ascii="Times New Roman" w:hAnsi="Times New Roman"/>
          <w:noProof/>
          <w:lang w:val="en-IN" w:eastAsia="en-IN"/>
        </w:rPr>
        <w:lastRenderedPageBreak/>
        <w:drawing>
          <wp:inline distT="0" distB="0" distL="0" distR="0" wp14:anchorId="5ADE123E" wp14:editId="27797C3E">
            <wp:extent cx="2228850" cy="1524000"/>
            <wp:effectExtent l="19050" t="19050" r="19050" b="19050"/>
            <wp:docPr id="14" name="Picture 7" descr="http://beginnersbook.com/wp-content/uploads/2013/05/Hierarchical-Inheri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beginnersbook.com/wp-content/uploads/2013/05/Hierarchical-Inheritanc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28850" cy="1524000"/>
                    </a:xfrm>
                    <a:prstGeom prst="rect">
                      <a:avLst/>
                    </a:prstGeom>
                    <a:noFill/>
                    <a:ln>
                      <a:solidFill>
                        <a:schemeClr val="tx1"/>
                      </a:solidFill>
                    </a:ln>
                  </pic:spPr>
                </pic:pic>
              </a:graphicData>
            </a:graphic>
          </wp:inline>
        </w:drawing>
      </w:r>
    </w:p>
    <w:p w14:paraId="4D2D5F91" w14:textId="77777777" w:rsidR="00C67DED" w:rsidRPr="00583052" w:rsidRDefault="00C67DED" w:rsidP="00C67DED">
      <w:pPr>
        <w:widowControl w:val="0"/>
        <w:autoSpaceDE w:val="0"/>
        <w:autoSpaceDN w:val="0"/>
        <w:adjustRightInd w:val="0"/>
        <w:rPr>
          <w:rFonts w:ascii="Times New Roman" w:hAnsi="Times New Roman"/>
          <w:sz w:val="24"/>
          <w:szCs w:val="24"/>
          <w:lang w:val="en"/>
        </w:rPr>
      </w:pPr>
    </w:p>
    <w:p w14:paraId="60B80D53" w14:textId="77777777" w:rsidR="00C67DED" w:rsidRPr="005D5956" w:rsidRDefault="00C67DED" w:rsidP="005D5956">
      <w:pPr>
        <w:pStyle w:val="Heading3"/>
        <w:shd w:val="clear" w:color="auto" w:fill="FFFFFF"/>
        <w:spacing w:before="0" w:after="240"/>
        <w:jc w:val="left"/>
        <w:rPr>
          <w:rFonts w:ascii="Times New Roman" w:hAnsi="Times New Roman"/>
          <w:b/>
          <w:bCs/>
          <w:color w:val="000000"/>
          <w:sz w:val="28"/>
          <w:szCs w:val="28"/>
        </w:rPr>
      </w:pPr>
      <w:r w:rsidRPr="005D5956">
        <w:rPr>
          <w:rFonts w:ascii="Times New Roman" w:hAnsi="Times New Roman"/>
          <w:b/>
          <w:bCs/>
          <w:color w:val="008000"/>
          <w:sz w:val="28"/>
          <w:szCs w:val="28"/>
        </w:rPr>
        <w:t>5) Hybrid Inheritance</w:t>
      </w:r>
    </w:p>
    <w:p w14:paraId="0FE40637" w14:textId="77777777" w:rsidR="00C67DED" w:rsidRPr="00583052" w:rsidRDefault="00C67DED" w:rsidP="00C67DED">
      <w:pPr>
        <w:pStyle w:val="NormalWeb"/>
        <w:shd w:val="clear" w:color="auto" w:fill="FFFFFF"/>
        <w:spacing w:before="0" w:beforeAutospacing="0" w:after="390" w:afterAutospacing="0"/>
        <w:rPr>
          <w:b/>
          <w:bCs/>
          <w:color w:val="222426"/>
        </w:rPr>
      </w:pPr>
      <w:r w:rsidRPr="00583052">
        <w:rPr>
          <w:color w:val="222426"/>
        </w:rPr>
        <w:t xml:space="preserve">               In simple terms you can say that Hybrid inheritance is a combination of</w:t>
      </w:r>
      <w:r w:rsidRPr="00583052">
        <w:rPr>
          <w:rStyle w:val="apple-converted-space"/>
          <w:b/>
          <w:bCs/>
          <w:color w:val="222426"/>
        </w:rPr>
        <w:t> </w:t>
      </w:r>
      <w:r w:rsidRPr="00583052">
        <w:rPr>
          <w:rStyle w:val="Strong"/>
          <w:color w:val="222426"/>
        </w:rPr>
        <w:t>Single</w:t>
      </w:r>
      <w:r w:rsidRPr="00583052">
        <w:rPr>
          <w:rStyle w:val="apple-converted-space"/>
          <w:color w:val="222426"/>
        </w:rPr>
        <w:t> </w:t>
      </w:r>
      <w:r w:rsidRPr="00583052">
        <w:rPr>
          <w:color w:val="222426"/>
        </w:rPr>
        <w:t>and</w:t>
      </w:r>
      <w:r w:rsidRPr="00583052">
        <w:rPr>
          <w:rStyle w:val="apple-converted-space"/>
          <w:color w:val="222426"/>
        </w:rPr>
        <w:t> </w:t>
      </w:r>
      <w:r w:rsidRPr="00583052">
        <w:rPr>
          <w:rStyle w:val="Strong"/>
          <w:color w:val="222426"/>
        </w:rPr>
        <w:t>Multiple</w:t>
      </w:r>
      <w:r w:rsidRPr="00583052">
        <w:rPr>
          <w:rStyle w:val="apple-converted-space"/>
          <w:b/>
          <w:bCs/>
          <w:color w:val="222426"/>
        </w:rPr>
        <w:t> </w:t>
      </w:r>
      <w:r w:rsidR="000F1FF5" w:rsidRPr="00583052">
        <w:rPr>
          <w:b/>
          <w:bCs/>
          <w:color w:val="222426"/>
        </w:rPr>
        <w:t>inheritance. And</w:t>
      </w:r>
      <w:r w:rsidRPr="00583052">
        <w:rPr>
          <w:b/>
          <w:bCs/>
          <w:color w:val="222426"/>
        </w:rPr>
        <w:t xml:space="preserve"> the combination of two inheritance.</w:t>
      </w:r>
    </w:p>
    <w:tbl>
      <w:tblPr>
        <w:tblStyle w:val="TableGrid"/>
        <w:tblW w:w="0" w:type="auto"/>
        <w:tblLook w:val="04A0" w:firstRow="1" w:lastRow="0" w:firstColumn="1" w:lastColumn="0" w:noHBand="0" w:noVBand="1"/>
      </w:tblPr>
      <w:tblGrid>
        <w:gridCol w:w="9017"/>
      </w:tblGrid>
      <w:tr w:rsidR="00A109D9" w:rsidRPr="00583052" w14:paraId="35233348" w14:textId="77777777" w:rsidTr="00A109D9">
        <w:tc>
          <w:tcPr>
            <w:tcW w:w="9243" w:type="dxa"/>
          </w:tcPr>
          <w:p w14:paraId="39CF3663" w14:textId="77777777" w:rsidR="00A109D9" w:rsidRPr="00583052" w:rsidRDefault="00A109D9" w:rsidP="00A109D9">
            <w:pPr>
              <w:pStyle w:val="NormalWeb"/>
              <w:shd w:val="clear" w:color="auto" w:fill="FFFFFF"/>
              <w:spacing w:before="0" w:beforeAutospacing="0" w:after="390" w:afterAutospacing="0"/>
              <w:rPr>
                <w:b/>
                <w:bCs/>
                <w:color w:val="222426"/>
              </w:rPr>
            </w:pPr>
            <w:r w:rsidRPr="00583052">
              <w:rPr>
                <w:b/>
                <w:bCs/>
                <w:color w:val="222426"/>
              </w:rPr>
              <w:t>Example on Hybrid inheritance:</w:t>
            </w:r>
          </w:p>
          <w:p w14:paraId="5D66359A" w14:textId="77777777" w:rsidR="00A109D9" w:rsidRPr="00583052" w:rsidRDefault="00A109D9" w:rsidP="00A109D9">
            <w:pPr>
              <w:pStyle w:val="NormalWeb"/>
              <w:shd w:val="clear" w:color="auto" w:fill="FFFFFF"/>
              <w:spacing w:before="0" w:beforeAutospacing="0" w:after="390" w:afterAutospacing="0"/>
              <w:rPr>
                <w:color w:val="000000"/>
                <w:sz w:val="25"/>
                <w:szCs w:val="25"/>
                <w:shd w:val="clear" w:color="auto" w:fill="FFFFFF"/>
              </w:rPr>
            </w:pPr>
            <w:r w:rsidRPr="00583052">
              <w:rPr>
                <w:color w:val="000000"/>
                <w:sz w:val="25"/>
                <w:szCs w:val="25"/>
                <w:shd w:val="clear" w:color="auto" w:fill="FFFFFF"/>
              </w:rPr>
              <w:t>#include&lt;iostream.h&gt;</w:t>
            </w:r>
            <w:r w:rsidRPr="00583052">
              <w:rPr>
                <w:color w:val="000000"/>
                <w:sz w:val="25"/>
                <w:szCs w:val="25"/>
              </w:rPr>
              <w:br/>
            </w:r>
            <w:r w:rsidRPr="00583052">
              <w:rPr>
                <w:color w:val="000000"/>
                <w:sz w:val="25"/>
                <w:szCs w:val="25"/>
                <w:shd w:val="clear" w:color="auto" w:fill="FFFFFF"/>
              </w:rPr>
              <w:t>#include&lt;conio.h&gt;</w:t>
            </w:r>
            <w:r w:rsidRPr="00583052">
              <w:rPr>
                <w:color w:val="000000"/>
                <w:sz w:val="25"/>
                <w:szCs w:val="25"/>
              </w:rPr>
              <w:br/>
            </w:r>
            <w:r w:rsidRPr="00583052">
              <w:rPr>
                <w:color w:val="000000"/>
                <w:sz w:val="25"/>
                <w:szCs w:val="25"/>
                <w:shd w:val="clear" w:color="auto" w:fill="FFFFFF"/>
              </w:rPr>
              <w:t>class arithmetic</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r w:rsidRPr="00583052">
              <w:rPr>
                <w:color w:val="000000"/>
                <w:sz w:val="25"/>
                <w:szCs w:val="25"/>
                <w:shd w:val="clear" w:color="auto" w:fill="FFFFFF"/>
              </w:rPr>
              <w:t>protected:</w:t>
            </w:r>
            <w:r w:rsidRPr="00583052">
              <w:rPr>
                <w:color w:val="000000"/>
                <w:sz w:val="25"/>
                <w:szCs w:val="25"/>
              </w:rPr>
              <w:br/>
            </w:r>
            <w:r w:rsidRPr="00583052">
              <w:rPr>
                <w:color w:val="000000"/>
                <w:sz w:val="25"/>
                <w:szCs w:val="25"/>
                <w:shd w:val="clear" w:color="auto" w:fill="FFFFFF"/>
              </w:rPr>
              <w:t>int num1, num2;</w:t>
            </w:r>
            <w:r w:rsidRPr="00583052">
              <w:rPr>
                <w:color w:val="000000"/>
                <w:sz w:val="25"/>
                <w:szCs w:val="25"/>
              </w:rPr>
              <w:br/>
            </w:r>
            <w:r w:rsidRPr="00583052">
              <w:rPr>
                <w:color w:val="000000"/>
                <w:sz w:val="25"/>
                <w:szCs w:val="25"/>
                <w:shd w:val="clear" w:color="auto" w:fill="FFFFFF"/>
              </w:rPr>
              <w:t>public:</w:t>
            </w:r>
            <w:r w:rsidRPr="00583052">
              <w:rPr>
                <w:color w:val="000000"/>
                <w:sz w:val="25"/>
                <w:szCs w:val="25"/>
              </w:rPr>
              <w:br/>
            </w:r>
            <w:r w:rsidRPr="00583052">
              <w:rPr>
                <w:color w:val="000000"/>
                <w:sz w:val="25"/>
                <w:szCs w:val="25"/>
                <w:shd w:val="clear" w:color="auto" w:fill="FFFFFF"/>
              </w:rPr>
              <w:t xml:space="preserve">void </w:t>
            </w:r>
            <w:proofErr w:type="spellStart"/>
            <w:r w:rsidRPr="00583052">
              <w:rPr>
                <w:color w:val="000000"/>
                <w:sz w:val="25"/>
                <w:szCs w:val="25"/>
                <w:shd w:val="clear" w:color="auto" w:fill="FFFFFF"/>
              </w:rPr>
              <w:t>getdata</w:t>
            </w:r>
            <w:proofErr w:type="spellEnd"/>
            <w:r w:rsidRPr="00583052">
              <w:rPr>
                <w:color w:val="000000"/>
                <w:sz w:val="25"/>
                <w:szCs w:val="25"/>
                <w:shd w:val="clear" w:color="auto" w:fill="FFFFFF"/>
              </w:rPr>
              <w:t>()</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proofErr w:type="spellStart"/>
            <w:r w:rsidRPr="00583052">
              <w:rPr>
                <w:color w:val="000000"/>
                <w:sz w:val="25"/>
                <w:szCs w:val="25"/>
                <w:shd w:val="clear" w:color="auto" w:fill="FFFFFF"/>
              </w:rPr>
              <w:t>cout</w:t>
            </w:r>
            <w:proofErr w:type="spellEnd"/>
            <w:r w:rsidRPr="00583052">
              <w:rPr>
                <w:color w:val="000000"/>
                <w:sz w:val="25"/>
                <w:szCs w:val="25"/>
                <w:shd w:val="clear" w:color="auto" w:fill="FFFFFF"/>
              </w:rPr>
              <w:t>&lt;&lt;"For Addition:";</w:t>
            </w:r>
            <w:r w:rsidRPr="00583052">
              <w:rPr>
                <w:color w:val="000000"/>
                <w:sz w:val="25"/>
                <w:szCs w:val="25"/>
              </w:rPr>
              <w:br/>
            </w:r>
            <w:proofErr w:type="spellStart"/>
            <w:r w:rsidRPr="00583052">
              <w:rPr>
                <w:color w:val="000000"/>
                <w:sz w:val="25"/>
                <w:szCs w:val="25"/>
                <w:shd w:val="clear" w:color="auto" w:fill="FFFFFF"/>
              </w:rPr>
              <w:t>cout</w:t>
            </w:r>
            <w:proofErr w:type="spellEnd"/>
            <w:r w:rsidRPr="00583052">
              <w:rPr>
                <w:color w:val="000000"/>
                <w:sz w:val="25"/>
                <w:szCs w:val="25"/>
                <w:shd w:val="clear" w:color="auto" w:fill="FFFFFF"/>
              </w:rPr>
              <w:t>&lt;&lt;"\</w:t>
            </w:r>
            <w:proofErr w:type="spellStart"/>
            <w:r w:rsidRPr="00583052">
              <w:rPr>
                <w:color w:val="000000"/>
                <w:sz w:val="25"/>
                <w:szCs w:val="25"/>
                <w:shd w:val="clear" w:color="auto" w:fill="FFFFFF"/>
              </w:rPr>
              <w:t>nEnter</w:t>
            </w:r>
            <w:proofErr w:type="spellEnd"/>
            <w:r w:rsidRPr="00583052">
              <w:rPr>
                <w:color w:val="000000"/>
                <w:sz w:val="25"/>
                <w:szCs w:val="25"/>
                <w:shd w:val="clear" w:color="auto" w:fill="FFFFFF"/>
              </w:rPr>
              <w:t xml:space="preserve"> the first number: ";</w:t>
            </w:r>
            <w:r w:rsidRPr="00583052">
              <w:rPr>
                <w:color w:val="000000"/>
                <w:sz w:val="25"/>
                <w:szCs w:val="25"/>
              </w:rPr>
              <w:br/>
            </w:r>
            <w:proofErr w:type="spellStart"/>
            <w:r w:rsidRPr="00583052">
              <w:rPr>
                <w:color w:val="000000"/>
                <w:sz w:val="25"/>
                <w:szCs w:val="25"/>
                <w:shd w:val="clear" w:color="auto" w:fill="FFFFFF"/>
              </w:rPr>
              <w:t>cin</w:t>
            </w:r>
            <w:proofErr w:type="spellEnd"/>
            <w:r w:rsidRPr="00583052">
              <w:rPr>
                <w:color w:val="000000"/>
                <w:sz w:val="25"/>
                <w:szCs w:val="25"/>
                <w:shd w:val="clear" w:color="auto" w:fill="FFFFFF"/>
              </w:rPr>
              <w:t>&gt;&gt;num1;</w:t>
            </w:r>
            <w:r w:rsidRPr="00583052">
              <w:rPr>
                <w:color w:val="000000"/>
                <w:sz w:val="25"/>
                <w:szCs w:val="25"/>
              </w:rPr>
              <w:br/>
            </w:r>
            <w:proofErr w:type="spellStart"/>
            <w:r w:rsidRPr="00583052">
              <w:rPr>
                <w:color w:val="000000"/>
                <w:sz w:val="25"/>
                <w:szCs w:val="25"/>
                <w:shd w:val="clear" w:color="auto" w:fill="FFFFFF"/>
              </w:rPr>
              <w:t>cout</w:t>
            </w:r>
            <w:proofErr w:type="spellEnd"/>
            <w:r w:rsidRPr="00583052">
              <w:rPr>
                <w:color w:val="000000"/>
                <w:sz w:val="25"/>
                <w:szCs w:val="25"/>
                <w:shd w:val="clear" w:color="auto" w:fill="FFFFFF"/>
              </w:rPr>
              <w:t>&lt;&lt;"\</w:t>
            </w:r>
            <w:proofErr w:type="spellStart"/>
            <w:r w:rsidRPr="00583052">
              <w:rPr>
                <w:color w:val="000000"/>
                <w:sz w:val="25"/>
                <w:szCs w:val="25"/>
                <w:shd w:val="clear" w:color="auto" w:fill="FFFFFF"/>
              </w:rPr>
              <w:t>nEnter</w:t>
            </w:r>
            <w:proofErr w:type="spellEnd"/>
            <w:r w:rsidRPr="00583052">
              <w:rPr>
                <w:color w:val="000000"/>
                <w:sz w:val="25"/>
                <w:szCs w:val="25"/>
                <w:shd w:val="clear" w:color="auto" w:fill="FFFFFF"/>
              </w:rPr>
              <w:t xml:space="preserve"> the second number: ";</w:t>
            </w:r>
            <w:r w:rsidRPr="00583052">
              <w:rPr>
                <w:color w:val="000000"/>
                <w:sz w:val="25"/>
                <w:szCs w:val="25"/>
              </w:rPr>
              <w:br/>
            </w:r>
            <w:proofErr w:type="spellStart"/>
            <w:r w:rsidRPr="00583052">
              <w:rPr>
                <w:color w:val="000000"/>
                <w:sz w:val="25"/>
                <w:szCs w:val="25"/>
                <w:shd w:val="clear" w:color="auto" w:fill="FFFFFF"/>
              </w:rPr>
              <w:t>cin</w:t>
            </w:r>
            <w:proofErr w:type="spellEnd"/>
            <w:r w:rsidRPr="00583052">
              <w:rPr>
                <w:color w:val="000000"/>
                <w:sz w:val="25"/>
                <w:szCs w:val="25"/>
                <w:shd w:val="clear" w:color="auto" w:fill="FFFFFF"/>
              </w:rPr>
              <w:t>&gt;&gt;num2;</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r w:rsidRPr="00583052">
              <w:rPr>
                <w:color w:val="000000"/>
                <w:sz w:val="25"/>
                <w:szCs w:val="25"/>
                <w:shd w:val="clear" w:color="auto" w:fill="FFFFFF"/>
              </w:rPr>
              <w:t xml:space="preserve">class </w:t>
            </w:r>
            <w:proofErr w:type="spellStart"/>
            <w:r w:rsidRPr="00583052">
              <w:rPr>
                <w:color w:val="000000"/>
                <w:sz w:val="25"/>
                <w:szCs w:val="25"/>
                <w:shd w:val="clear" w:color="auto" w:fill="FFFFFF"/>
              </w:rPr>
              <w:t>plus:public</w:t>
            </w:r>
            <w:proofErr w:type="spellEnd"/>
            <w:r w:rsidRPr="00583052">
              <w:rPr>
                <w:color w:val="000000"/>
                <w:sz w:val="25"/>
                <w:szCs w:val="25"/>
                <w:shd w:val="clear" w:color="auto" w:fill="FFFFFF"/>
              </w:rPr>
              <w:t xml:space="preserve"> arithmetic</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r w:rsidRPr="00583052">
              <w:rPr>
                <w:color w:val="000000"/>
                <w:sz w:val="25"/>
                <w:szCs w:val="25"/>
                <w:shd w:val="clear" w:color="auto" w:fill="FFFFFF"/>
              </w:rPr>
              <w:t>protected:</w:t>
            </w:r>
            <w:r w:rsidRPr="00583052">
              <w:rPr>
                <w:color w:val="000000"/>
                <w:sz w:val="25"/>
                <w:szCs w:val="25"/>
              </w:rPr>
              <w:br/>
            </w:r>
            <w:r w:rsidRPr="00583052">
              <w:rPr>
                <w:color w:val="000000"/>
                <w:sz w:val="25"/>
                <w:szCs w:val="25"/>
                <w:shd w:val="clear" w:color="auto" w:fill="FFFFFF"/>
              </w:rPr>
              <w:t>int sum;</w:t>
            </w:r>
            <w:r w:rsidRPr="00583052">
              <w:rPr>
                <w:color w:val="000000"/>
                <w:sz w:val="25"/>
                <w:szCs w:val="25"/>
              </w:rPr>
              <w:br/>
            </w:r>
            <w:r w:rsidRPr="00583052">
              <w:rPr>
                <w:color w:val="000000"/>
                <w:sz w:val="25"/>
                <w:szCs w:val="25"/>
                <w:shd w:val="clear" w:color="auto" w:fill="FFFFFF"/>
              </w:rPr>
              <w:t>public:</w:t>
            </w:r>
            <w:r w:rsidRPr="00583052">
              <w:rPr>
                <w:color w:val="000000"/>
                <w:sz w:val="25"/>
                <w:szCs w:val="25"/>
              </w:rPr>
              <w:br/>
            </w:r>
            <w:r w:rsidRPr="00583052">
              <w:rPr>
                <w:color w:val="000000"/>
                <w:sz w:val="25"/>
                <w:szCs w:val="25"/>
                <w:shd w:val="clear" w:color="auto" w:fill="FFFFFF"/>
              </w:rPr>
              <w:t>void add()</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r w:rsidRPr="00583052">
              <w:rPr>
                <w:color w:val="000000"/>
                <w:sz w:val="25"/>
                <w:szCs w:val="25"/>
                <w:shd w:val="clear" w:color="auto" w:fill="FFFFFF"/>
              </w:rPr>
              <w:t>sum=num1+num2;</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r w:rsidRPr="00583052">
              <w:rPr>
                <w:color w:val="000000"/>
                <w:sz w:val="25"/>
                <w:szCs w:val="25"/>
                <w:shd w:val="clear" w:color="auto" w:fill="FFFFFF"/>
              </w:rPr>
              <w:t>class minus</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r w:rsidRPr="00583052">
              <w:rPr>
                <w:color w:val="000000"/>
                <w:sz w:val="25"/>
                <w:szCs w:val="25"/>
                <w:shd w:val="clear" w:color="auto" w:fill="FFFFFF"/>
              </w:rPr>
              <w:t>protected:</w:t>
            </w:r>
            <w:r w:rsidRPr="00583052">
              <w:rPr>
                <w:color w:val="000000"/>
                <w:sz w:val="25"/>
                <w:szCs w:val="25"/>
              </w:rPr>
              <w:br/>
            </w:r>
            <w:r w:rsidRPr="00583052">
              <w:rPr>
                <w:color w:val="000000"/>
                <w:sz w:val="25"/>
                <w:szCs w:val="25"/>
                <w:shd w:val="clear" w:color="auto" w:fill="FFFFFF"/>
              </w:rPr>
              <w:lastRenderedPageBreak/>
              <w:t>int n1,n2,diff;</w:t>
            </w:r>
            <w:r w:rsidRPr="00583052">
              <w:rPr>
                <w:color w:val="000000"/>
                <w:sz w:val="25"/>
                <w:szCs w:val="25"/>
              </w:rPr>
              <w:br/>
            </w:r>
            <w:r w:rsidRPr="00583052">
              <w:rPr>
                <w:color w:val="000000"/>
                <w:sz w:val="25"/>
                <w:szCs w:val="25"/>
                <w:shd w:val="clear" w:color="auto" w:fill="FFFFFF"/>
              </w:rPr>
              <w:t>public:</w:t>
            </w:r>
            <w:r w:rsidRPr="00583052">
              <w:rPr>
                <w:color w:val="000000"/>
                <w:sz w:val="25"/>
                <w:szCs w:val="25"/>
              </w:rPr>
              <w:br/>
            </w:r>
            <w:r w:rsidRPr="00583052">
              <w:rPr>
                <w:color w:val="000000"/>
                <w:sz w:val="25"/>
                <w:szCs w:val="25"/>
                <w:shd w:val="clear" w:color="auto" w:fill="FFFFFF"/>
              </w:rPr>
              <w:t>void sub()</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proofErr w:type="spellStart"/>
            <w:r w:rsidRPr="00583052">
              <w:rPr>
                <w:color w:val="000000"/>
                <w:sz w:val="25"/>
                <w:szCs w:val="25"/>
                <w:shd w:val="clear" w:color="auto" w:fill="FFFFFF"/>
              </w:rPr>
              <w:t>cout</w:t>
            </w:r>
            <w:proofErr w:type="spellEnd"/>
            <w:r w:rsidRPr="00583052">
              <w:rPr>
                <w:color w:val="000000"/>
                <w:sz w:val="25"/>
                <w:szCs w:val="25"/>
                <w:shd w:val="clear" w:color="auto" w:fill="FFFFFF"/>
              </w:rPr>
              <w:t>&lt;&lt;"\</w:t>
            </w:r>
            <w:proofErr w:type="spellStart"/>
            <w:r w:rsidRPr="00583052">
              <w:rPr>
                <w:color w:val="000000"/>
                <w:sz w:val="25"/>
                <w:szCs w:val="25"/>
                <w:shd w:val="clear" w:color="auto" w:fill="FFFFFF"/>
              </w:rPr>
              <w:t>nFor</w:t>
            </w:r>
            <w:proofErr w:type="spellEnd"/>
            <w:r w:rsidRPr="00583052">
              <w:rPr>
                <w:color w:val="000000"/>
                <w:sz w:val="25"/>
                <w:szCs w:val="25"/>
                <w:shd w:val="clear" w:color="auto" w:fill="FFFFFF"/>
              </w:rPr>
              <w:t xml:space="preserve"> Subtraction:";</w:t>
            </w:r>
            <w:r w:rsidRPr="00583052">
              <w:rPr>
                <w:color w:val="000000"/>
                <w:sz w:val="25"/>
                <w:szCs w:val="25"/>
              </w:rPr>
              <w:br/>
            </w:r>
            <w:proofErr w:type="spellStart"/>
            <w:r w:rsidRPr="00583052">
              <w:rPr>
                <w:color w:val="000000"/>
                <w:sz w:val="25"/>
                <w:szCs w:val="25"/>
                <w:shd w:val="clear" w:color="auto" w:fill="FFFFFF"/>
              </w:rPr>
              <w:t>cout</w:t>
            </w:r>
            <w:proofErr w:type="spellEnd"/>
            <w:r w:rsidRPr="00583052">
              <w:rPr>
                <w:color w:val="000000"/>
                <w:sz w:val="25"/>
                <w:szCs w:val="25"/>
                <w:shd w:val="clear" w:color="auto" w:fill="FFFFFF"/>
              </w:rPr>
              <w:t>&lt;&lt;"\</w:t>
            </w:r>
            <w:proofErr w:type="spellStart"/>
            <w:r w:rsidRPr="00583052">
              <w:rPr>
                <w:color w:val="000000"/>
                <w:sz w:val="25"/>
                <w:szCs w:val="25"/>
                <w:shd w:val="clear" w:color="auto" w:fill="FFFFFF"/>
              </w:rPr>
              <w:t>nEnter</w:t>
            </w:r>
            <w:proofErr w:type="spellEnd"/>
            <w:r w:rsidRPr="00583052">
              <w:rPr>
                <w:color w:val="000000"/>
                <w:sz w:val="25"/>
                <w:szCs w:val="25"/>
                <w:shd w:val="clear" w:color="auto" w:fill="FFFFFF"/>
              </w:rPr>
              <w:t xml:space="preserve"> the first number: ";</w:t>
            </w:r>
            <w:r w:rsidRPr="00583052">
              <w:rPr>
                <w:color w:val="000000"/>
                <w:sz w:val="25"/>
                <w:szCs w:val="25"/>
              </w:rPr>
              <w:br/>
            </w:r>
            <w:proofErr w:type="spellStart"/>
            <w:r w:rsidRPr="00583052">
              <w:rPr>
                <w:color w:val="000000"/>
                <w:sz w:val="25"/>
                <w:szCs w:val="25"/>
                <w:shd w:val="clear" w:color="auto" w:fill="FFFFFF"/>
              </w:rPr>
              <w:t>cin</w:t>
            </w:r>
            <w:proofErr w:type="spellEnd"/>
            <w:r w:rsidRPr="00583052">
              <w:rPr>
                <w:color w:val="000000"/>
                <w:sz w:val="25"/>
                <w:szCs w:val="25"/>
                <w:shd w:val="clear" w:color="auto" w:fill="FFFFFF"/>
              </w:rPr>
              <w:t>&gt;&gt;n1;</w:t>
            </w:r>
            <w:r w:rsidRPr="00583052">
              <w:rPr>
                <w:color w:val="000000"/>
                <w:sz w:val="25"/>
                <w:szCs w:val="25"/>
              </w:rPr>
              <w:br/>
            </w:r>
            <w:proofErr w:type="spellStart"/>
            <w:r w:rsidRPr="00583052">
              <w:rPr>
                <w:color w:val="000000"/>
                <w:sz w:val="25"/>
                <w:szCs w:val="25"/>
                <w:shd w:val="clear" w:color="auto" w:fill="FFFFFF"/>
              </w:rPr>
              <w:t>cout</w:t>
            </w:r>
            <w:proofErr w:type="spellEnd"/>
            <w:r w:rsidRPr="00583052">
              <w:rPr>
                <w:color w:val="000000"/>
                <w:sz w:val="25"/>
                <w:szCs w:val="25"/>
                <w:shd w:val="clear" w:color="auto" w:fill="FFFFFF"/>
              </w:rPr>
              <w:t>&lt;&lt;"\</w:t>
            </w:r>
            <w:proofErr w:type="spellStart"/>
            <w:r w:rsidRPr="00583052">
              <w:rPr>
                <w:color w:val="000000"/>
                <w:sz w:val="25"/>
                <w:szCs w:val="25"/>
                <w:shd w:val="clear" w:color="auto" w:fill="FFFFFF"/>
              </w:rPr>
              <w:t>nEnter</w:t>
            </w:r>
            <w:proofErr w:type="spellEnd"/>
            <w:r w:rsidRPr="00583052">
              <w:rPr>
                <w:color w:val="000000"/>
                <w:sz w:val="25"/>
                <w:szCs w:val="25"/>
                <w:shd w:val="clear" w:color="auto" w:fill="FFFFFF"/>
              </w:rPr>
              <w:t xml:space="preserve"> the second number: ";</w:t>
            </w:r>
            <w:r w:rsidRPr="00583052">
              <w:rPr>
                <w:color w:val="000000"/>
                <w:sz w:val="25"/>
                <w:szCs w:val="25"/>
              </w:rPr>
              <w:br/>
            </w:r>
            <w:proofErr w:type="spellStart"/>
            <w:r w:rsidRPr="00583052">
              <w:rPr>
                <w:color w:val="000000"/>
                <w:sz w:val="25"/>
                <w:szCs w:val="25"/>
                <w:shd w:val="clear" w:color="auto" w:fill="FFFFFF"/>
              </w:rPr>
              <w:t>cin</w:t>
            </w:r>
            <w:proofErr w:type="spellEnd"/>
            <w:r w:rsidRPr="00583052">
              <w:rPr>
                <w:color w:val="000000"/>
                <w:sz w:val="25"/>
                <w:szCs w:val="25"/>
                <w:shd w:val="clear" w:color="auto" w:fill="FFFFFF"/>
              </w:rPr>
              <w:t>&gt;&gt;n2;</w:t>
            </w:r>
            <w:r w:rsidRPr="00583052">
              <w:rPr>
                <w:color w:val="000000"/>
                <w:sz w:val="25"/>
                <w:szCs w:val="25"/>
              </w:rPr>
              <w:br/>
            </w:r>
            <w:r w:rsidRPr="00583052">
              <w:rPr>
                <w:color w:val="000000"/>
                <w:sz w:val="25"/>
                <w:szCs w:val="25"/>
                <w:shd w:val="clear" w:color="auto" w:fill="FFFFFF"/>
              </w:rPr>
              <w:t>diff=n1-n2;</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r w:rsidRPr="00583052">
              <w:rPr>
                <w:color w:val="000000"/>
                <w:sz w:val="25"/>
                <w:szCs w:val="25"/>
                <w:shd w:val="clear" w:color="auto" w:fill="FFFFFF"/>
              </w:rPr>
              <w:t xml:space="preserve">class </w:t>
            </w:r>
            <w:proofErr w:type="spellStart"/>
            <w:r w:rsidRPr="00583052">
              <w:rPr>
                <w:color w:val="000000"/>
                <w:sz w:val="25"/>
                <w:szCs w:val="25"/>
                <w:shd w:val="clear" w:color="auto" w:fill="FFFFFF"/>
              </w:rPr>
              <w:t>result:public</w:t>
            </w:r>
            <w:proofErr w:type="spellEnd"/>
            <w:r w:rsidRPr="00583052">
              <w:rPr>
                <w:color w:val="000000"/>
                <w:sz w:val="25"/>
                <w:szCs w:val="25"/>
                <w:shd w:val="clear" w:color="auto" w:fill="FFFFFF"/>
              </w:rPr>
              <w:t xml:space="preserve"> plus, public minus</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r w:rsidRPr="00583052">
              <w:rPr>
                <w:color w:val="000000"/>
                <w:sz w:val="25"/>
                <w:szCs w:val="25"/>
                <w:shd w:val="clear" w:color="auto" w:fill="FFFFFF"/>
              </w:rPr>
              <w:t>public:</w:t>
            </w:r>
            <w:r w:rsidRPr="00583052">
              <w:rPr>
                <w:color w:val="000000"/>
                <w:sz w:val="25"/>
                <w:szCs w:val="25"/>
              </w:rPr>
              <w:br/>
            </w:r>
            <w:r w:rsidRPr="00583052">
              <w:rPr>
                <w:color w:val="000000"/>
                <w:sz w:val="25"/>
                <w:szCs w:val="25"/>
                <w:shd w:val="clear" w:color="auto" w:fill="FFFFFF"/>
              </w:rPr>
              <w:t>void display()</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proofErr w:type="spellStart"/>
            <w:r w:rsidRPr="00583052">
              <w:rPr>
                <w:color w:val="000000"/>
                <w:sz w:val="25"/>
                <w:szCs w:val="25"/>
                <w:shd w:val="clear" w:color="auto" w:fill="FFFFFF"/>
              </w:rPr>
              <w:t>cout</w:t>
            </w:r>
            <w:proofErr w:type="spellEnd"/>
            <w:r w:rsidRPr="00583052">
              <w:rPr>
                <w:color w:val="000000"/>
                <w:sz w:val="25"/>
                <w:szCs w:val="25"/>
                <w:shd w:val="clear" w:color="auto" w:fill="FFFFFF"/>
              </w:rPr>
              <w:t>&lt;&lt;"\</w:t>
            </w:r>
            <w:proofErr w:type="spellStart"/>
            <w:r w:rsidRPr="00583052">
              <w:rPr>
                <w:color w:val="000000"/>
                <w:sz w:val="25"/>
                <w:szCs w:val="25"/>
                <w:shd w:val="clear" w:color="auto" w:fill="FFFFFF"/>
              </w:rPr>
              <w:t>nSum</w:t>
            </w:r>
            <w:proofErr w:type="spellEnd"/>
            <w:r w:rsidRPr="00583052">
              <w:rPr>
                <w:color w:val="000000"/>
                <w:sz w:val="25"/>
                <w:szCs w:val="25"/>
                <w:shd w:val="clear" w:color="auto" w:fill="FFFFFF"/>
              </w:rPr>
              <w:t xml:space="preserve"> of "&lt;&lt;num1&lt;&lt;" and "&lt;&lt;num2&lt;&lt;"= "&lt;&lt;sum;</w:t>
            </w:r>
            <w:r w:rsidRPr="00583052">
              <w:rPr>
                <w:color w:val="000000"/>
                <w:sz w:val="25"/>
                <w:szCs w:val="25"/>
              </w:rPr>
              <w:br/>
            </w:r>
            <w:proofErr w:type="spellStart"/>
            <w:r w:rsidRPr="00583052">
              <w:rPr>
                <w:color w:val="000000"/>
                <w:sz w:val="25"/>
                <w:szCs w:val="25"/>
                <w:shd w:val="clear" w:color="auto" w:fill="FFFFFF"/>
              </w:rPr>
              <w:t>cout</w:t>
            </w:r>
            <w:proofErr w:type="spellEnd"/>
            <w:r w:rsidRPr="00583052">
              <w:rPr>
                <w:color w:val="000000"/>
                <w:sz w:val="25"/>
                <w:szCs w:val="25"/>
                <w:shd w:val="clear" w:color="auto" w:fill="FFFFFF"/>
              </w:rPr>
              <w:t>&lt;&lt;"\</w:t>
            </w:r>
            <w:proofErr w:type="spellStart"/>
            <w:r w:rsidRPr="00583052">
              <w:rPr>
                <w:color w:val="000000"/>
                <w:sz w:val="25"/>
                <w:szCs w:val="25"/>
                <w:shd w:val="clear" w:color="auto" w:fill="FFFFFF"/>
              </w:rPr>
              <w:t>nDifference</w:t>
            </w:r>
            <w:proofErr w:type="spellEnd"/>
            <w:r w:rsidRPr="00583052">
              <w:rPr>
                <w:color w:val="000000"/>
                <w:sz w:val="25"/>
                <w:szCs w:val="25"/>
                <w:shd w:val="clear" w:color="auto" w:fill="FFFFFF"/>
              </w:rPr>
              <w:t xml:space="preserve"> of "&lt;&lt;n1&lt;&lt;" and "&lt;&lt;n2&lt;&lt;"= "&lt;&lt;diff;</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r w:rsidRPr="00583052">
              <w:rPr>
                <w:color w:val="000000"/>
                <w:sz w:val="25"/>
                <w:szCs w:val="25"/>
                <w:shd w:val="clear" w:color="auto" w:fill="FFFFFF"/>
              </w:rPr>
              <w:t>void main()</w:t>
            </w:r>
            <w:r w:rsidRPr="00583052">
              <w:rPr>
                <w:color w:val="000000"/>
                <w:sz w:val="25"/>
                <w:szCs w:val="25"/>
              </w:rPr>
              <w:br/>
            </w:r>
            <w:r w:rsidRPr="00583052">
              <w:rPr>
                <w:color w:val="000000"/>
                <w:sz w:val="25"/>
                <w:szCs w:val="25"/>
                <w:shd w:val="clear" w:color="auto" w:fill="FFFFFF"/>
              </w:rPr>
              <w:t>{</w:t>
            </w:r>
            <w:r w:rsidRPr="00583052">
              <w:rPr>
                <w:color w:val="000000"/>
                <w:sz w:val="25"/>
                <w:szCs w:val="25"/>
              </w:rPr>
              <w:br/>
            </w:r>
            <w:proofErr w:type="spellStart"/>
            <w:r w:rsidRPr="00583052">
              <w:rPr>
                <w:color w:val="000000"/>
                <w:sz w:val="25"/>
                <w:szCs w:val="25"/>
                <w:shd w:val="clear" w:color="auto" w:fill="FFFFFF"/>
              </w:rPr>
              <w:t>clrscr</w:t>
            </w:r>
            <w:proofErr w:type="spellEnd"/>
            <w:r w:rsidRPr="00583052">
              <w:rPr>
                <w:color w:val="000000"/>
                <w:sz w:val="25"/>
                <w:szCs w:val="25"/>
                <w:shd w:val="clear" w:color="auto" w:fill="FFFFFF"/>
              </w:rPr>
              <w:t>();</w:t>
            </w:r>
            <w:r w:rsidRPr="00583052">
              <w:rPr>
                <w:color w:val="000000"/>
                <w:sz w:val="25"/>
                <w:szCs w:val="25"/>
              </w:rPr>
              <w:br/>
            </w:r>
            <w:r w:rsidRPr="00583052">
              <w:rPr>
                <w:color w:val="000000"/>
                <w:sz w:val="25"/>
                <w:szCs w:val="25"/>
                <w:shd w:val="clear" w:color="auto" w:fill="FFFFFF"/>
              </w:rPr>
              <w:t>result z;</w:t>
            </w:r>
            <w:r w:rsidRPr="00583052">
              <w:rPr>
                <w:color w:val="000000"/>
                <w:sz w:val="25"/>
                <w:szCs w:val="25"/>
              </w:rPr>
              <w:br/>
            </w:r>
            <w:proofErr w:type="spellStart"/>
            <w:r w:rsidRPr="00583052">
              <w:rPr>
                <w:color w:val="000000"/>
                <w:sz w:val="25"/>
                <w:szCs w:val="25"/>
                <w:shd w:val="clear" w:color="auto" w:fill="FFFFFF"/>
              </w:rPr>
              <w:t>z.getdata</w:t>
            </w:r>
            <w:proofErr w:type="spellEnd"/>
            <w:r w:rsidRPr="00583052">
              <w:rPr>
                <w:color w:val="000000"/>
                <w:sz w:val="25"/>
                <w:szCs w:val="25"/>
                <w:shd w:val="clear" w:color="auto" w:fill="FFFFFF"/>
              </w:rPr>
              <w:t>();</w:t>
            </w:r>
            <w:r w:rsidRPr="00583052">
              <w:rPr>
                <w:color w:val="000000"/>
                <w:sz w:val="25"/>
                <w:szCs w:val="25"/>
              </w:rPr>
              <w:br/>
            </w:r>
            <w:proofErr w:type="spellStart"/>
            <w:r w:rsidRPr="00583052">
              <w:rPr>
                <w:color w:val="000000"/>
                <w:sz w:val="25"/>
                <w:szCs w:val="25"/>
                <w:shd w:val="clear" w:color="auto" w:fill="FFFFFF"/>
              </w:rPr>
              <w:t>z.add</w:t>
            </w:r>
            <w:proofErr w:type="spellEnd"/>
            <w:r w:rsidRPr="00583052">
              <w:rPr>
                <w:color w:val="000000"/>
                <w:sz w:val="25"/>
                <w:szCs w:val="25"/>
                <w:shd w:val="clear" w:color="auto" w:fill="FFFFFF"/>
              </w:rPr>
              <w:t>();</w:t>
            </w:r>
            <w:r w:rsidRPr="00583052">
              <w:rPr>
                <w:color w:val="000000"/>
                <w:sz w:val="25"/>
                <w:szCs w:val="25"/>
              </w:rPr>
              <w:br/>
            </w:r>
            <w:proofErr w:type="spellStart"/>
            <w:r w:rsidRPr="00583052">
              <w:rPr>
                <w:color w:val="000000"/>
                <w:sz w:val="25"/>
                <w:szCs w:val="25"/>
                <w:shd w:val="clear" w:color="auto" w:fill="FFFFFF"/>
              </w:rPr>
              <w:t>z.sub</w:t>
            </w:r>
            <w:proofErr w:type="spellEnd"/>
            <w:r w:rsidRPr="00583052">
              <w:rPr>
                <w:color w:val="000000"/>
                <w:sz w:val="25"/>
                <w:szCs w:val="25"/>
                <w:shd w:val="clear" w:color="auto" w:fill="FFFFFF"/>
              </w:rPr>
              <w:t>();</w:t>
            </w:r>
            <w:r w:rsidRPr="00583052">
              <w:rPr>
                <w:color w:val="000000"/>
                <w:sz w:val="25"/>
                <w:szCs w:val="25"/>
              </w:rPr>
              <w:br/>
            </w:r>
            <w:proofErr w:type="spellStart"/>
            <w:r w:rsidRPr="00583052">
              <w:rPr>
                <w:color w:val="000000"/>
                <w:sz w:val="25"/>
                <w:szCs w:val="25"/>
                <w:shd w:val="clear" w:color="auto" w:fill="FFFFFF"/>
              </w:rPr>
              <w:t>z.display</w:t>
            </w:r>
            <w:proofErr w:type="spellEnd"/>
            <w:r w:rsidRPr="00583052">
              <w:rPr>
                <w:color w:val="000000"/>
                <w:sz w:val="25"/>
                <w:szCs w:val="25"/>
                <w:shd w:val="clear" w:color="auto" w:fill="FFFFFF"/>
              </w:rPr>
              <w:t>();</w:t>
            </w:r>
            <w:r w:rsidRPr="00583052">
              <w:rPr>
                <w:color w:val="000000"/>
                <w:sz w:val="25"/>
                <w:szCs w:val="25"/>
              </w:rPr>
              <w:br/>
            </w:r>
            <w:proofErr w:type="spellStart"/>
            <w:r w:rsidRPr="00583052">
              <w:rPr>
                <w:color w:val="000000"/>
                <w:sz w:val="25"/>
                <w:szCs w:val="25"/>
                <w:shd w:val="clear" w:color="auto" w:fill="FFFFFF"/>
              </w:rPr>
              <w:t>getch</w:t>
            </w:r>
            <w:proofErr w:type="spellEnd"/>
            <w:r w:rsidRPr="00583052">
              <w:rPr>
                <w:color w:val="000000"/>
                <w:sz w:val="25"/>
                <w:szCs w:val="25"/>
                <w:shd w:val="clear" w:color="auto" w:fill="FFFFFF"/>
              </w:rPr>
              <w:t>();</w:t>
            </w:r>
            <w:r w:rsidRPr="00583052">
              <w:rPr>
                <w:color w:val="000000"/>
                <w:sz w:val="25"/>
                <w:szCs w:val="25"/>
              </w:rPr>
              <w:br/>
            </w:r>
            <w:r w:rsidRPr="00583052">
              <w:rPr>
                <w:color w:val="000000"/>
                <w:sz w:val="25"/>
                <w:szCs w:val="25"/>
                <w:shd w:val="clear" w:color="auto" w:fill="FFFFFF"/>
              </w:rPr>
              <w:t>}</w:t>
            </w:r>
          </w:p>
        </w:tc>
      </w:tr>
    </w:tbl>
    <w:p w14:paraId="22731EEF" w14:textId="77777777" w:rsidR="009B59F0" w:rsidRPr="00583052" w:rsidRDefault="009B59F0" w:rsidP="00C67DED">
      <w:pPr>
        <w:pStyle w:val="NormalWeb"/>
        <w:shd w:val="clear" w:color="auto" w:fill="FFFFFF"/>
        <w:spacing w:before="0" w:beforeAutospacing="0" w:after="390" w:afterAutospacing="0"/>
        <w:rPr>
          <w:color w:val="000000"/>
          <w:sz w:val="25"/>
          <w:szCs w:val="25"/>
          <w:shd w:val="clear" w:color="auto" w:fill="FFFFFF"/>
        </w:rPr>
      </w:pPr>
    </w:p>
    <w:p w14:paraId="35767F22" w14:textId="77777777" w:rsidR="006E0127" w:rsidRPr="00583052" w:rsidRDefault="006E0127" w:rsidP="00C67DED">
      <w:pPr>
        <w:pStyle w:val="NormalWeb"/>
        <w:shd w:val="clear" w:color="auto" w:fill="FFFFFF"/>
        <w:spacing w:before="0" w:beforeAutospacing="0" w:after="390" w:afterAutospacing="0"/>
        <w:rPr>
          <w:color w:val="000000"/>
          <w:sz w:val="25"/>
          <w:szCs w:val="25"/>
          <w:shd w:val="clear" w:color="auto" w:fill="FFFFFF"/>
        </w:rPr>
      </w:pPr>
    </w:p>
    <w:p w14:paraId="1DF7F9B2" w14:textId="77777777" w:rsidR="00AB0A3F" w:rsidRPr="00583052" w:rsidRDefault="00AB0A3F" w:rsidP="00C67DED">
      <w:pPr>
        <w:pStyle w:val="NormalWeb"/>
        <w:shd w:val="clear" w:color="auto" w:fill="FFFFFF"/>
        <w:spacing w:before="0" w:beforeAutospacing="0" w:after="390" w:afterAutospacing="0"/>
        <w:rPr>
          <w:color w:val="000000"/>
          <w:sz w:val="25"/>
          <w:szCs w:val="25"/>
          <w:shd w:val="clear" w:color="auto" w:fill="FFFFFF"/>
        </w:rPr>
      </w:pPr>
    </w:p>
    <w:p w14:paraId="4D32D9EF" w14:textId="77777777" w:rsidR="00AB0A3F" w:rsidRPr="00583052" w:rsidRDefault="00AB0A3F" w:rsidP="00C67DED">
      <w:pPr>
        <w:pStyle w:val="NormalWeb"/>
        <w:shd w:val="clear" w:color="auto" w:fill="FFFFFF"/>
        <w:spacing w:before="0" w:beforeAutospacing="0" w:after="390" w:afterAutospacing="0"/>
        <w:rPr>
          <w:color w:val="000000"/>
          <w:sz w:val="25"/>
          <w:szCs w:val="25"/>
          <w:shd w:val="clear" w:color="auto" w:fill="FFFFFF"/>
        </w:rPr>
      </w:pPr>
    </w:p>
    <w:p w14:paraId="32DF8F79" w14:textId="77777777" w:rsidR="00AB0A3F" w:rsidRPr="00583052" w:rsidRDefault="00AB0A3F" w:rsidP="00C67DED">
      <w:pPr>
        <w:pStyle w:val="NormalWeb"/>
        <w:shd w:val="clear" w:color="auto" w:fill="FFFFFF"/>
        <w:spacing w:before="0" w:beforeAutospacing="0" w:after="390" w:afterAutospacing="0"/>
        <w:rPr>
          <w:color w:val="000000"/>
          <w:sz w:val="25"/>
          <w:szCs w:val="25"/>
          <w:shd w:val="clear" w:color="auto" w:fill="FFFFFF"/>
        </w:rPr>
      </w:pPr>
    </w:p>
    <w:p w14:paraId="458FF324" w14:textId="77777777" w:rsidR="00AB0A3F" w:rsidRPr="00583052" w:rsidRDefault="00AB0A3F" w:rsidP="00C67DED">
      <w:pPr>
        <w:pStyle w:val="NormalWeb"/>
        <w:shd w:val="clear" w:color="auto" w:fill="FFFFFF"/>
        <w:spacing w:before="0" w:beforeAutospacing="0" w:after="390" w:afterAutospacing="0"/>
        <w:rPr>
          <w:color w:val="000000"/>
          <w:sz w:val="25"/>
          <w:szCs w:val="25"/>
          <w:shd w:val="clear" w:color="auto" w:fill="FFFFFF"/>
        </w:rPr>
      </w:pPr>
    </w:p>
    <w:p w14:paraId="5D0702F0" w14:textId="77777777" w:rsidR="00AB0A3F" w:rsidRPr="00583052" w:rsidRDefault="000A5040" w:rsidP="00C67DED">
      <w:pPr>
        <w:pStyle w:val="NormalWeb"/>
        <w:shd w:val="clear" w:color="auto" w:fill="FFFFFF"/>
        <w:spacing w:before="0" w:beforeAutospacing="0" w:after="390" w:afterAutospacing="0"/>
        <w:rPr>
          <w:color w:val="000000"/>
          <w:sz w:val="25"/>
          <w:szCs w:val="25"/>
          <w:shd w:val="clear" w:color="auto" w:fill="FFFFFF"/>
        </w:rPr>
      </w:pPr>
      <w:r w:rsidRPr="00583052">
        <w:rPr>
          <w:noProof/>
          <w:lang w:val="en-IN" w:eastAsia="en-IN"/>
        </w:rPr>
        <w:lastRenderedPageBreak/>
        <mc:AlternateContent>
          <mc:Choice Requires="wps">
            <w:drawing>
              <wp:anchor distT="91440" distB="137160" distL="114300" distR="114300" simplePos="0" relativeHeight="251663360" behindDoc="0" locked="0" layoutInCell="0" allowOverlap="1" wp14:anchorId="7871116F" wp14:editId="24B6B8C0">
                <wp:simplePos x="0" y="0"/>
                <wp:positionH relativeFrom="page">
                  <wp:align>center</wp:align>
                </wp:positionH>
                <wp:positionV relativeFrom="page">
                  <wp:align>top</wp:align>
                </wp:positionV>
                <wp:extent cx="6541770" cy="511810"/>
                <wp:effectExtent l="1019175" t="457200" r="1905" b="2540"/>
                <wp:wrapSquare wrapText="bothSides"/>
                <wp:docPr id="1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541770" cy="511810"/>
                        </a:xfrm>
                        <a:prstGeom prst="rect">
                          <a:avLst/>
                        </a:prstGeom>
                        <a:solidFill>
                          <a:srgbClr val="002060"/>
                        </a:solidFill>
                        <a:ln>
                          <a:noFill/>
                        </a:ln>
                        <a:effectLst>
                          <a:outerShdw dist="1114131" dir="12253665" algn="ctr" rotWithShape="0">
                            <a:schemeClr val="accent6">
                              <a:lumMod val="75000"/>
                              <a:lumOff val="0"/>
                            </a:schemeClr>
                          </a:outerShdw>
                        </a:effectLst>
                        <a:extLs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p w14:paraId="65A1FB08" w14:textId="77777777" w:rsidR="00BD66DB" w:rsidRPr="00AB0A3F" w:rsidRDefault="00BD66DB" w:rsidP="00AB0A3F">
                            <w:pPr>
                              <w:pBdr>
                                <w:top w:val="single" w:sz="18" w:space="5" w:color="FFFFFF" w:themeColor="background1"/>
                                <w:left w:val="single" w:sz="18" w:space="10" w:color="FFFFFF" w:themeColor="background1"/>
                                <w:right w:val="single" w:sz="48" w:space="30" w:color="A5A5A5" w:themeColor="accent3"/>
                              </w:pBdr>
                              <w:jc w:val="center"/>
                              <w:rPr>
                                <w:b/>
                                <w:iCs/>
                                <w:color w:val="FFFFFF" w:themeColor="background1"/>
                                <w:sz w:val="36"/>
                                <w:szCs w:val="36"/>
                              </w:rPr>
                            </w:pPr>
                            <w:r w:rsidRPr="00AB0A3F">
                              <w:rPr>
                                <w:b/>
                                <w:iCs/>
                                <w:color w:val="FFFFFF" w:themeColor="background1"/>
                                <w:sz w:val="36"/>
                                <w:szCs w:val="36"/>
                              </w:rPr>
                              <w:t>Assignments no 5</w:t>
                            </w:r>
                          </w:p>
                        </w:txbxContent>
                      </wps:txbx>
                      <wps:bodyPr rot="0" vert="horz" wrap="square" lIns="457200" tIns="0" rIns="137160" bIns="0" anchor="t" anchorCtr="0" upright="1">
                        <a:spAutoFit/>
                      </wps:bodyPr>
                    </wps:wsp>
                  </a:graphicData>
                </a:graphic>
                <wp14:sizeRelH relativeFrom="page">
                  <wp14:pctWidth>100000</wp14:pctWidth>
                </wp14:sizeRelH>
                <wp14:sizeRelV relativeFrom="page">
                  <wp14:pctHeight>0</wp14:pctHeight>
                </wp14:sizeRelV>
              </wp:anchor>
            </w:drawing>
          </mc:Choice>
          <mc:Fallback>
            <w:pict>
              <v:rect w14:anchorId="7871116F" id="Rectangle 12" o:spid="_x0000_s1033" style="position:absolute;margin-left:0;margin-top:0;width:515.1pt;height:40.3pt;flip:x;z-index:251663360;visibility:visible;mso-wrap-style:square;mso-width-percent:1000;mso-height-percent:0;mso-wrap-distance-left:9pt;mso-wrap-distance-top:7.2pt;mso-wrap-distance-right:9pt;mso-wrap-distance-bottom:10.8pt;mso-position-horizontal:center;mso-position-horizontal-relative:page;mso-position-vertical:top;mso-position-vertical-relative:page;mso-width-percent:100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" o:allowincell="f" fillcolor="#002060" stroked="f" strokecolor="white [3212]" strokeweight="1.5pt">
                <v:shadow on="t" color="#538135 [2409]" offset="-80pt,-36pt"/>
                <v:textbox style="mso-fit-shape-to-text:t" inset="36pt,0,10.8pt,0">
                  <w:txbxContent>
                    <w:p w14:paraId="65A1FB08" w14:textId="77777777" w:rsidR="00BD66DB" w:rsidRPr="00AB0A3F" w:rsidRDefault="00BD66DB" w:rsidP="00AB0A3F">
                      <w:pPr>
                        <w:pBdr>
                          <w:top w:val="single" w:sz="18" w:space="5" w:color="FFFFFF" w:themeColor="background1"/>
                          <w:left w:val="single" w:sz="18" w:space="10" w:color="FFFFFF" w:themeColor="background1"/>
                          <w:right w:val="single" w:sz="48" w:space="30" w:color="A5A5A5" w:themeColor="accent3"/>
                        </w:pBdr>
                        <w:jc w:val="center"/>
                        <w:rPr>
                          <w:b/>
                          <w:iCs/>
                          <w:color w:val="FFFFFF" w:themeColor="background1"/>
                          <w:sz w:val="36"/>
                          <w:szCs w:val="36"/>
                        </w:rPr>
                      </w:pPr>
                      <w:r w:rsidRPr="00AB0A3F">
                        <w:rPr>
                          <w:b/>
                          <w:iCs/>
                          <w:color w:val="FFFFFF" w:themeColor="background1"/>
                          <w:sz w:val="36"/>
                          <w:szCs w:val="36"/>
                        </w:rPr>
                        <w:t>Assignments no 5</w:t>
                      </w:r>
                    </w:p>
                  </w:txbxContent>
                </v:textbox>
                <w10:wrap type="square" anchorx="page" anchory="page"/>
              </v:rect>
            </w:pict>
          </mc:Fallback>
        </mc:AlternateContent>
      </w:r>
    </w:p>
    <w:p w14:paraId="7108AB9E" w14:textId="05C4089A" w:rsidR="008F0BFE" w:rsidRPr="00583052" w:rsidRDefault="008F0BFE" w:rsidP="008F0BFE">
      <w:pPr>
        <w:pStyle w:val="NormalWeb"/>
        <w:numPr>
          <w:ilvl w:val="0"/>
          <w:numId w:val="11"/>
        </w:numPr>
        <w:shd w:val="clear" w:color="auto" w:fill="FFFFFF"/>
        <w:spacing w:before="0" w:beforeAutospacing="0" w:after="390" w:afterAutospacing="0"/>
        <w:rPr>
          <w:color w:val="000000"/>
          <w:sz w:val="25"/>
          <w:szCs w:val="25"/>
          <w:shd w:val="clear" w:color="auto" w:fill="FFFFFF"/>
        </w:rPr>
      </w:pPr>
      <w:r w:rsidRPr="00583052">
        <w:rPr>
          <w:color w:val="000000"/>
          <w:sz w:val="25"/>
          <w:szCs w:val="25"/>
          <w:shd w:val="clear" w:color="auto" w:fill="FFFFFF"/>
        </w:rPr>
        <w:t>What is inheritance?</w:t>
      </w:r>
      <w:r w:rsidR="005D5956">
        <w:rPr>
          <w:color w:val="000000"/>
          <w:sz w:val="25"/>
          <w:szCs w:val="25"/>
          <w:shd w:val="clear" w:color="auto" w:fill="FFFFFF"/>
        </w:rPr>
        <w:t xml:space="preserve"> </w:t>
      </w:r>
      <w:r w:rsidRPr="00583052">
        <w:rPr>
          <w:color w:val="000000"/>
          <w:sz w:val="25"/>
          <w:szCs w:val="25"/>
          <w:shd w:val="clear" w:color="auto" w:fill="FFFFFF"/>
        </w:rPr>
        <w:t>and which are the types of it?</w:t>
      </w:r>
    </w:p>
    <w:p w14:paraId="74ACC4F5" w14:textId="1B6CB618" w:rsidR="008F0BFE" w:rsidRPr="00583052" w:rsidRDefault="008F0BFE" w:rsidP="008F0BFE">
      <w:pPr>
        <w:pStyle w:val="NormalWeb"/>
        <w:numPr>
          <w:ilvl w:val="0"/>
          <w:numId w:val="11"/>
        </w:numPr>
        <w:shd w:val="clear" w:color="auto" w:fill="FFFFFF"/>
        <w:spacing w:before="0" w:beforeAutospacing="0" w:after="390" w:afterAutospacing="0"/>
        <w:rPr>
          <w:color w:val="000000"/>
          <w:sz w:val="25"/>
          <w:szCs w:val="25"/>
          <w:shd w:val="clear" w:color="auto" w:fill="FFFFFF"/>
        </w:rPr>
      </w:pPr>
      <w:r w:rsidRPr="00583052">
        <w:rPr>
          <w:color w:val="000000"/>
          <w:sz w:val="25"/>
          <w:szCs w:val="25"/>
          <w:shd w:val="clear" w:color="auto" w:fill="FFFFFF"/>
        </w:rPr>
        <w:t xml:space="preserve">What is multiple </w:t>
      </w:r>
      <w:r w:rsidR="005D5956" w:rsidRPr="00583052">
        <w:rPr>
          <w:color w:val="000000"/>
          <w:sz w:val="25"/>
          <w:szCs w:val="25"/>
          <w:shd w:val="clear" w:color="auto" w:fill="FFFFFF"/>
        </w:rPr>
        <w:t>inheritance</w:t>
      </w:r>
      <w:r w:rsidR="005D5956">
        <w:rPr>
          <w:color w:val="000000"/>
          <w:sz w:val="25"/>
          <w:szCs w:val="25"/>
          <w:shd w:val="clear" w:color="auto" w:fill="FFFFFF"/>
        </w:rPr>
        <w:t>.</w:t>
      </w:r>
      <w:r w:rsidRPr="00583052">
        <w:rPr>
          <w:color w:val="000000"/>
          <w:sz w:val="25"/>
          <w:szCs w:val="25"/>
          <w:shd w:val="clear" w:color="auto" w:fill="FFFFFF"/>
        </w:rPr>
        <w:t xml:space="preserve"> Explain with example.</w:t>
      </w:r>
    </w:p>
    <w:p w14:paraId="230CCEE3" w14:textId="3492877E" w:rsidR="008F0BFE" w:rsidRPr="00583052" w:rsidRDefault="008F0BFE" w:rsidP="008F0BFE">
      <w:pPr>
        <w:pStyle w:val="NormalWeb"/>
        <w:numPr>
          <w:ilvl w:val="0"/>
          <w:numId w:val="11"/>
        </w:numPr>
        <w:shd w:val="clear" w:color="auto" w:fill="FFFFFF"/>
        <w:spacing w:before="0" w:beforeAutospacing="0" w:after="390" w:afterAutospacing="0"/>
        <w:rPr>
          <w:color w:val="000000"/>
          <w:sz w:val="25"/>
          <w:szCs w:val="25"/>
          <w:shd w:val="clear" w:color="auto" w:fill="FFFFFF"/>
        </w:rPr>
      </w:pPr>
      <w:r w:rsidRPr="00583052">
        <w:rPr>
          <w:color w:val="000000"/>
          <w:sz w:val="25"/>
          <w:szCs w:val="25"/>
          <w:shd w:val="clear" w:color="auto" w:fill="FFFFFF"/>
        </w:rPr>
        <w:t>What is hybrid inheritance.</w:t>
      </w:r>
      <w:r w:rsidR="005D5956">
        <w:rPr>
          <w:color w:val="000000"/>
          <w:sz w:val="25"/>
          <w:szCs w:val="25"/>
          <w:shd w:val="clear" w:color="auto" w:fill="FFFFFF"/>
        </w:rPr>
        <w:t xml:space="preserve"> </w:t>
      </w:r>
      <w:r w:rsidRPr="00583052">
        <w:rPr>
          <w:color w:val="000000"/>
          <w:sz w:val="25"/>
          <w:szCs w:val="25"/>
          <w:shd w:val="clear" w:color="auto" w:fill="FFFFFF"/>
        </w:rPr>
        <w:t>explain with example.</w:t>
      </w:r>
    </w:p>
    <w:p w14:paraId="3D6992E3" w14:textId="238010CC" w:rsidR="0069479F" w:rsidRPr="00583052" w:rsidRDefault="00E61A3C" w:rsidP="008F0BFE">
      <w:pPr>
        <w:pStyle w:val="NormalWeb"/>
        <w:numPr>
          <w:ilvl w:val="0"/>
          <w:numId w:val="11"/>
        </w:numPr>
        <w:shd w:val="clear" w:color="auto" w:fill="FFFFFF"/>
        <w:spacing w:before="0" w:beforeAutospacing="0" w:after="390" w:afterAutospacing="0"/>
        <w:rPr>
          <w:color w:val="000000"/>
          <w:sz w:val="25"/>
          <w:szCs w:val="25"/>
          <w:shd w:val="clear" w:color="auto" w:fill="FFFFFF"/>
        </w:rPr>
      </w:pPr>
      <w:r w:rsidRPr="00583052">
        <w:rPr>
          <w:color w:val="000000"/>
          <w:sz w:val="25"/>
          <w:szCs w:val="25"/>
          <w:shd w:val="clear" w:color="auto" w:fill="FFFFFF"/>
        </w:rPr>
        <w:t>A base class contain the data of employee name,</w:t>
      </w:r>
      <w:r w:rsidR="005D5956">
        <w:rPr>
          <w:color w:val="000000"/>
          <w:sz w:val="25"/>
          <w:szCs w:val="25"/>
          <w:shd w:val="clear" w:color="auto" w:fill="FFFFFF"/>
        </w:rPr>
        <w:t xml:space="preserve"> </w:t>
      </w:r>
      <w:proofErr w:type="spellStart"/>
      <w:r w:rsidRPr="00583052">
        <w:rPr>
          <w:color w:val="000000"/>
          <w:sz w:val="25"/>
          <w:szCs w:val="25"/>
          <w:shd w:val="clear" w:color="auto" w:fill="FFFFFF"/>
        </w:rPr>
        <w:t>empno</w:t>
      </w:r>
      <w:proofErr w:type="spellEnd"/>
      <w:r w:rsidRPr="00583052">
        <w:rPr>
          <w:color w:val="000000"/>
          <w:sz w:val="25"/>
          <w:szCs w:val="25"/>
          <w:shd w:val="clear" w:color="auto" w:fill="FFFFFF"/>
        </w:rPr>
        <w:t xml:space="preserve">. The derived class contain the basic salary. The derived class has been declared as array of </w:t>
      </w:r>
      <w:r w:rsidR="005D5956" w:rsidRPr="00583052">
        <w:rPr>
          <w:color w:val="000000"/>
          <w:sz w:val="25"/>
          <w:szCs w:val="25"/>
          <w:shd w:val="clear" w:color="auto" w:fill="FFFFFF"/>
        </w:rPr>
        <w:t>objects. (</w:t>
      </w:r>
      <w:r w:rsidRPr="00583052">
        <w:rPr>
          <w:color w:val="000000"/>
          <w:sz w:val="25"/>
          <w:szCs w:val="25"/>
          <w:shd w:val="clear" w:color="auto" w:fill="FFFFFF"/>
        </w:rPr>
        <w:t>single inheritance).</w:t>
      </w:r>
    </w:p>
    <w:p w14:paraId="1634DFB1" w14:textId="03112DB7" w:rsidR="00E61A3C" w:rsidRPr="00583052" w:rsidRDefault="00E61A3C" w:rsidP="008F0BFE">
      <w:pPr>
        <w:pStyle w:val="NormalWeb"/>
        <w:numPr>
          <w:ilvl w:val="0"/>
          <w:numId w:val="11"/>
        </w:numPr>
        <w:shd w:val="clear" w:color="auto" w:fill="FFFFFF"/>
        <w:spacing w:before="0" w:beforeAutospacing="0" w:after="390" w:afterAutospacing="0"/>
        <w:rPr>
          <w:color w:val="000000"/>
          <w:sz w:val="25"/>
          <w:szCs w:val="25"/>
          <w:shd w:val="clear" w:color="auto" w:fill="FFFFFF"/>
        </w:rPr>
      </w:pPr>
      <w:r w:rsidRPr="00583052">
        <w:rPr>
          <w:color w:val="000000"/>
          <w:sz w:val="25"/>
          <w:szCs w:val="25"/>
          <w:shd w:val="clear" w:color="auto" w:fill="FFFFFF"/>
        </w:rPr>
        <w:t>A base class is student.</w:t>
      </w:r>
      <w:r w:rsidR="005D5956">
        <w:rPr>
          <w:color w:val="000000"/>
          <w:sz w:val="25"/>
          <w:szCs w:val="25"/>
          <w:shd w:val="clear" w:color="auto" w:fill="FFFFFF"/>
        </w:rPr>
        <w:t xml:space="preserve"> </w:t>
      </w:r>
      <w:r w:rsidRPr="00583052">
        <w:rPr>
          <w:color w:val="000000"/>
          <w:sz w:val="25"/>
          <w:szCs w:val="25"/>
          <w:shd w:val="clear" w:color="auto" w:fill="FFFFFF"/>
        </w:rPr>
        <w:t xml:space="preserve">class test is intermediate base class and result is </w:t>
      </w:r>
      <w:proofErr w:type="spellStart"/>
      <w:r w:rsidRPr="00583052">
        <w:rPr>
          <w:color w:val="000000"/>
          <w:sz w:val="25"/>
          <w:szCs w:val="25"/>
          <w:shd w:val="clear" w:color="auto" w:fill="FFFFFF"/>
        </w:rPr>
        <w:t>childe</w:t>
      </w:r>
      <w:proofErr w:type="spellEnd"/>
      <w:r w:rsidRPr="00583052">
        <w:rPr>
          <w:color w:val="000000"/>
          <w:sz w:val="25"/>
          <w:szCs w:val="25"/>
          <w:shd w:val="clear" w:color="auto" w:fill="FFFFFF"/>
        </w:rPr>
        <w:t xml:space="preserve"> class. The class result inherits the details of marks obtained in the test and the roll </w:t>
      </w:r>
      <w:proofErr w:type="spellStart"/>
      <w:r w:rsidRPr="00583052">
        <w:rPr>
          <w:color w:val="000000"/>
          <w:sz w:val="25"/>
          <w:szCs w:val="25"/>
          <w:shd w:val="clear" w:color="auto" w:fill="FFFFFF"/>
        </w:rPr>
        <w:t>noof</w:t>
      </w:r>
      <w:proofErr w:type="spellEnd"/>
      <w:r w:rsidRPr="00583052">
        <w:rPr>
          <w:color w:val="000000"/>
          <w:sz w:val="25"/>
          <w:szCs w:val="25"/>
          <w:shd w:val="clear" w:color="auto" w:fill="FFFFFF"/>
        </w:rPr>
        <w:t xml:space="preserve"> students from base class through multilevel inheritance.</w:t>
      </w:r>
    </w:p>
    <w:p w14:paraId="057638E2" w14:textId="36FECFD3" w:rsidR="00E61A3C" w:rsidRPr="00583052" w:rsidRDefault="00E61A3C" w:rsidP="008F0BFE">
      <w:pPr>
        <w:pStyle w:val="NormalWeb"/>
        <w:numPr>
          <w:ilvl w:val="0"/>
          <w:numId w:val="11"/>
        </w:numPr>
        <w:shd w:val="clear" w:color="auto" w:fill="FFFFFF"/>
        <w:spacing w:before="0" w:beforeAutospacing="0" w:after="390" w:afterAutospacing="0"/>
        <w:rPr>
          <w:color w:val="000000"/>
          <w:sz w:val="25"/>
          <w:szCs w:val="25"/>
          <w:shd w:val="clear" w:color="auto" w:fill="FFFFFF"/>
        </w:rPr>
      </w:pPr>
      <w:r w:rsidRPr="00583052">
        <w:rPr>
          <w:color w:val="000000"/>
          <w:sz w:val="25"/>
          <w:szCs w:val="25"/>
          <w:shd w:val="clear" w:color="auto" w:fill="FFFFFF"/>
        </w:rPr>
        <w:t xml:space="preserve">Consider an example to print bio-data of a diploma student having personal and academic </w:t>
      </w:r>
      <w:r w:rsidR="005D5956" w:rsidRPr="00583052">
        <w:rPr>
          <w:color w:val="000000"/>
          <w:sz w:val="25"/>
          <w:szCs w:val="25"/>
          <w:shd w:val="clear" w:color="auto" w:fill="FFFFFF"/>
        </w:rPr>
        <w:t>information (</w:t>
      </w:r>
      <w:r w:rsidRPr="00583052">
        <w:rPr>
          <w:color w:val="000000"/>
          <w:sz w:val="25"/>
          <w:szCs w:val="25"/>
          <w:shd w:val="clear" w:color="auto" w:fill="FFFFFF"/>
        </w:rPr>
        <w:t>multiple inheritance).</w:t>
      </w:r>
    </w:p>
    <w:p w14:paraId="2370F6B1" w14:textId="77777777" w:rsidR="00E61A3C" w:rsidRPr="00583052" w:rsidRDefault="00E61A3C" w:rsidP="00C3070C">
      <w:pPr>
        <w:pStyle w:val="NormalWeb"/>
        <w:shd w:val="clear" w:color="auto" w:fill="FFFFFF"/>
        <w:spacing w:before="0" w:beforeAutospacing="0" w:after="390" w:afterAutospacing="0"/>
        <w:ind w:left="360"/>
        <w:rPr>
          <w:color w:val="000000"/>
          <w:sz w:val="25"/>
          <w:szCs w:val="25"/>
          <w:shd w:val="clear" w:color="auto" w:fill="FFFFFF"/>
        </w:rPr>
      </w:pPr>
    </w:p>
    <w:p w14:paraId="3FB4ADCE" w14:textId="77777777" w:rsidR="00AB0A3F" w:rsidRPr="00583052" w:rsidRDefault="00AB0A3F" w:rsidP="00C3070C">
      <w:pPr>
        <w:pStyle w:val="NormalWeb"/>
        <w:shd w:val="clear" w:color="auto" w:fill="FFFFFF"/>
        <w:spacing w:before="0" w:beforeAutospacing="0" w:after="390" w:afterAutospacing="0"/>
        <w:ind w:left="360"/>
        <w:rPr>
          <w:color w:val="000000"/>
          <w:sz w:val="25"/>
          <w:szCs w:val="25"/>
          <w:shd w:val="clear" w:color="auto" w:fill="FFFFFF"/>
        </w:rPr>
      </w:pPr>
    </w:p>
    <w:p w14:paraId="117C98F2" w14:textId="77777777" w:rsidR="00AB0A3F" w:rsidRPr="00583052" w:rsidRDefault="00AB0A3F" w:rsidP="00C3070C">
      <w:pPr>
        <w:pStyle w:val="NormalWeb"/>
        <w:shd w:val="clear" w:color="auto" w:fill="FFFFFF"/>
        <w:spacing w:before="0" w:beforeAutospacing="0" w:after="390" w:afterAutospacing="0"/>
        <w:ind w:left="360"/>
        <w:rPr>
          <w:color w:val="000000"/>
          <w:sz w:val="25"/>
          <w:szCs w:val="25"/>
          <w:shd w:val="clear" w:color="auto" w:fill="FFFFFF"/>
        </w:rPr>
      </w:pPr>
    </w:p>
    <w:p w14:paraId="74043EF9" w14:textId="77777777" w:rsidR="00AB0A3F" w:rsidRPr="00583052" w:rsidRDefault="00AB0A3F" w:rsidP="00C3070C">
      <w:pPr>
        <w:pStyle w:val="NormalWeb"/>
        <w:shd w:val="clear" w:color="auto" w:fill="FFFFFF"/>
        <w:spacing w:before="0" w:beforeAutospacing="0" w:after="390" w:afterAutospacing="0"/>
        <w:ind w:left="360"/>
        <w:rPr>
          <w:color w:val="000000"/>
          <w:sz w:val="25"/>
          <w:szCs w:val="25"/>
          <w:shd w:val="clear" w:color="auto" w:fill="FFFFFF"/>
        </w:rPr>
      </w:pPr>
    </w:p>
    <w:p w14:paraId="61F0C619" w14:textId="77777777" w:rsidR="00AB0A3F" w:rsidRPr="00583052" w:rsidRDefault="00AB0A3F" w:rsidP="00C3070C">
      <w:pPr>
        <w:pStyle w:val="NormalWeb"/>
        <w:shd w:val="clear" w:color="auto" w:fill="FFFFFF"/>
        <w:spacing w:before="0" w:beforeAutospacing="0" w:after="390" w:afterAutospacing="0"/>
        <w:ind w:left="360"/>
        <w:rPr>
          <w:color w:val="000000"/>
          <w:sz w:val="25"/>
          <w:szCs w:val="25"/>
          <w:shd w:val="clear" w:color="auto" w:fill="FFFFFF"/>
        </w:rPr>
      </w:pPr>
    </w:p>
    <w:p w14:paraId="6CEC9FCB" w14:textId="77777777" w:rsidR="00AB0A3F" w:rsidRPr="00583052" w:rsidRDefault="00AB0A3F" w:rsidP="00C3070C">
      <w:pPr>
        <w:pStyle w:val="NormalWeb"/>
        <w:shd w:val="clear" w:color="auto" w:fill="FFFFFF"/>
        <w:spacing w:before="0" w:beforeAutospacing="0" w:after="390" w:afterAutospacing="0"/>
        <w:ind w:left="360"/>
        <w:rPr>
          <w:color w:val="000000"/>
          <w:sz w:val="25"/>
          <w:szCs w:val="25"/>
          <w:shd w:val="clear" w:color="auto" w:fill="FFFFFF"/>
        </w:rPr>
      </w:pPr>
    </w:p>
    <w:p w14:paraId="4CBB3278" w14:textId="77777777" w:rsidR="00AB0A3F" w:rsidRPr="00583052" w:rsidRDefault="00AB0A3F" w:rsidP="00C3070C">
      <w:pPr>
        <w:pStyle w:val="NormalWeb"/>
        <w:shd w:val="clear" w:color="auto" w:fill="FFFFFF"/>
        <w:spacing w:before="0" w:beforeAutospacing="0" w:after="390" w:afterAutospacing="0"/>
        <w:ind w:left="360"/>
        <w:rPr>
          <w:color w:val="000000"/>
          <w:sz w:val="25"/>
          <w:szCs w:val="25"/>
          <w:shd w:val="clear" w:color="auto" w:fill="FFFFFF"/>
        </w:rPr>
      </w:pPr>
    </w:p>
    <w:p w14:paraId="448C0C05" w14:textId="77777777" w:rsidR="00AB0A3F" w:rsidRPr="00583052" w:rsidRDefault="00AB0A3F" w:rsidP="00C3070C">
      <w:pPr>
        <w:pStyle w:val="NormalWeb"/>
        <w:shd w:val="clear" w:color="auto" w:fill="FFFFFF"/>
        <w:spacing w:before="0" w:beforeAutospacing="0" w:after="390" w:afterAutospacing="0"/>
        <w:ind w:left="360"/>
        <w:rPr>
          <w:color w:val="000000"/>
          <w:sz w:val="25"/>
          <w:szCs w:val="25"/>
          <w:shd w:val="clear" w:color="auto" w:fill="FFFFFF"/>
        </w:rPr>
      </w:pPr>
    </w:p>
    <w:p w14:paraId="4BB60145" w14:textId="77777777" w:rsidR="008F0BFE" w:rsidRPr="00583052" w:rsidRDefault="008F0BFE" w:rsidP="008F0BFE">
      <w:pPr>
        <w:pStyle w:val="NormalWeb"/>
        <w:shd w:val="clear" w:color="auto" w:fill="FFFFFF"/>
        <w:spacing w:before="0" w:beforeAutospacing="0" w:after="390" w:afterAutospacing="0"/>
        <w:ind w:left="720"/>
        <w:rPr>
          <w:color w:val="000000"/>
          <w:sz w:val="25"/>
          <w:szCs w:val="25"/>
          <w:shd w:val="clear" w:color="auto" w:fill="FFFFFF"/>
        </w:rPr>
      </w:pPr>
    </w:p>
    <w:p w14:paraId="205B8BA9" w14:textId="77777777" w:rsidR="008F0BFE" w:rsidRPr="00583052" w:rsidRDefault="008F0BFE" w:rsidP="00C67DED">
      <w:pPr>
        <w:pStyle w:val="NormalWeb"/>
        <w:shd w:val="clear" w:color="auto" w:fill="FFFFFF"/>
        <w:spacing w:before="0" w:beforeAutospacing="0" w:after="390" w:afterAutospacing="0"/>
        <w:rPr>
          <w:color w:val="000000"/>
          <w:sz w:val="25"/>
          <w:szCs w:val="25"/>
          <w:shd w:val="clear" w:color="auto" w:fill="FFFFFF"/>
        </w:rPr>
      </w:pPr>
    </w:p>
    <w:p w14:paraId="730992D4" w14:textId="77777777" w:rsidR="00683F01" w:rsidRPr="00583052" w:rsidRDefault="006E0127" w:rsidP="00683F01">
      <w:pPr>
        <w:pStyle w:val="Title"/>
        <w:rPr>
          <w:rFonts w:ascii="Times New Roman" w:eastAsia="Times New Roman" w:hAnsi="Times New Roman"/>
          <w:b/>
          <w:i/>
          <w:kern w:val="36"/>
        </w:rPr>
      </w:pPr>
      <w:r w:rsidRPr="00583052">
        <w:rPr>
          <w:rFonts w:ascii="Times New Roman" w:eastAsia="Times New Roman" w:hAnsi="Times New Roman"/>
          <w:b/>
          <w:kern w:val="36"/>
        </w:rPr>
        <w:lastRenderedPageBreak/>
        <w:t>9</w:t>
      </w:r>
      <w:r w:rsidR="00683F01" w:rsidRPr="00583052">
        <w:rPr>
          <w:rFonts w:ascii="Times New Roman" w:eastAsia="Times New Roman" w:hAnsi="Times New Roman"/>
          <w:b/>
          <w:kern w:val="36"/>
        </w:rPr>
        <w:t>. Chapter – polymarphism</w:t>
      </w:r>
    </w:p>
    <w:p w14:paraId="721ADB1F" w14:textId="77777777" w:rsidR="004D6EBA" w:rsidRPr="00583052" w:rsidRDefault="004D6EBA" w:rsidP="00A315B0">
      <w:pPr>
        <w:pStyle w:val="Heading1"/>
        <w:jc w:val="left"/>
        <w:rPr>
          <w:rFonts w:ascii="Times New Roman" w:hAnsi="Times New Roman"/>
          <w:b/>
          <w:color w:val="FF0000"/>
          <w:sz w:val="32"/>
          <w:lang w:val="en"/>
        </w:rPr>
      </w:pPr>
      <w:r w:rsidRPr="00583052">
        <w:rPr>
          <w:rFonts w:ascii="Times New Roman" w:hAnsi="Times New Roman"/>
          <w:b/>
          <w:color w:val="FF0000"/>
          <w:sz w:val="32"/>
          <w:lang w:val="en"/>
        </w:rPr>
        <w:t>Polymorphism in C++:</w:t>
      </w:r>
    </w:p>
    <w:p w14:paraId="0B5523E9" w14:textId="77777777" w:rsidR="004D6EBA" w:rsidRPr="005D5956" w:rsidRDefault="004D6EBA" w:rsidP="005D5956">
      <w:pPr>
        <w:widowControl w:val="0"/>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 xml:space="preserve">The process of representing one Form in multiple forms is known as Polymorphism. Here one form </w:t>
      </w:r>
      <w:proofErr w:type="gramStart"/>
      <w:r w:rsidRPr="005D5956">
        <w:rPr>
          <w:rFonts w:ascii="Times New Roman" w:hAnsi="Times New Roman"/>
          <w:sz w:val="24"/>
          <w:szCs w:val="24"/>
          <w:lang w:val="en"/>
        </w:rPr>
        <w:t>represent</w:t>
      </w:r>
      <w:proofErr w:type="gramEnd"/>
      <w:r w:rsidRPr="005D5956">
        <w:rPr>
          <w:rFonts w:ascii="Times New Roman" w:hAnsi="Times New Roman"/>
          <w:sz w:val="24"/>
          <w:szCs w:val="24"/>
          <w:lang w:val="en"/>
        </w:rPr>
        <w:t xml:space="preserve"> original form or original method always resides in base class and multiple forms represents overridden method which resides in derived classes.</w:t>
      </w:r>
    </w:p>
    <w:p w14:paraId="5C4F47A2" w14:textId="77777777" w:rsidR="004D6EBA" w:rsidRPr="005D5956" w:rsidRDefault="004D6EBA" w:rsidP="005D5956">
      <w:pPr>
        <w:widowControl w:val="0"/>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 xml:space="preserve">Polymorphism is derived from 2 </w:t>
      </w:r>
      <w:proofErr w:type="spellStart"/>
      <w:r w:rsidRPr="005D5956">
        <w:rPr>
          <w:rFonts w:ascii="Times New Roman" w:hAnsi="Times New Roman"/>
          <w:sz w:val="24"/>
          <w:szCs w:val="24"/>
          <w:lang w:val="en"/>
        </w:rPr>
        <w:t>greek</w:t>
      </w:r>
      <w:proofErr w:type="spellEnd"/>
      <w:r w:rsidRPr="005D5956">
        <w:rPr>
          <w:rFonts w:ascii="Times New Roman" w:hAnsi="Times New Roman"/>
          <w:sz w:val="24"/>
          <w:szCs w:val="24"/>
          <w:lang w:val="en"/>
        </w:rPr>
        <w:t xml:space="preserve"> words: poly and morphs. The word "poly" means many and morphs means forms. </w:t>
      </w:r>
      <w:proofErr w:type="gramStart"/>
      <w:r w:rsidRPr="005D5956">
        <w:rPr>
          <w:rFonts w:ascii="Times New Roman" w:hAnsi="Times New Roman"/>
          <w:sz w:val="24"/>
          <w:szCs w:val="24"/>
          <w:lang w:val="en"/>
        </w:rPr>
        <w:t>So</w:t>
      </w:r>
      <w:proofErr w:type="gramEnd"/>
      <w:r w:rsidRPr="005D5956">
        <w:rPr>
          <w:rFonts w:ascii="Times New Roman" w:hAnsi="Times New Roman"/>
          <w:sz w:val="24"/>
          <w:szCs w:val="24"/>
          <w:lang w:val="en"/>
        </w:rPr>
        <w:t xml:space="preserve"> polymorphism means many forms.</w:t>
      </w:r>
    </w:p>
    <w:p w14:paraId="687BEF36" w14:textId="77777777" w:rsidR="004D6EBA" w:rsidRPr="005D5956" w:rsidRDefault="004D6EBA" w:rsidP="005D5956">
      <w:pPr>
        <w:pStyle w:val="Heading2"/>
        <w:jc w:val="left"/>
        <w:rPr>
          <w:rFonts w:ascii="Times New Roman" w:hAnsi="Times New Roman"/>
          <w:b/>
          <w:color w:val="0D0D0D" w:themeColor="text1" w:themeTint="F2"/>
          <w:lang w:val="en"/>
        </w:rPr>
      </w:pPr>
      <w:r w:rsidRPr="005D5956">
        <w:rPr>
          <w:rFonts w:ascii="Times New Roman" w:hAnsi="Times New Roman"/>
          <w:b/>
          <w:color w:val="0D0D0D" w:themeColor="text1" w:themeTint="F2"/>
          <w:lang w:val="en"/>
        </w:rPr>
        <w:t>Real life example of Polymorphism in C++:</w:t>
      </w:r>
    </w:p>
    <w:p w14:paraId="677B7B8B" w14:textId="34182FE4" w:rsidR="004D6EBA" w:rsidRPr="005D5956" w:rsidRDefault="004D6EBA" w:rsidP="005D5956">
      <w:pPr>
        <w:widowControl w:val="0"/>
        <w:autoSpaceDE w:val="0"/>
        <w:autoSpaceDN w:val="0"/>
        <w:adjustRightInd w:val="0"/>
        <w:spacing w:line="240" w:lineRule="auto"/>
        <w:jc w:val="both"/>
        <w:rPr>
          <w:rFonts w:ascii="Times New Roman" w:hAnsi="Times New Roman"/>
          <w:sz w:val="24"/>
          <w:szCs w:val="24"/>
          <w:cs/>
          <w:lang w:val="en"/>
        </w:rPr>
      </w:pPr>
      <w:r w:rsidRPr="005D5956">
        <w:rPr>
          <w:rFonts w:ascii="Times New Roman" w:hAnsi="Times New Roman"/>
          <w:sz w:val="24"/>
          <w:szCs w:val="24"/>
          <w:lang w:val="en"/>
        </w:rPr>
        <w:t xml:space="preserve">Suppose if you are in class room that time you behave like a student, when you are in market at that time you behave like a customer, when you at your home at that time you behave like a son or daughter, </w:t>
      </w:r>
      <w:r w:rsidR="005D5956" w:rsidRPr="005D5956">
        <w:rPr>
          <w:rFonts w:ascii="Times New Roman" w:hAnsi="Times New Roman"/>
          <w:sz w:val="24"/>
          <w:szCs w:val="24"/>
          <w:lang w:val="en"/>
        </w:rPr>
        <w:t>here</w:t>
      </w:r>
      <w:r w:rsidRPr="005D5956">
        <w:rPr>
          <w:rFonts w:ascii="Times New Roman" w:hAnsi="Times New Roman"/>
          <w:sz w:val="24"/>
          <w:szCs w:val="24"/>
          <w:lang w:val="en"/>
        </w:rPr>
        <w:t xml:space="preserve"> one person </w:t>
      </w:r>
      <w:r w:rsidR="005D5956" w:rsidRPr="005D5956">
        <w:rPr>
          <w:rFonts w:ascii="Times New Roman" w:hAnsi="Times New Roman"/>
          <w:sz w:val="24"/>
          <w:szCs w:val="24"/>
          <w:lang w:val="en"/>
        </w:rPr>
        <w:t>has</w:t>
      </w:r>
      <w:r w:rsidRPr="005D5956">
        <w:rPr>
          <w:rFonts w:ascii="Times New Roman" w:hAnsi="Times New Roman"/>
          <w:sz w:val="24"/>
          <w:szCs w:val="24"/>
          <w:lang w:val="en"/>
        </w:rPr>
        <w:t xml:space="preserve"> different-different behaviors.</w:t>
      </w:r>
    </w:p>
    <w:p w14:paraId="2336E150" w14:textId="7C5E8B02" w:rsidR="004D6EBA" w:rsidRPr="00583052" w:rsidRDefault="00972C73" w:rsidP="005D5956">
      <w:pPr>
        <w:widowControl w:val="0"/>
        <w:autoSpaceDE w:val="0"/>
        <w:autoSpaceDN w:val="0"/>
        <w:adjustRightInd w:val="0"/>
        <w:spacing w:line="240" w:lineRule="auto"/>
        <w:jc w:val="center"/>
        <w:rPr>
          <w:rFonts w:ascii="Times New Roman" w:hAnsi="Times New Roman"/>
          <w:sz w:val="28"/>
          <w:szCs w:val="28"/>
          <w:lang w:val="en"/>
        </w:rPr>
      </w:pPr>
      <w:r w:rsidRPr="00583052">
        <w:rPr>
          <w:rFonts w:ascii="Times New Roman" w:hAnsi="Times New Roman"/>
          <w:noProof/>
          <w:sz w:val="28"/>
          <w:szCs w:val="28"/>
          <w:lang w:val="en-IN" w:eastAsia="en-IN"/>
        </w:rPr>
        <w:drawing>
          <wp:inline distT="0" distB="0" distL="0" distR="0" wp14:anchorId="43CCED7D" wp14:editId="41FEFED1">
            <wp:extent cx="3965575" cy="1981200"/>
            <wp:effectExtent l="323850" t="361950" r="358775" b="361950"/>
            <wp:docPr id="1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noChangeArrowheads="1"/>
                    </pic:cNvPicPr>
                  </pic:nvPicPr>
                  <pic:blipFill>
                    <a:blip r:embed="rId31"/>
                    <a:srcRect/>
                    <a:stretch>
                      <a:fillRect/>
                    </a:stretch>
                  </pic:blipFill>
                  <pic:spPr bwMode="auto">
                    <a:xfrm>
                      <a:off x="0" y="0"/>
                      <a:ext cx="3965575" cy="19812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0B6E873E" w14:textId="77777777" w:rsidR="004D6EBA" w:rsidRPr="00583052" w:rsidRDefault="004D6EBA" w:rsidP="005D5956">
      <w:pPr>
        <w:pStyle w:val="Heading1"/>
        <w:pBdr>
          <w:bottom w:val="thinThickSmallGap" w:sz="12" w:space="0" w:color="C45911" w:themeColor="accent2" w:themeShade="BF"/>
        </w:pBdr>
        <w:jc w:val="left"/>
        <w:rPr>
          <w:rFonts w:ascii="Times New Roman" w:hAnsi="Times New Roman"/>
          <w:lang w:val="en"/>
        </w:rPr>
      </w:pPr>
      <w:r w:rsidRPr="00583052">
        <w:rPr>
          <w:rFonts w:ascii="Times New Roman" w:hAnsi="Times New Roman"/>
          <w:b/>
          <w:lang w:val="en"/>
        </w:rPr>
        <w:t>Type of polymorphism</w:t>
      </w:r>
    </w:p>
    <w:p w14:paraId="2A470C73" w14:textId="77777777" w:rsidR="004D6EBA" w:rsidRPr="005D5956" w:rsidRDefault="004D6EBA" w:rsidP="005D5956">
      <w:pPr>
        <w:widowControl w:val="0"/>
        <w:numPr>
          <w:ilvl w:val="0"/>
          <w:numId w:val="3"/>
        </w:numPr>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Compile time polymorphism</w:t>
      </w:r>
    </w:p>
    <w:p w14:paraId="02B550BA" w14:textId="77777777" w:rsidR="004D6EBA" w:rsidRPr="005D5956" w:rsidRDefault="004D6EBA" w:rsidP="005D5956">
      <w:pPr>
        <w:widowControl w:val="0"/>
        <w:numPr>
          <w:ilvl w:val="0"/>
          <w:numId w:val="3"/>
        </w:numPr>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Run time polymorphism</w:t>
      </w:r>
    </w:p>
    <w:p w14:paraId="2B4ED1EE" w14:textId="77777777" w:rsidR="004D6EBA" w:rsidRPr="00583052" w:rsidRDefault="004D6EBA" w:rsidP="005D5956">
      <w:pPr>
        <w:pStyle w:val="Heading1"/>
        <w:jc w:val="left"/>
        <w:rPr>
          <w:rFonts w:ascii="Times New Roman" w:hAnsi="Times New Roman"/>
          <w:b/>
          <w:lang w:val="en"/>
        </w:rPr>
      </w:pPr>
      <w:r w:rsidRPr="00583052">
        <w:rPr>
          <w:rFonts w:ascii="Times New Roman" w:hAnsi="Times New Roman"/>
          <w:b/>
          <w:lang w:val="en"/>
        </w:rPr>
        <w:t>Compile time polymorphism</w:t>
      </w:r>
    </w:p>
    <w:p w14:paraId="09D871AC" w14:textId="77777777" w:rsidR="004D6EBA" w:rsidRPr="005D5956" w:rsidRDefault="004D6EBA" w:rsidP="005D5956">
      <w:pPr>
        <w:widowControl w:val="0"/>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 xml:space="preserve">In C++ programming you can achieve compile time polymorphism in two </w:t>
      </w:r>
      <w:proofErr w:type="gramStart"/>
      <w:r w:rsidRPr="005D5956">
        <w:rPr>
          <w:rFonts w:ascii="Times New Roman" w:hAnsi="Times New Roman"/>
          <w:sz w:val="24"/>
          <w:szCs w:val="24"/>
          <w:lang w:val="en"/>
        </w:rPr>
        <w:t>way</w:t>
      </w:r>
      <w:proofErr w:type="gramEnd"/>
      <w:r w:rsidRPr="005D5956">
        <w:rPr>
          <w:rFonts w:ascii="Times New Roman" w:hAnsi="Times New Roman"/>
          <w:sz w:val="24"/>
          <w:szCs w:val="24"/>
          <w:lang w:val="en"/>
        </w:rPr>
        <w:t>, which is given below:</w:t>
      </w:r>
    </w:p>
    <w:p w14:paraId="4F8D8E7D" w14:textId="77777777" w:rsidR="004D6EBA" w:rsidRPr="005D5956" w:rsidRDefault="004D6EBA" w:rsidP="005D5956">
      <w:pPr>
        <w:widowControl w:val="0"/>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 xml:space="preserve">    Method overloading</w:t>
      </w:r>
    </w:p>
    <w:p w14:paraId="12C5B413" w14:textId="13566AE3" w:rsidR="00023848" w:rsidRPr="005D5956" w:rsidRDefault="004D6EBA" w:rsidP="005D5956">
      <w:pPr>
        <w:widowControl w:val="0"/>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 xml:space="preserve">    Method overriding</w:t>
      </w:r>
    </w:p>
    <w:p w14:paraId="4599FAB8" w14:textId="77777777" w:rsidR="004D6EBA" w:rsidRPr="005D5956" w:rsidRDefault="004D6EBA" w:rsidP="005D5956">
      <w:pPr>
        <w:pStyle w:val="Heading2"/>
        <w:jc w:val="left"/>
        <w:rPr>
          <w:rFonts w:ascii="Times New Roman" w:hAnsi="Times New Roman"/>
          <w:b/>
          <w:lang w:val="en"/>
        </w:rPr>
      </w:pPr>
      <w:r w:rsidRPr="005D5956">
        <w:rPr>
          <w:rFonts w:ascii="Times New Roman" w:hAnsi="Times New Roman"/>
          <w:b/>
          <w:lang w:val="en"/>
        </w:rPr>
        <w:lastRenderedPageBreak/>
        <w:t>Method Overloading in C++:</w:t>
      </w:r>
    </w:p>
    <w:p w14:paraId="3F343910" w14:textId="77777777" w:rsidR="004D6EBA" w:rsidRPr="005D5956" w:rsidRDefault="004D6EBA" w:rsidP="005D5956">
      <w:pPr>
        <w:widowControl w:val="0"/>
        <w:autoSpaceDE w:val="0"/>
        <w:autoSpaceDN w:val="0"/>
        <w:adjustRightInd w:val="0"/>
        <w:spacing w:line="240" w:lineRule="auto"/>
        <w:jc w:val="both"/>
        <w:rPr>
          <w:rFonts w:ascii="Times New Roman" w:hAnsi="Times New Roman"/>
          <w:sz w:val="24"/>
          <w:szCs w:val="24"/>
          <w:lang w:val="en"/>
        </w:rPr>
      </w:pPr>
      <w:r w:rsidRPr="005D5956">
        <w:rPr>
          <w:rFonts w:ascii="Times New Roman" w:hAnsi="Times New Roman"/>
          <w:sz w:val="24"/>
          <w:szCs w:val="24"/>
          <w:lang w:val="en"/>
        </w:rPr>
        <w:t>Whenever same method name is exiting multiple times in the same class with different number of parameter or different order of parameters or different types of parameters is known as method overloading. In below example method "</w:t>
      </w:r>
      <w:r w:rsidR="00323687" w:rsidRPr="005D5956">
        <w:rPr>
          <w:rFonts w:ascii="Times New Roman" w:hAnsi="Times New Roman"/>
          <w:sz w:val="24"/>
          <w:szCs w:val="24"/>
          <w:lang w:val="en"/>
        </w:rPr>
        <w:t>sum (</w:t>
      </w:r>
      <w:r w:rsidRPr="005D5956">
        <w:rPr>
          <w:rFonts w:ascii="Times New Roman" w:hAnsi="Times New Roman"/>
          <w:sz w:val="24"/>
          <w:szCs w:val="24"/>
          <w:lang w:val="en"/>
        </w:rPr>
        <w:t>)" is present in Addition class with same name but with different signature or arguments.</w:t>
      </w:r>
    </w:p>
    <w:tbl>
      <w:tblPr>
        <w:tblStyle w:val="TableGrid"/>
        <w:tblW w:w="0" w:type="auto"/>
        <w:tblLook w:val="04A0" w:firstRow="1" w:lastRow="0" w:firstColumn="1" w:lastColumn="0" w:noHBand="0" w:noVBand="1"/>
      </w:tblPr>
      <w:tblGrid>
        <w:gridCol w:w="9017"/>
      </w:tblGrid>
      <w:tr w:rsidR="00023848" w:rsidRPr="00583052" w14:paraId="7D68DA7F" w14:textId="77777777" w:rsidTr="00023848">
        <w:tc>
          <w:tcPr>
            <w:tcW w:w="9243" w:type="dxa"/>
          </w:tcPr>
          <w:p w14:paraId="517DFAF2" w14:textId="77777777" w:rsidR="00023848" w:rsidRPr="00583052" w:rsidRDefault="00023848" w:rsidP="00023848">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 xml:space="preserve">//Method Overloading </w:t>
            </w:r>
          </w:p>
          <w:p w14:paraId="6374CBE4" w14:textId="25DB96E5" w:rsidR="00023848" w:rsidRPr="00583052" w:rsidRDefault="00023848" w:rsidP="00023848">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#include&lt;iostream&gt;</w:t>
            </w:r>
          </w:p>
          <w:p w14:paraId="12BEE709" w14:textId="77777777" w:rsidR="00023848" w:rsidRPr="00583052" w:rsidRDefault="00023848" w:rsidP="00023848">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class Addition</w:t>
            </w:r>
          </w:p>
          <w:p w14:paraId="40B20BC0" w14:textId="77777777" w:rsidR="00023848" w:rsidRPr="00583052" w:rsidRDefault="00023848" w:rsidP="00023848">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0979A988" w14:textId="77777777" w:rsidR="00023848" w:rsidRPr="00583052" w:rsidRDefault="00023848" w:rsidP="00023848">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public:</w:t>
            </w:r>
          </w:p>
          <w:p w14:paraId="1B6985A6" w14:textId="77777777" w:rsidR="00023848" w:rsidRPr="00583052" w:rsidRDefault="00023848" w:rsidP="00023848">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 xml:space="preserve">void </w:t>
            </w:r>
            <w:proofErr w:type="gramStart"/>
            <w:r w:rsidRPr="00583052">
              <w:rPr>
                <w:rFonts w:ascii="Times New Roman" w:hAnsi="Times New Roman"/>
                <w:sz w:val="28"/>
                <w:szCs w:val="28"/>
                <w:lang w:val="en"/>
              </w:rPr>
              <w:t>sum(</w:t>
            </w:r>
            <w:proofErr w:type="gramEnd"/>
            <w:r w:rsidRPr="00583052">
              <w:rPr>
                <w:rFonts w:ascii="Times New Roman" w:hAnsi="Times New Roman"/>
                <w:sz w:val="28"/>
                <w:szCs w:val="28"/>
                <w:lang w:val="en"/>
              </w:rPr>
              <w:t>int a, int b)</w:t>
            </w:r>
          </w:p>
          <w:p w14:paraId="3A38F078" w14:textId="77777777" w:rsidR="00023848" w:rsidRPr="00583052" w:rsidRDefault="00023848" w:rsidP="00023848">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356E0A27" w14:textId="77777777" w:rsidR="00023848" w:rsidRPr="00583052" w:rsidRDefault="00023848" w:rsidP="00023848">
            <w:pPr>
              <w:widowControl w:val="0"/>
              <w:autoSpaceDE w:val="0"/>
              <w:autoSpaceDN w:val="0"/>
              <w:adjustRightInd w:val="0"/>
              <w:rPr>
                <w:rFonts w:ascii="Times New Roman" w:hAnsi="Times New Roman"/>
                <w:sz w:val="28"/>
                <w:szCs w:val="28"/>
                <w:lang w:val="en"/>
              </w:rPr>
            </w:pPr>
            <w:proofErr w:type="spellStart"/>
            <w:r w:rsidRPr="00583052">
              <w:rPr>
                <w:rFonts w:ascii="Times New Roman" w:hAnsi="Times New Roman"/>
                <w:sz w:val="28"/>
                <w:szCs w:val="28"/>
                <w:lang w:val="en"/>
              </w:rPr>
              <w:t>cout</w:t>
            </w:r>
            <w:proofErr w:type="spellEnd"/>
            <w:r w:rsidRPr="00583052">
              <w:rPr>
                <w:rFonts w:ascii="Times New Roman" w:hAnsi="Times New Roman"/>
                <w:sz w:val="28"/>
                <w:szCs w:val="28"/>
                <w:lang w:val="en"/>
              </w:rPr>
              <w:t>&lt;&lt;</w:t>
            </w:r>
            <w:proofErr w:type="spellStart"/>
            <w:r w:rsidRPr="00583052">
              <w:rPr>
                <w:rFonts w:ascii="Times New Roman" w:hAnsi="Times New Roman"/>
                <w:sz w:val="28"/>
                <w:szCs w:val="28"/>
                <w:lang w:val="en"/>
              </w:rPr>
              <w:t>a+b</w:t>
            </w:r>
            <w:proofErr w:type="spellEnd"/>
            <w:r w:rsidRPr="00583052">
              <w:rPr>
                <w:rFonts w:ascii="Times New Roman" w:hAnsi="Times New Roman"/>
                <w:sz w:val="28"/>
                <w:szCs w:val="28"/>
                <w:lang w:val="en"/>
              </w:rPr>
              <w:t>;</w:t>
            </w:r>
          </w:p>
          <w:p w14:paraId="59885CD9" w14:textId="77777777" w:rsidR="00023848" w:rsidRPr="00583052" w:rsidRDefault="00023848" w:rsidP="00023848">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5F5ED323" w14:textId="77777777" w:rsidR="00023848" w:rsidRPr="00583052" w:rsidRDefault="00023848" w:rsidP="00023848">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 xml:space="preserve">void </w:t>
            </w:r>
            <w:proofErr w:type="gramStart"/>
            <w:r w:rsidRPr="00583052">
              <w:rPr>
                <w:rFonts w:ascii="Times New Roman" w:hAnsi="Times New Roman"/>
                <w:sz w:val="28"/>
                <w:szCs w:val="28"/>
                <w:lang w:val="en"/>
              </w:rPr>
              <w:t>sum(</w:t>
            </w:r>
            <w:proofErr w:type="gramEnd"/>
            <w:r w:rsidRPr="00583052">
              <w:rPr>
                <w:rFonts w:ascii="Times New Roman" w:hAnsi="Times New Roman"/>
                <w:sz w:val="28"/>
                <w:szCs w:val="28"/>
                <w:lang w:val="en"/>
              </w:rPr>
              <w:t>int a, int b, int c)</w:t>
            </w:r>
          </w:p>
          <w:p w14:paraId="53D6CB8B" w14:textId="77777777" w:rsidR="00023848" w:rsidRPr="00583052" w:rsidRDefault="00023848" w:rsidP="00023848">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724B6790" w14:textId="77777777" w:rsidR="00023848" w:rsidRPr="00583052" w:rsidRDefault="00023848" w:rsidP="00023848">
            <w:pPr>
              <w:widowControl w:val="0"/>
              <w:autoSpaceDE w:val="0"/>
              <w:autoSpaceDN w:val="0"/>
              <w:adjustRightInd w:val="0"/>
              <w:rPr>
                <w:rFonts w:ascii="Times New Roman" w:hAnsi="Times New Roman"/>
                <w:sz w:val="28"/>
                <w:szCs w:val="28"/>
                <w:lang w:val="en"/>
              </w:rPr>
            </w:pPr>
            <w:proofErr w:type="spellStart"/>
            <w:r w:rsidRPr="00583052">
              <w:rPr>
                <w:rFonts w:ascii="Times New Roman" w:hAnsi="Times New Roman"/>
                <w:sz w:val="28"/>
                <w:szCs w:val="28"/>
                <w:lang w:val="en"/>
              </w:rPr>
              <w:t>cout</w:t>
            </w:r>
            <w:proofErr w:type="spellEnd"/>
            <w:r w:rsidRPr="00583052">
              <w:rPr>
                <w:rFonts w:ascii="Times New Roman" w:hAnsi="Times New Roman"/>
                <w:sz w:val="28"/>
                <w:szCs w:val="28"/>
                <w:lang w:val="en"/>
              </w:rPr>
              <w:t>&lt;&lt;</w:t>
            </w:r>
            <w:proofErr w:type="spellStart"/>
            <w:r w:rsidRPr="00583052">
              <w:rPr>
                <w:rFonts w:ascii="Times New Roman" w:hAnsi="Times New Roman"/>
                <w:sz w:val="28"/>
                <w:szCs w:val="28"/>
                <w:lang w:val="en"/>
              </w:rPr>
              <w:t>a+b+c</w:t>
            </w:r>
            <w:proofErr w:type="spellEnd"/>
            <w:r w:rsidRPr="00583052">
              <w:rPr>
                <w:rFonts w:ascii="Times New Roman" w:hAnsi="Times New Roman"/>
                <w:sz w:val="28"/>
                <w:szCs w:val="28"/>
                <w:lang w:val="en"/>
              </w:rPr>
              <w:t>;</w:t>
            </w:r>
          </w:p>
          <w:p w14:paraId="51D0F7DF" w14:textId="77777777" w:rsidR="00023848" w:rsidRPr="00583052" w:rsidRDefault="00023848" w:rsidP="00023848">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58C209E4" w14:textId="77777777" w:rsidR="00023848" w:rsidRPr="00583052" w:rsidRDefault="00023848" w:rsidP="00023848">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27024E8A" w14:textId="77777777" w:rsidR="00023848" w:rsidRPr="00583052" w:rsidRDefault="00023848" w:rsidP="00023848">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 xml:space="preserve">void </w:t>
            </w:r>
            <w:proofErr w:type="gramStart"/>
            <w:r w:rsidRPr="00583052">
              <w:rPr>
                <w:rFonts w:ascii="Times New Roman" w:hAnsi="Times New Roman"/>
                <w:sz w:val="28"/>
                <w:szCs w:val="28"/>
                <w:lang w:val="en"/>
              </w:rPr>
              <w:t>main(</w:t>
            </w:r>
            <w:proofErr w:type="gramEnd"/>
            <w:r w:rsidRPr="00583052">
              <w:rPr>
                <w:rFonts w:ascii="Times New Roman" w:hAnsi="Times New Roman"/>
                <w:sz w:val="28"/>
                <w:szCs w:val="28"/>
                <w:lang w:val="en"/>
              </w:rPr>
              <w:t>)</w:t>
            </w:r>
          </w:p>
          <w:p w14:paraId="1E8BCE64" w14:textId="77777777" w:rsidR="00023848" w:rsidRPr="00583052" w:rsidRDefault="00023848" w:rsidP="00023848">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7517A11E" w14:textId="77777777" w:rsidR="00023848" w:rsidRPr="00583052" w:rsidRDefault="00023848" w:rsidP="00023848">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Addition obj;</w:t>
            </w:r>
          </w:p>
          <w:p w14:paraId="268CEF5D" w14:textId="77777777" w:rsidR="00023848" w:rsidRPr="00583052" w:rsidRDefault="00023848" w:rsidP="00023848">
            <w:pPr>
              <w:widowControl w:val="0"/>
              <w:autoSpaceDE w:val="0"/>
              <w:autoSpaceDN w:val="0"/>
              <w:adjustRightInd w:val="0"/>
              <w:rPr>
                <w:rFonts w:ascii="Times New Roman" w:hAnsi="Times New Roman"/>
                <w:sz w:val="28"/>
                <w:szCs w:val="28"/>
                <w:lang w:val="en"/>
              </w:rPr>
            </w:pPr>
            <w:proofErr w:type="spellStart"/>
            <w:proofErr w:type="gramStart"/>
            <w:r w:rsidRPr="00583052">
              <w:rPr>
                <w:rFonts w:ascii="Times New Roman" w:hAnsi="Times New Roman"/>
                <w:sz w:val="28"/>
                <w:szCs w:val="28"/>
                <w:lang w:val="en"/>
              </w:rPr>
              <w:t>obj.sum</w:t>
            </w:r>
            <w:proofErr w:type="spellEnd"/>
            <w:r w:rsidRPr="00583052">
              <w:rPr>
                <w:rFonts w:ascii="Times New Roman" w:hAnsi="Times New Roman"/>
                <w:sz w:val="28"/>
                <w:szCs w:val="28"/>
                <w:lang w:val="en"/>
              </w:rPr>
              <w:t>(</w:t>
            </w:r>
            <w:proofErr w:type="gramEnd"/>
            <w:r w:rsidRPr="00583052">
              <w:rPr>
                <w:rFonts w:ascii="Times New Roman" w:hAnsi="Times New Roman"/>
                <w:sz w:val="28"/>
                <w:szCs w:val="28"/>
                <w:lang w:val="en"/>
              </w:rPr>
              <w:t>10, 20);</w:t>
            </w:r>
          </w:p>
          <w:p w14:paraId="07C7992E" w14:textId="77777777" w:rsidR="00023848" w:rsidRPr="00583052" w:rsidRDefault="00023848" w:rsidP="00023848">
            <w:pPr>
              <w:widowControl w:val="0"/>
              <w:autoSpaceDE w:val="0"/>
              <w:autoSpaceDN w:val="0"/>
              <w:adjustRightInd w:val="0"/>
              <w:rPr>
                <w:rFonts w:ascii="Times New Roman" w:hAnsi="Times New Roman"/>
                <w:sz w:val="28"/>
                <w:szCs w:val="28"/>
                <w:lang w:val="en"/>
              </w:rPr>
            </w:pPr>
            <w:proofErr w:type="spellStart"/>
            <w:r w:rsidRPr="00583052">
              <w:rPr>
                <w:rFonts w:ascii="Times New Roman" w:hAnsi="Times New Roman"/>
                <w:sz w:val="28"/>
                <w:szCs w:val="28"/>
                <w:lang w:val="en"/>
              </w:rPr>
              <w:t>cout</w:t>
            </w:r>
            <w:proofErr w:type="spellEnd"/>
            <w:r w:rsidRPr="00583052">
              <w:rPr>
                <w:rFonts w:ascii="Times New Roman" w:hAnsi="Times New Roman"/>
                <w:sz w:val="28"/>
                <w:szCs w:val="28"/>
                <w:lang w:val="en"/>
              </w:rPr>
              <w:t>&lt;&lt;</w:t>
            </w:r>
            <w:proofErr w:type="spellStart"/>
            <w:r w:rsidRPr="00583052">
              <w:rPr>
                <w:rFonts w:ascii="Times New Roman" w:hAnsi="Times New Roman"/>
                <w:sz w:val="28"/>
                <w:szCs w:val="28"/>
                <w:lang w:val="en"/>
              </w:rPr>
              <w:t>endl</w:t>
            </w:r>
            <w:proofErr w:type="spellEnd"/>
            <w:r w:rsidRPr="00583052">
              <w:rPr>
                <w:rFonts w:ascii="Times New Roman" w:hAnsi="Times New Roman"/>
                <w:sz w:val="28"/>
                <w:szCs w:val="28"/>
                <w:lang w:val="en"/>
              </w:rPr>
              <w:t>;</w:t>
            </w:r>
          </w:p>
          <w:p w14:paraId="0F4C3DC0" w14:textId="77777777" w:rsidR="00023848" w:rsidRPr="00583052" w:rsidRDefault="00023848" w:rsidP="00023848">
            <w:pPr>
              <w:widowControl w:val="0"/>
              <w:autoSpaceDE w:val="0"/>
              <w:autoSpaceDN w:val="0"/>
              <w:adjustRightInd w:val="0"/>
              <w:rPr>
                <w:rFonts w:ascii="Times New Roman" w:hAnsi="Times New Roman"/>
                <w:sz w:val="28"/>
                <w:szCs w:val="28"/>
                <w:lang w:val="en"/>
              </w:rPr>
            </w:pPr>
            <w:proofErr w:type="spellStart"/>
            <w:proofErr w:type="gramStart"/>
            <w:r w:rsidRPr="00583052">
              <w:rPr>
                <w:rFonts w:ascii="Times New Roman" w:hAnsi="Times New Roman"/>
                <w:sz w:val="28"/>
                <w:szCs w:val="28"/>
                <w:lang w:val="en"/>
              </w:rPr>
              <w:t>obj.sum</w:t>
            </w:r>
            <w:proofErr w:type="spellEnd"/>
            <w:r w:rsidRPr="00583052">
              <w:rPr>
                <w:rFonts w:ascii="Times New Roman" w:hAnsi="Times New Roman"/>
                <w:sz w:val="28"/>
                <w:szCs w:val="28"/>
                <w:lang w:val="en"/>
              </w:rPr>
              <w:t>(</w:t>
            </w:r>
            <w:proofErr w:type="gramEnd"/>
            <w:r w:rsidRPr="00583052">
              <w:rPr>
                <w:rFonts w:ascii="Times New Roman" w:hAnsi="Times New Roman"/>
                <w:sz w:val="28"/>
                <w:szCs w:val="28"/>
                <w:lang w:val="en"/>
              </w:rPr>
              <w:t>10, 20, 30);</w:t>
            </w:r>
          </w:p>
          <w:p w14:paraId="7AE99F86" w14:textId="77777777" w:rsidR="00023848" w:rsidRPr="00583052" w:rsidRDefault="00023848" w:rsidP="00023848">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6F99E165" w14:textId="77777777" w:rsidR="00023848" w:rsidRPr="00583052" w:rsidRDefault="00023848">
            <w:pPr>
              <w:widowControl w:val="0"/>
              <w:autoSpaceDE w:val="0"/>
              <w:autoSpaceDN w:val="0"/>
              <w:adjustRightInd w:val="0"/>
              <w:rPr>
                <w:rFonts w:ascii="Times New Roman" w:hAnsi="Times New Roman"/>
                <w:sz w:val="28"/>
                <w:szCs w:val="28"/>
                <w:lang w:val="en"/>
              </w:rPr>
            </w:pPr>
          </w:p>
        </w:tc>
      </w:tr>
    </w:tbl>
    <w:p w14:paraId="379AA48D" w14:textId="77777777" w:rsidR="00491944" w:rsidRDefault="00491944">
      <w:pPr>
        <w:widowControl w:val="0"/>
        <w:autoSpaceDE w:val="0"/>
        <w:autoSpaceDN w:val="0"/>
        <w:adjustRightInd w:val="0"/>
        <w:spacing w:line="240" w:lineRule="auto"/>
        <w:rPr>
          <w:rFonts w:ascii="Times New Roman" w:hAnsi="Times New Roman"/>
          <w:sz w:val="28"/>
          <w:szCs w:val="28"/>
          <w:lang w:val="en"/>
        </w:rPr>
      </w:pPr>
    </w:p>
    <w:p w14:paraId="7EB63E3B" w14:textId="77777777" w:rsidR="004D6EBA" w:rsidRPr="00583052" w:rsidRDefault="004D6EBA">
      <w:pPr>
        <w:widowControl w:val="0"/>
        <w:autoSpaceDE w:val="0"/>
        <w:autoSpaceDN w:val="0"/>
        <w:adjustRightInd w:val="0"/>
        <w:spacing w:line="240" w:lineRule="auto"/>
        <w:rPr>
          <w:rFonts w:ascii="Times New Roman" w:hAnsi="Times New Roman"/>
          <w:sz w:val="28"/>
          <w:szCs w:val="28"/>
          <w:lang w:val="en"/>
        </w:rPr>
      </w:pPr>
      <w:r w:rsidRPr="00583052">
        <w:rPr>
          <w:rFonts w:ascii="Times New Roman" w:hAnsi="Times New Roman"/>
          <w:sz w:val="28"/>
          <w:szCs w:val="28"/>
          <w:lang w:val="en"/>
        </w:rPr>
        <w:t>30</w:t>
      </w:r>
    </w:p>
    <w:p w14:paraId="307E632F" w14:textId="77777777" w:rsidR="004D6EBA" w:rsidRPr="00583052" w:rsidRDefault="004D6EBA">
      <w:pPr>
        <w:widowControl w:val="0"/>
        <w:autoSpaceDE w:val="0"/>
        <w:autoSpaceDN w:val="0"/>
        <w:adjustRightInd w:val="0"/>
        <w:spacing w:line="240" w:lineRule="auto"/>
        <w:rPr>
          <w:rFonts w:ascii="Times New Roman" w:hAnsi="Times New Roman"/>
          <w:sz w:val="28"/>
          <w:szCs w:val="28"/>
          <w:lang w:val="en"/>
        </w:rPr>
      </w:pPr>
      <w:r w:rsidRPr="00583052">
        <w:rPr>
          <w:rFonts w:ascii="Times New Roman" w:hAnsi="Times New Roman"/>
          <w:sz w:val="28"/>
          <w:szCs w:val="28"/>
          <w:lang w:val="en"/>
        </w:rPr>
        <w:t>60</w:t>
      </w:r>
    </w:p>
    <w:p w14:paraId="7BAFBE63" w14:textId="77777777" w:rsidR="006E0127" w:rsidRPr="00583052" w:rsidRDefault="006E0127" w:rsidP="000F616A">
      <w:pPr>
        <w:pStyle w:val="Heading2"/>
        <w:rPr>
          <w:rFonts w:ascii="Times New Roman" w:hAnsi="Times New Roman"/>
          <w:lang w:val="en"/>
        </w:rPr>
      </w:pPr>
    </w:p>
    <w:p w14:paraId="2027E4A3" w14:textId="77777777" w:rsidR="00A70565" w:rsidRPr="00583052" w:rsidRDefault="00A70565" w:rsidP="00A70565">
      <w:pPr>
        <w:rPr>
          <w:rFonts w:ascii="Times New Roman" w:hAnsi="Times New Roman"/>
          <w:lang w:val="en"/>
        </w:rPr>
      </w:pPr>
    </w:p>
    <w:p w14:paraId="357B00AE" w14:textId="77777777" w:rsidR="004D6EBA" w:rsidRPr="00583052" w:rsidRDefault="004D6EBA" w:rsidP="00491944">
      <w:pPr>
        <w:pStyle w:val="Heading2"/>
        <w:jc w:val="left"/>
        <w:rPr>
          <w:rFonts w:ascii="Times New Roman" w:hAnsi="Times New Roman"/>
          <w:b/>
          <w:color w:val="C00000"/>
          <w:lang w:val="en"/>
        </w:rPr>
      </w:pPr>
      <w:r w:rsidRPr="00583052">
        <w:rPr>
          <w:rFonts w:ascii="Times New Roman" w:hAnsi="Times New Roman"/>
          <w:b/>
          <w:color w:val="C00000"/>
          <w:lang w:val="en"/>
        </w:rPr>
        <w:t>Method Overriding in C++:</w:t>
      </w:r>
    </w:p>
    <w:p w14:paraId="4AD5E748" w14:textId="77777777" w:rsidR="004D6EBA" w:rsidRDefault="004D6EBA" w:rsidP="00491944">
      <w:pPr>
        <w:widowControl w:val="0"/>
        <w:autoSpaceDE w:val="0"/>
        <w:autoSpaceDN w:val="0"/>
        <w:adjustRightInd w:val="0"/>
        <w:spacing w:line="240" w:lineRule="auto"/>
        <w:jc w:val="both"/>
        <w:rPr>
          <w:rFonts w:ascii="Times New Roman" w:hAnsi="Times New Roman"/>
          <w:sz w:val="28"/>
          <w:szCs w:val="28"/>
          <w:lang w:val="en"/>
        </w:rPr>
      </w:pPr>
      <w:r w:rsidRPr="00491944">
        <w:rPr>
          <w:rFonts w:ascii="Times New Roman" w:hAnsi="Times New Roman"/>
          <w:sz w:val="24"/>
          <w:szCs w:val="24"/>
          <w:lang w:val="en"/>
        </w:rPr>
        <w:t>Define any method in both base class and derived class with same name, same parameters or signature, this concept is known as method overriding. In below example same method "</w:t>
      </w:r>
      <w:r w:rsidR="000F1FF5" w:rsidRPr="00491944">
        <w:rPr>
          <w:rFonts w:ascii="Times New Roman" w:hAnsi="Times New Roman"/>
          <w:sz w:val="24"/>
          <w:szCs w:val="24"/>
          <w:lang w:val="en"/>
        </w:rPr>
        <w:t>show (</w:t>
      </w:r>
      <w:r w:rsidRPr="00491944">
        <w:rPr>
          <w:rFonts w:ascii="Times New Roman" w:hAnsi="Times New Roman"/>
          <w:sz w:val="24"/>
          <w:szCs w:val="24"/>
          <w:lang w:val="en"/>
        </w:rPr>
        <w:t>)" is present in both base and derived class with same name and signature</w:t>
      </w:r>
      <w:r w:rsidRPr="00583052">
        <w:rPr>
          <w:rFonts w:ascii="Times New Roman" w:hAnsi="Times New Roman"/>
          <w:sz w:val="28"/>
          <w:szCs w:val="28"/>
          <w:lang w:val="en"/>
        </w:rPr>
        <w:t>.</w:t>
      </w:r>
    </w:p>
    <w:p w14:paraId="3105AC0A" w14:textId="77777777" w:rsidR="00491944" w:rsidRPr="00583052" w:rsidRDefault="00491944" w:rsidP="00491944">
      <w:pPr>
        <w:widowControl w:val="0"/>
        <w:autoSpaceDE w:val="0"/>
        <w:autoSpaceDN w:val="0"/>
        <w:adjustRightInd w:val="0"/>
        <w:spacing w:line="240" w:lineRule="auto"/>
        <w:jc w:val="both"/>
        <w:rPr>
          <w:rFonts w:ascii="Times New Roman" w:hAnsi="Times New Roman"/>
          <w:sz w:val="28"/>
          <w:szCs w:val="28"/>
          <w:lang w:val="en"/>
        </w:rPr>
      </w:pPr>
    </w:p>
    <w:tbl>
      <w:tblPr>
        <w:tblStyle w:val="TableGrid"/>
        <w:tblW w:w="0" w:type="auto"/>
        <w:tblLook w:val="04A0" w:firstRow="1" w:lastRow="0" w:firstColumn="1" w:lastColumn="0" w:noHBand="0" w:noVBand="1"/>
      </w:tblPr>
      <w:tblGrid>
        <w:gridCol w:w="9017"/>
      </w:tblGrid>
      <w:tr w:rsidR="00023848" w:rsidRPr="00491944" w14:paraId="0DE1AB30" w14:textId="77777777" w:rsidTr="00023848">
        <w:tc>
          <w:tcPr>
            <w:tcW w:w="9243" w:type="dxa"/>
          </w:tcPr>
          <w:p w14:paraId="0B16875B"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lastRenderedPageBreak/>
              <w:t>Example of Method Overriding in C++</w:t>
            </w:r>
          </w:p>
          <w:p w14:paraId="6D4FE53D" w14:textId="20C3FEF5"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#include&lt;iostream&gt;</w:t>
            </w:r>
          </w:p>
          <w:p w14:paraId="2D1A49FA"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class Base</w:t>
            </w:r>
          </w:p>
          <w:p w14:paraId="6494B630"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381E3C62"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public:</w:t>
            </w:r>
          </w:p>
          <w:p w14:paraId="7AFF597C"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void </w:t>
            </w:r>
            <w:proofErr w:type="gramStart"/>
            <w:r w:rsidRPr="00491944">
              <w:rPr>
                <w:rFonts w:ascii="Times New Roman" w:hAnsi="Times New Roman"/>
                <w:sz w:val="24"/>
                <w:szCs w:val="24"/>
                <w:lang w:val="en"/>
              </w:rPr>
              <w:t>show(</w:t>
            </w:r>
            <w:proofErr w:type="gramEnd"/>
            <w:r w:rsidRPr="00491944">
              <w:rPr>
                <w:rFonts w:ascii="Times New Roman" w:hAnsi="Times New Roman"/>
                <w:sz w:val="24"/>
                <w:szCs w:val="24"/>
                <w:lang w:val="en"/>
              </w:rPr>
              <w:t>)</w:t>
            </w:r>
          </w:p>
          <w:p w14:paraId="3118DABE"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w:t>
            </w:r>
          </w:p>
          <w:p w14:paraId="218C65B2"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w:t>
            </w:r>
            <w:proofErr w:type="spellStart"/>
            <w:r w:rsidRPr="00491944">
              <w:rPr>
                <w:rFonts w:ascii="Times New Roman" w:hAnsi="Times New Roman"/>
                <w:sz w:val="24"/>
                <w:szCs w:val="24"/>
                <w:lang w:val="en"/>
              </w:rPr>
              <w:t>cout</w:t>
            </w:r>
            <w:proofErr w:type="spellEnd"/>
            <w:r w:rsidRPr="00491944">
              <w:rPr>
                <w:rFonts w:ascii="Times New Roman" w:hAnsi="Times New Roman"/>
                <w:sz w:val="24"/>
                <w:szCs w:val="24"/>
                <w:lang w:val="en"/>
              </w:rPr>
              <w:t>&lt;&lt;"Base class";</w:t>
            </w:r>
          </w:p>
          <w:p w14:paraId="222619C2"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w:t>
            </w:r>
          </w:p>
          <w:p w14:paraId="2AB6F4E1"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47DD2791"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class </w:t>
            </w:r>
            <w:proofErr w:type="spellStart"/>
            <w:proofErr w:type="gramStart"/>
            <w:r w:rsidRPr="00491944">
              <w:rPr>
                <w:rFonts w:ascii="Times New Roman" w:hAnsi="Times New Roman"/>
                <w:sz w:val="24"/>
                <w:szCs w:val="24"/>
                <w:lang w:val="en"/>
              </w:rPr>
              <w:t>Derived:public</w:t>
            </w:r>
            <w:proofErr w:type="spellEnd"/>
            <w:proofErr w:type="gramEnd"/>
            <w:r w:rsidRPr="00491944">
              <w:rPr>
                <w:rFonts w:ascii="Times New Roman" w:hAnsi="Times New Roman"/>
                <w:sz w:val="24"/>
                <w:szCs w:val="24"/>
                <w:lang w:val="en"/>
              </w:rPr>
              <w:t xml:space="preserve"> Base</w:t>
            </w:r>
          </w:p>
          <w:p w14:paraId="0A43B8A0"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630E8885"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public:</w:t>
            </w:r>
          </w:p>
          <w:p w14:paraId="3F985193"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void </w:t>
            </w:r>
            <w:proofErr w:type="gramStart"/>
            <w:r w:rsidRPr="00491944">
              <w:rPr>
                <w:rFonts w:ascii="Times New Roman" w:hAnsi="Times New Roman"/>
                <w:sz w:val="24"/>
                <w:szCs w:val="24"/>
                <w:lang w:val="en"/>
              </w:rPr>
              <w:t>show(</w:t>
            </w:r>
            <w:proofErr w:type="gramEnd"/>
            <w:r w:rsidRPr="00491944">
              <w:rPr>
                <w:rFonts w:ascii="Times New Roman" w:hAnsi="Times New Roman"/>
                <w:sz w:val="24"/>
                <w:szCs w:val="24"/>
                <w:lang w:val="en"/>
              </w:rPr>
              <w:t>)</w:t>
            </w:r>
          </w:p>
          <w:p w14:paraId="517E4686"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w:t>
            </w:r>
          </w:p>
          <w:p w14:paraId="74645F83"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w:t>
            </w:r>
            <w:proofErr w:type="spellStart"/>
            <w:r w:rsidRPr="00491944">
              <w:rPr>
                <w:rFonts w:ascii="Times New Roman" w:hAnsi="Times New Roman"/>
                <w:sz w:val="24"/>
                <w:szCs w:val="24"/>
                <w:lang w:val="en"/>
              </w:rPr>
              <w:t>cout</w:t>
            </w:r>
            <w:proofErr w:type="spellEnd"/>
            <w:r w:rsidRPr="00491944">
              <w:rPr>
                <w:rFonts w:ascii="Times New Roman" w:hAnsi="Times New Roman"/>
                <w:sz w:val="24"/>
                <w:szCs w:val="24"/>
                <w:lang w:val="en"/>
              </w:rPr>
              <w:t>&lt;&lt;"Derived Class";</w:t>
            </w:r>
          </w:p>
          <w:p w14:paraId="49B126D1"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w:t>
            </w:r>
          </w:p>
          <w:p w14:paraId="2C2AEE14" w14:textId="77777777" w:rsidR="00023848" w:rsidRPr="00491944" w:rsidRDefault="00023848" w:rsidP="00023848">
            <w:pPr>
              <w:widowControl w:val="0"/>
              <w:autoSpaceDE w:val="0"/>
              <w:autoSpaceDN w:val="0"/>
              <w:adjustRightInd w:val="0"/>
              <w:rPr>
                <w:rFonts w:ascii="Times New Roman" w:hAnsi="Times New Roman"/>
                <w:sz w:val="24"/>
                <w:szCs w:val="24"/>
                <w:lang w:val="en" w:bidi="mr-IN"/>
              </w:rPr>
            </w:pPr>
            <w:r w:rsidRPr="00491944">
              <w:rPr>
                <w:rFonts w:ascii="Times New Roman" w:hAnsi="Times New Roman"/>
                <w:sz w:val="24"/>
                <w:szCs w:val="24"/>
                <w:lang w:val="en"/>
              </w:rPr>
              <w:t>}</w:t>
            </w:r>
            <w:r w:rsidR="00DC789F" w:rsidRPr="00491944">
              <w:rPr>
                <w:rFonts w:ascii="Times New Roman" w:hAnsi="Times New Roman"/>
                <w:sz w:val="24"/>
                <w:szCs w:val="24"/>
                <w:cs/>
                <w:lang w:val="en" w:bidi="mr-IN"/>
              </w:rPr>
              <w:t>;</w:t>
            </w:r>
          </w:p>
          <w:p w14:paraId="05FC3A0E" w14:textId="77777777" w:rsidR="00023848" w:rsidRPr="00491944" w:rsidRDefault="00023848" w:rsidP="00023848">
            <w:pPr>
              <w:widowControl w:val="0"/>
              <w:autoSpaceDE w:val="0"/>
              <w:autoSpaceDN w:val="0"/>
              <w:adjustRightInd w:val="0"/>
              <w:rPr>
                <w:rFonts w:ascii="Times New Roman" w:hAnsi="Times New Roman"/>
                <w:sz w:val="24"/>
                <w:szCs w:val="24"/>
                <w:lang w:val="en"/>
              </w:rPr>
            </w:pPr>
          </w:p>
          <w:p w14:paraId="384BD4D2"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int </w:t>
            </w:r>
            <w:proofErr w:type="gramStart"/>
            <w:r w:rsidRPr="00491944">
              <w:rPr>
                <w:rFonts w:ascii="Times New Roman" w:hAnsi="Times New Roman"/>
                <w:sz w:val="24"/>
                <w:szCs w:val="24"/>
                <w:lang w:val="en"/>
              </w:rPr>
              <w:t>main(</w:t>
            </w:r>
            <w:proofErr w:type="gramEnd"/>
            <w:r w:rsidRPr="00491944">
              <w:rPr>
                <w:rFonts w:ascii="Times New Roman" w:hAnsi="Times New Roman"/>
                <w:sz w:val="24"/>
                <w:szCs w:val="24"/>
                <w:lang w:val="en"/>
              </w:rPr>
              <w:t>)</w:t>
            </w:r>
          </w:p>
          <w:p w14:paraId="50305CCC"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6A64D626"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Base </w:t>
            </w:r>
            <w:proofErr w:type="gramStart"/>
            <w:r w:rsidRPr="00491944">
              <w:rPr>
                <w:rFonts w:ascii="Times New Roman" w:hAnsi="Times New Roman"/>
                <w:sz w:val="24"/>
                <w:szCs w:val="24"/>
                <w:lang w:val="en"/>
              </w:rPr>
              <w:t xml:space="preserve">b;   </w:t>
            </w:r>
            <w:proofErr w:type="gramEnd"/>
            <w:r w:rsidRPr="00491944">
              <w:rPr>
                <w:rFonts w:ascii="Times New Roman" w:hAnsi="Times New Roman"/>
                <w:sz w:val="24"/>
                <w:szCs w:val="24"/>
                <w:lang w:val="en"/>
              </w:rPr>
              <w:t xml:space="preserve">    //Base class object</w:t>
            </w:r>
          </w:p>
          <w:p w14:paraId="39785A0E"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Derived </w:t>
            </w:r>
            <w:proofErr w:type="gramStart"/>
            <w:r w:rsidRPr="00491944">
              <w:rPr>
                <w:rFonts w:ascii="Times New Roman" w:hAnsi="Times New Roman"/>
                <w:sz w:val="24"/>
                <w:szCs w:val="24"/>
                <w:lang w:val="en"/>
              </w:rPr>
              <w:t>d;  /</w:t>
            </w:r>
            <w:proofErr w:type="gramEnd"/>
            <w:r w:rsidRPr="00491944">
              <w:rPr>
                <w:rFonts w:ascii="Times New Roman" w:hAnsi="Times New Roman"/>
                <w:sz w:val="24"/>
                <w:szCs w:val="24"/>
                <w:lang w:val="en"/>
              </w:rPr>
              <w:t>/Derived class object</w:t>
            </w:r>
          </w:p>
          <w:p w14:paraId="5923944A"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w:t>
            </w:r>
            <w:proofErr w:type="spellStart"/>
            <w:proofErr w:type="gramStart"/>
            <w:r w:rsidRPr="00491944">
              <w:rPr>
                <w:rFonts w:ascii="Times New Roman" w:hAnsi="Times New Roman"/>
                <w:sz w:val="24"/>
                <w:szCs w:val="24"/>
                <w:lang w:val="en"/>
              </w:rPr>
              <w:t>b.show</w:t>
            </w:r>
            <w:proofErr w:type="spellEnd"/>
            <w:proofErr w:type="gramEnd"/>
            <w:r w:rsidRPr="00491944">
              <w:rPr>
                <w:rFonts w:ascii="Times New Roman" w:hAnsi="Times New Roman"/>
                <w:sz w:val="24"/>
                <w:szCs w:val="24"/>
                <w:lang w:val="en"/>
              </w:rPr>
              <w:t>(</w:t>
            </w:r>
            <w:proofErr w:type="gramStart"/>
            <w:r w:rsidRPr="00491944">
              <w:rPr>
                <w:rFonts w:ascii="Times New Roman" w:hAnsi="Times New Roman"/>
                <w:sz w:val="24"/>
                <w:szCs w:val="24"/>
                <w:lang w:val="en"/>
              </w:rPr>
              <w:t xml:space="preserve">);   </w:t>
            </w:r>
            <w:proofErr w:type="gramEnd"/>
            <w:r w:rsidRPr="00491944">
              <w:rPr>
                <w:rFonts w:ascii="Times New Roman" w:hAnsi="Times New Roman"/>
                <w:sz w:val="24"/>
                <w:szCs w:val="24"/>
                <w:lang w:val="en"/>
              </w:rPr>
              <w:t xml:space="preserve"> //Early Binding </w:t>
            </w:r>
            <w:proofErr w:type="spellStart"/>
            <w:r w:rsidRPr="00491944">
              <w:rPr>
                <w:rFonts w:ascii="Times New Roman" w:hAnsi="Times New Roman"/>
                <w:sz w:val="24"/>
                <w:szCs w:val="24"/>
                <w:lang w:val="en"/>
              </w:rPr>
              <w:t>Ocuurs</w:t>
            </w:r>
            <w:proofErr w:type="spellEnd"/>
          </w:p>
          <w:p w14:paraId="44FCC67B"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w:t>
            </w:r>
            <w:proofErr w:type="spellStart"/>
            <w:r w:rsidRPr="00491944">
              <w:rPr>
                <w:rFonts w:ascii="Times New Roman" w:hAnsi="Times New Roman"/>
                <w:sz w:val="24"/>
                <w:szCs w:val="24"/>
                <w:lang w:val="en"/>
              </w:rPr>
              <w:t>d.</w:t>
            </w:r>
            <w:proofErr w:type="gramStart"/>
            <w:r w:rsidRPr="00491944">
              <w:rPr>
                <w:rFonts w:ascii="Times New Roman" w:hAnsi="Times New Roman"/>
                <w:sz w:val="24"/>
                <w:szCs w:val="24"/>
                <w:lang w:val="en"/>
              </w:rPr>
              <w:t>show</w:t>
            </w:r>
            <w:proofErr w:type="spellEnd"/>
            <w:r w:rsidRPr="00491944">
              <w:rPr>
                <w:rFonts w:ascii="Times New Roman" w:hAnsi="Times New Roman"/>
                <w:sz w:val="24"/>
                <w:szCs w:val="24"/>
                <w:lang w:val="en"/>
              </w:rPr>
              <w:t>(</w:t>
            </w:r>
            <w:proofErr w:type="gramEnd"/>
            <w:r w:rsidRPr="00491944">
              <w:rPr>
                <w:rFonts w:ascii="Times New Roman" w:hAnsi="Times New Roman"/>
                <w:sz w:val="24"/>
                <w:szCs w:val="24"/>
                <w:lang w:val="en"/>
              </w:rPr>
              <w:t xml:space="preserve">);   </w:t>
            </w:r>
          </w:p>
          <w:p w14:paraId="3057303B" w14:textId="77777777" w:rsidR="00023848" w:rsidRPr="00491944" w:rsidRDefault="00023848" w:rsidP="00023848">
            <w:pPr>
              <w:widowControl w:val="0"/>
              <w:autoSpaceDE w:val="0"/>
              <w:autoSpaceDN w:val="0"/>
              <w:adjustRightInd w:val="0"/>
              <w:rPr>
                <w:rFonts w:ascii="Times New Roman" w:hAnsi="Times New Roman"/>
                <w:sz w:val="24"/>
                <w:szCs w:val="24"/>
                <w:lang w:val="en"/>
              </w:rPr>
            </w:pPr>
            <w:proofErr w:type="spellStart"/>
            <w:proofErr w:type="gramStart"/>
            <w:r w:rsidRPr="00491944">
              <w:rPr>
                <w:rFonts w:ascii="Times New Roman" w:hAnsi="Times New Roman"/>
                <w:sz w:val="24"/>
                <w:szCs w:val="24"/>
                <w:lang w:val="en"/>
              </w:rPr>
              <w:t>getch</w:t>
            </w:r>
            <w:proofErr w:type="spellEnd"/>
            <w:r w:rsidRPr="00491944">
              <w:rPr>
                <w:rFonts w:ascii="Times New Roman" w:hAnsi="Times New Roman"/>
                <w:sz w:val="24"/>
                <w:szCs w:val="24"/>
                <w:lang w:val="en"/>
              </w:rPr>
              <w:t>(</w:t>
            </w:r>
            <w:proofErr w:type="gramEnd"/>
            <w:r w:rsidRPr="00491944">
              <w:rPr>
                <w:rFonts w:ascii="Times New Roman" w:hAnsi="Times New Roman"/>
                <w:sz w:val="24"/>
                <w:szCs w:val="24"/>
                <w:lang w:val="en"/>
              </w:rPr>
              <w:t>);</w:t>
            </w:r>
          </w:p>
          <w:p w14:paraId="1BE20F38" w14:textId="77777777" w:rsidR="00023848" w:rsidRPr="00491944" w:rsidRDefault="00023848" w:rsidP="00023848">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4A6E8B45" w14:textId="77777777" w:rsidR="00023848" w:rsidRPr="00491944" w:rsidRDefault="00023848">
            <w:pPr>
              <w:widowControl w:val="0"/>
              <w:autoSpaceDE w:val="0"/>
              <w:autoSpaceDN w:val="0"/>
              <w:adjustRightInd w:val="0"/>
              <w:rPr>
                <w:rFonts w:ascii="Times New Roman" w:hAnsi="Times New Roman"/>
                <w:sz w:val="24"/>
                <w:szCs w:val="24"/>
                <w:lang w:val="en"/>
              </w:rPr>
            </w:pPr>
          </w:p>
        </w:tc>
      </w:tr>
    </w:tbl>
    <w:p w14:paraId="2571111A" w14:textId="77777777" w:rsidR="004D6EBA" w:rsidRPr="00491944" w:rsidRDefault="004D6EBA">
      <w:pPr>
        <w:widowControl w:val="0"/>
        <w:autoSpaceDE w:val="0"/>
        <w:autoSpaceDN w:val="0"/>
        <w:adjustRightInd w:val="0"/>
        <w:spacing w:line="240" w:lineRule="auto"/>
        <w:rPr>
          <w:rFonts w:ascii="Times New Roman" w:hAnsi="Times New Roman"/>
          <w:b/>
          <w:bCs/>
          <w:sz w:val="28"/>
          <w:szCs w:val="28"/>
          <w:lang w:val="en"/>
        </w:rPr>
      </w:pPr>
      <w:r w:rsidRPr="00491944">
        <w:rPr>
          <w:rFonts w:ascii="Times New Roman" w:hAnsi="Times New Roman"/>
          <w:b/>
          <w:bCs/>
          <w:sz w:val="28"/>
          <w:szCs w:val="28"/>
          <w:lang w:val="en"/>
        </w:rPr>
        <w:t>Output</w:t>
      </w:r>
      <w:r w:rsidR="00023848" w:rsidRPr="00491944">
        <w:rPr>
          <w:rFonts w:ascii="Times New Roman" w:hAnsi="Times New Roman"/>
          <w:b/>
          <w:bCs/>
          <w:sz w:val="28"/>
          <w:szCs w:val="28"/>
          <w:lang w:val="en"/>
        </w:rPr>
        <w:t>:</w:t>
      </w:r>
    </w:p>
    <w:p w14:paraId="7DA9E2EA" w14:textId="77777777" w:rsidR="004D6EBA" w:rsidRPr="00491944" w:rsidRDefault="004D6EBA">
      <w:pPr>
        <w:widowControl w:val="0"/>
        <w:autoSpaceDE w:val="0"/>
        <w:autoSpaceDN w:val="0"/>
        <w:adjustRightInd w:val="0"/>
        <w:spacing w:line="240" w:lineRule="auto"/>
        <w:rPr>
          <w:rFonts w:ascii="Times New Roman" w:hAnsi="Times New Roman"/>
          <w:sz w:val="24"/>
          <w:szCs w:val="24"/>
          <w:lang w:val="en"/>
        </w:rPr>
      </w:pPr>
      <w:r w:rsidRPr="00491944">
        <w:rPr>
          <w:rFonts w:ascii="Times New Roman" w:hAnsi="Times New Roman"/>
          <w:sz w:val="24"/>
          <w:szCs w:val="24"/>
          <w:lang w:val="en"/>
        </w:rPr>
        <w:t>Base class</w:t>
      </w:r>
    </w:p>
    <w:p w14:paraId="52C642EE" w14:textId="639E0E2C" w:rsidR="004D6EBA" w:rsidRPr="00491944" w:rsidRDefault="004D6EBA">
      <w:pPr>
        <w:widowControl w:val="0"/>
        <w:autoSpaceDE w:val="0"/>
        <w:autoSpaceDN w:val="0"/>
        <w:adjustRightInd w:val="0"/>
        <w:spacing w:line="240" w:lineRule="auto"/>
        <w:rPr>
          <w:rFonts w:ascii="Times New Roman" w:hAnsi="Times New Roman"/>
          <w:sz w:val="24"/>
          <w:szCs w:val="24"/>
          <w:lang w:val="en"/>
        </w:rPr>
      </w:pPr>
      <w:r w:rsidRPr="00491944">
        <w:rPr>
          <w:rFonts w:ascii="Times New Roman" w:hAnsi="Times New Roman"/>
          <w:sz w:val="24"/>
          <w:szCs w:val="24"/>
          <w:lang w:val="en"/>
        </w:rPr>
        <w:t>Derived Class</w:t>
      </w:r>
    </w:p>
    <w:p w14:paraId="1B0297A1" w14:textId="77777777" w:rsidR="004D6EBA" w:rsidRPr="00491944" w:rsidRDefault="004D6EBA">
      <w:pPr>
        <w:widowControl w:val="0"/>
        <w:autoSpaceDE w:val="0"/>
        <w:autoSpaceDN w:val="0"/>
        <w:adjustRightInd w:val="0"/>
        <w:spacing w:line="240" w:lineRule="auto"/>
        <w:rPr>
          <w:rFonts w:ascii="Times New Roman" w:hAnsi="Times New Roman"/>
          <w:sz w:val="24"/>
          <w:szCs w:val="24"/>
          <w:lang w:val="en"/>
        </w:rPr>
      </w:pPr>
      <w:r w:rsidRPr="00491944">
        <w:rPr>
          <w:rFonts w:ascii="Times New Roman" w:hAnsi="Times New Roman"/>
          <w:b/>
          <w:bCs/>
          <w:sz w:val="24"/>
          <w:szCs w:val="24"/>
          <w:lang w:val="en"/>
        </w:rPr>
        <w:t>Run time polymorphism:</w:t>
      </w:r>
    </w:p>
    <w:p w14:paraId="4D7FB5EF" w14:textId="77777777" w:rsidR="004D6EBA" w:rsidRDefault="004D6EBA">
      <w:pPr>
        <w:widowControl w:val="0"/>
        <w:autoSpaceDE w:val="0"/>
        <w:autoSpaceDN w:val="0"/>
        <w:adjustRightInd w:val="0"/>
        <w:spacing w:line="240" w:lineRule="auto"/>
        <w:rPr>
          <w:rFonts w:ascii="Times New Roman" w:hAnsi="Times New Roman"/>
          <w:sz w:val="24"/>
          <w:szCs w:val="24"/>
          <w:lang w:val="en"/>
        </w:rPr>
      </w:pPr>
      <w:r w:rsidRPr="00491944">
        <w:rPr>
          <w:rFonts w:ascii="Times New Roman" w:hAnsi="Times New Roman"/>
          <w:sz w:val="24"/>
          <w:szCs w:val="24"/>
          <w:lang w:val="en"/>
        </w:rPr>
        <w:t>In C++ Run time polymorphism can be achieve by using virtual function.</w:t>
      </w:r>
    </w:p>
    <w:p w14:paraId="31540E94" w14:textId="77777777" w:rsidR="00491944" w:rsidRDefault="00491944">
      <w:pPr>
        <w:widowControl w:val="0"/>
        <w:autoSpaceDE w:val="0"/>
        <w:autoSpaceDN w:val="0"/>
        <w:adjustRightInd w:val="0"/>
        <w:spacing w:line="240" w:lineRule="auto"/>
        <w:rPr>
          <w:rFonts w:ascii="Times New Roman" w:hAnsi="Times New Roman"/>
          <w:sz w:val="24"/>
          <w:szCs w:val="24"/>
          <w:lang w:val="en"/>
        </w:rPr>
      </w:pPr>
    </w:p>
    <w:p w14:paraId="643420E0" w14:textId="77777777" w:rsidR="00491944" w:rsidRDefault="00491944">
      <w:pPr>
        <w:widowControl w:val="0"/>
        <w:autoSpaceDE w:val="0"/>
        <w:autoSpaceDN w:val="0"/>
        <w:adjustRightInd w:val="0"/>
        <w:spacing w:line="240" w:lineRule="auto"/>
        <w:rPr>
          <w:rFonts w:ascii="Times New Roman" w:hAnsi="Times New Roman"/>
          <w:sz w:val="24"/>
          <w:szCs w:val="24"/>
          <w:lang w:val="en"/>
        </w:rPr>
      </w:pPr>
    </w:p>
    <w:p w14:paraId="6C63206F" w14:textId="77777777" w:rsidR="00491944" w:rsidRDefault="00491944">
      <w:pPr>
        <w:widowControl w:val="0"/>
        <w:autoSpaceDE w:val="0"/>
        <w:autoSpaceDN w:val="0"/>
        <w:adjustRightInd w:val="0"/>
        <w:spacing w:line="240" w:lineRule="auto"/>
        <w:rPr>
          <w:rFonts w:ascii="Times New Roman" w:hAnsi="Times New Roman"/>
          <w:sz w:val="24"/>
          <w:szCs w:val="24"/>
          <w:lang w:val="en"/>
        </w:rPr>
      </w:pPr>
    </w:p>
    <w:p w14:paraId="02A46F62" w14:textId="77777777" w:rsidR="00491944" w:rsidRDefault="00491944">
      <w:pPr>
        <w:widowControl w:val="0"/>
        <w:autoSpaceDE w:val="0"/>
        <w:autoSpaceDN w:val="0"/>
        <w:adjustRightInd w:val="0"/>
        <w:spacing w:line="240" w:lineRule="auto"/>
        <w:rPr>
          <w:rFonts w:ascii="Times New Roman" w:hAnsi="Times New Roman"/>
          <w:sz w:val="24"/>
          <w:szCs w:val="24"/>
          <w:lang w:val="en"/>
        </w:rPr>
      </w:pPr>
    </w:p>
    <w:p w14:paraId="4FD402A7" w14:textId="77777777" w:rsidR="00491944" w:rsidRDefault="00491944">
      <w:pPr>
        <w:widowControl w:val="0"/>
        <w:autoSpaceDE w:val="0"/>
        <w:autoSpaceDN w:val="0"/>
        <w:adjustRightInd w:val="0"/>
        <w:spacing w:line="240" w:lineRule="auto"/>
        <w:rPr>
          <w:rFonts w:ascii="Times New Roman" w:hAnsi="Times New Roman"/>
          <w:sz w:val="24"/>
          <w:szCs w:val="24"/>
          <w:lang w:val="en"/>
        </w:rPr>
      </w:pPr>
    </w:p>
    <w:p w14:paraId="4A45A58D" w14:textId="77777777" w:rsidR="00491944" w:rsidRDefault="00491944">
      <w:pPr>
        <w:widowControl w:val="0"/>
        <w:autoSpaceDE w:val="0"/>
        <w:autoSpaceDN w:val="0"/>
        <w:adjustRightInd w:val="0"/>
        <w:spacing w:line="240" w:lineRule="auto"/>
        <w:rPr>
          <w:rFonts w:ascii="Times New Roman" w:hAnsi="Times New Roman"/>
          <w:sz w:val="24"/>
          <w:szCs w:val="24"/>
          <w:lang w:val="en"/>
        </w:rPr>
      </w:pPr>
    </w:p>
    <w:p w14:paraId="57C737E1" w14:textId="77777777" w:rsidR="00491944" w:rsidRPr="00491944" w:rsidRDefault="00491944">
      <w:pPr>
        <w:widowControl w:val="0"/>
        <w:autoSpaceDE w:val="0"/>
        <w:autoSpaceDN w:val="0"/>
        <w:adjustRightInd w:val="0"/>
        <w:spacing w:line="240" w:lineRule="auto"/>
        <w:rPr>
          <w:rFonts w:ascii="Times New Roman" w:hAnsi="Times New Roman"/>
          <w:sz w:val="24"/>
          <w:szCs w:val="24"/>
          <w:lang w:val="en"/>
        </w:rPr>
      </w:pPr>
    </w:p>
    <w:p w14:paraId="601EBFA3" w14:textId="10B7A528" w:rsidR="004D6EBA" w:rsidRPr="00491944" w:rsidRDefault="004D6EBA" w:rsidP="00491944">
      <w:pPr>
        <w:pStyle w:val="Heading1"/>
        <w:jc w:val="left"/>
        <w:rPr>
          <w:rFonts w:ascii="Times New Roman" w:hAnsi="Times New Roman"/>
          <w:b/>
          <w:lang w:val="en"/>
        </w:rPr>
      </w:pPr>
      <w:r w:rsidRPr="00583052">
        <w:rPr>
          <w:rFonts w:ascii="Times New Roman" w:hAnsi="Times New Roman"/>
          <w:b/>
          <w:lang w:val="en"/>
        </w:rPr>
        <w:lastRenderedPageBreak/>
        <w:t>Virtual Function in C++:</w:t>
      </w:r>
    </w:p>
    <w:p w14:paraId="16AAC149" w14:textId="77777777" w:rsidR="004D6EBA" w:rsidRPr="00491944" w:rsidRDefault="004D6EBA" w:rsidP="00491944">
      <w:pPr>
        <w:widowControl w:val="0"/>
        <w:autoSpaceDE w:val="0"/>
        <w:autoSpaceDN w:val="0"/>
        <w:adjustRightInd w:val="0"/>
        <w:spacing w:line="240" w:lineRule="auto"/>
        <w:jc w:val="both"/>
        <w:rPr>
          <w:rFonts w:ascii="Times New Roman" w:hAnsi="Times New Roman"/>
          <w:sz w:val="24"/>
          <w:szCs w:val="24"/>
          <w:lang w:val="en"/>
        </w:rPr>
      </w:pPr>
      <w:r w:rsidRPr="00491944">
        <w:rPr>
          <w:rFonts w:ascii="Times New Roman" w:hAnsi="Times New Roman"/>
          <w:sz w:val="24"/>
          <w:szCs w:val="24"/>
          <w:lang w:val="en"/>
        </w:rPr>
        <w:t>A virtual function is a member function of class that is declared within a base class and re-defined in derived class.</w:t>
      </w:r>
    </w:p>
    <w:p w14:paraId="2FC5C4AB" w14:textId="77777777" w:rsidR="004D6EBA" w:rsidRPr="00491944" w:rsidRDefault="004D6EBA" w:rsidP="00491944">
      <w:pPr>
        <w:widowControl w:val="0"/>
        <w:autoSpaceDE w:val="0"/>
        <w:autoSpaceDN w:val="0"/>
        <w:adjustRightInd w:val="0"/>
        <w:spacing w:line="240" w:lineRule="auto"/>
        <w:jc w:val="both"/>
        <w:rPr>
          <w:rFonts w:ascii="Times New Roman" w:hAnsi="Times New Roman"/>
          <w:sz w:val="24"/>
          <w:szCs w:val="24"/>
          <w:lang w:val="en"/>
        </w:rPr>
      </w:pPr>
      <w:r w:rsidRPr="00491944">
        <w:rPr>
          <w:rFonts w:ascii="Times New Roman" w:hAnsi="Times New Roman"/>
          <w:sz w:val="24"/>
          <w:szCs w:val="24"/>
          <w:lang w:val="en"/>
        </w:rPr>
        <w:t>When you want to use same function name in both the base and derived class, then the function in base class is declared as virtual by using the virtual keyword and again re-defined this function in derived class without using virtual keyword.</w:t>
      </w:r>
    </w:p>
    <w:p w14:paraId="5116A1F9" w14:textId="7047B104" w:rsidR="004D6EBA" w:rsidRPr="00491944" w:rsidRDefault="004D6EBA">
      <w:pPr>
        <w:widowControl w:val="0"/>
        <w:autoSpaceDE w:val="0"/>
        <w:autoSpaceDN w:val="0"/>
        <w:adjustRightInd w:val="0"/>
        <w:spacing w:line="240" w:lineRule="auto"/>
        <w:rPr>
          <w:rFonts w:ascii="Times New Roman" w:hAnsi="Times New Roman"/>
          <w:b/>
          <w:bCs/>
          <w:sz w:val="28"/>
          <w:szCs w:val="28"/>
          <w:lang w:val="en"/>
        </w:rPr>
      </w:pPr>
      <w:r w:rsidRPr="00491944">
        <w:rPr>
          <w:rFonts w:ascii="Times New Roman" w:hAnsi="Times New Roman"/>
          <w:b/>
          <w:bCs/>
          <w:sz w:val="28"/>
          <w:szCs w:val="28"/>
          <w:lang w:val="en"/>
        </w:rPr>
        <w:t>Syntax</w:t>
      </w:r>
      <w:r w:rsidR="00491944" w:rsidRPr="00491944">
        <w:rPr>
          <w:rFonts w:ascii="Times New Roman" w:hAnsi="Times New Roman"/>
          <w:b/>
          <w:bCs/>
          <w:sz w:val="28"/>
          <w:szCs w:val="28"/>
          <w:lang w:val="en"/>
        </w:rPr>
        <w:t>:</w:t>
      </w:r>
    </w:p>
    <w:p w14:paraId="6C509CBB" w14:textId="77777777" w:rsidR="004D6EBA" w:rsidRPr="00583052" w:rsidRDefault="004D6EBA" w:rsidP="00491944">
      <w:pPr>
        <w:widowControl w:val="0"/>
        <w:autoSpaceDE w:val="0"/>
        <w:autoSpaceDN w:val="0"/>
        <w:adjustRightInd w:val="0"/>
        <w:spacing w:line="240" w:lineRule="auto"/>
        <w:ind w:left="720"/>
        <w:rPr>
          <w:rFonts w:ascii="Times New Roman" w:hAnsi="Times New Roman"/>
          <w:sz w:val="28"/>
          <w:szCs w:val="28"/>
          <w:lang w:val="en"/>
        </w:rPr>
      </w:pPr>
      <w:r w:rsidRPr="00583052">
        <w:rPr>
          <w:rFonts w:ascii="Times New Roman" w:hAnsi="Times New Roman"/>
          <w:sz w:val="28"/>
          <w:szCs w:val="28"/>
          <w:lang w:val="en"/>
        </w:rPr>
        <w:t xml:space="preserve">virtual </w:t>
      </w:r>
      <w:r w:rsidR="00587C18" w:rsidRPr="00583052">
        <w:rPr>
          <w:rFonts w:ascii="Times New Roman" w:hAnsi="Times New Roman"/>
          <w:sz w:val="28"/>
          <w:szCs w:val="28"/>
          <w:lang w:val="en"/>
        </w:rPr>
        <w:t>return type</w:t>
      </w:r>
      <w:r w:rsidRPr="00583052">
        <w:rPr>
          <w:rFonts w:ascii="Times New Roman" w:hAnsi="Times New Roman"/>
          <w:sz w:val="28"/>
          <w:szCs w:val="28"/>
          <w:lang w:val="en"/>
        </w:rPr>
        <w:t xml:space="preserve"> </w:t>
      </w:r>
      <w:r w:rsidR="00587C18" w:rsidRPr="00583052">
        <w:rPr>
          <w:rFonts w:ascii="Times New Roman" w:hAnsi="Times New Roman"/>
          <w:sz w:val="28"/>
          <w:szCs w:val="28"/>
          <w:lang w:val="en"/>
        </w:rPr>
        <w:t xml:space="preserve">function </w:t>
      </w:r>
      <w:proofErr w:type="gramStart"/>
      <w:r w:rsidR="00587C18" w:rsidRPr="00583052">
        <w:rPr>
          <w:rFonts w:ascii="Times New Roman" w:hAnsi="Times New Roman"/>
          <w:sz w:val="28"/>
          <w:szCs w:val="28"/>
          <w:lang w:val="en"/>
        </w:rPr>
        <w:t>name</w:t>
      </w:r>
      <w:r w:rsidRPr="00583052">
        <w:rPr>
          <w:rFonts w:ascii="Times New Roman" w:hAnsi="Times New Roman"/>
          <w:sz w:val="28"/>
          <w:szCs w:val="28"/>
          <w:lang w:val="en"/>
        </w:rPr>
        <w:t>(</w:t>
      </w:r>
      <w:proofErr w:type="gramEnd"/>
      <w:r w:rsidRPr="00583052">
        <w:rPr>
          <w:rFonts w:ascii="Times New Roman" w:hAnsi="Times New Roman"/>
          <w:sz w:val="28"/>
          <w:szCs w:val="28"/>
          <w:lang w:val="en"/>
        </w:rPr>
        <w:t>)</w:t>
      </w:r>
    </w:p>
    <w:p w14:paraId="6B999284" w14:textId="77777777" w:rsidR="004D6EBA" w:rsidRPr="00583052" w:rsidRDefault="004D6EBA" w:rsidP="00491944">
      <w:pPr>
        <w:widowControl w:val="0"/>
        <w:autoSpaceDE w:val="0"/>
        <w:autoSpaceDN w:val="0"/>
        <w:adjustRightInd w:val="0"/>
        <w:spacing w:line="240" w:lineRule="auto"/>
        <w:ind w:left="720"/>
        <w:rPr>
          <w:rFonts w:ascii="Times New Roman" w:hAnsi="Times New Roman"/>
          <w:sz w:val="28"/>
          <w:szCs w:val="28"/>
          <w:lang w:val="en"/>
        </w:rPr>
      </w:pPr>
      <w:r w:rsidRPr="00583052">
        <w:rPr>
          <w:rFonts w:ascii="Times New Roman" w:hAnsi="Times New Roman"/>
          <w:sz w:val="28"/>
          <w:szCs w:val="28"/>
          <w:lang w:val="en"/>
        </w:rPr>
        <w:t>{</w:t>
      </w:r>
    </w:p>
    <w:p w14:paraId="7D96B109" w14:textId="77777777" w:rsidR="004D6EBA" w:rsidRPr="00583052" w:rsidRDefault="004D6EBA" w:rsidP="00491944">
      <w:pPr>
        <w:widowControl w:val="0"/>
        <w:autoSpaceDE w:val="0"/>
        <w:autoSpaceDN w:val="0"/>
        <w:adjustRightInd w:val="0"/>
        <w:spacing w:line="240" w:lineRule="auto"/>
        <w:ind w:left="720"/>
        <w:rPr>
          <w:rFonts w:ascii="Times New Roman" w:hAnsi="Times New Roman"/>
          <w:sz w:val="28"/>
          <w:szCs w:val="28"/>
          <w:lang w:val="en"/>
        </w:rPr>
      </w:pPr>
      <w:r w:rsidRPr="00583052">
        <w:rPr>
          <w:rFonts w:ascii="Times New Roman" w:hAnsi="Times New Roman"/>
          <w:sz w:val="28"/>
          <w:szCs w:val="28"/>
          <w:lang w:val="en"/>
        </w:rPr>
        <w:t xml:space="preserve"> .......</w:t>
      </w:r>
    </w:p>
    <w:p w14:paraId="19129371" w14:textId="77777777" w:rsidR="004D6EBA" w:rsidRPr="00583052" w:rsidRDefault="004D6EBA" w:rsidP="00491944">
      <w:pPr>
        <w:widowControl w:val="0"/>
        <w:autoSpaceDE w:val="0"/>
        <w:autoSpaceDN w:val="0"/>
        <w:adjustRightInd w:val="0"/>
        <w:spacing w:line="240" w:lineRule="auto"/>
        <w:ind w:left="720"/>
        <w:rPr>
          <w:rFonts w:ascii="Times New Roman" w:hAnsi="Times New Roman"/>
          <w:sz w:val="28"/>
          <w:szCs w:val="28"/>
          <w:lang w:val="en"/>
        </w:rPr>
      </w:pPr>
      <w:r w:rsidRPr="00583052">
        <w:rPr>
          <w:rFonts w:ascii="Times New Roman" w:hAnsi="Times New Roman"/>
          <w:sz w:val="28"/>
          <w:szCs w:val="28"/>
          <w:lang w:val="en"/>
        </w:rPr>
        <w:t xml:space="preserve"> .......</w:t>
      </w:r>
    </w:p>
    <w:p w14:paraId="71CD6684" w14:textId="095EDD38" w:rsidR="004D6EBA" w:rsidRPr="00583052" w:rsidRDefault="004D6EBA" w:rsidP="00491944">
      <w:pPr>
        <w:widowControl w:val="0"/>
        <w:autoSpaceDE w:val="0"/>
        <w:autoSpaceDN w:val="0"/>
        <w:adjustRightInd w:val="0"/>
        <w:spacing w:line="240" w:lineRule="auto"/>
        <w:ind w:left="720"/>
        <w:rPr>
          <w:rFonts w:ascii="Times New Roman" w:hAnsi="Times New Roman"/>
          <w:sz w:val="28"/>
          <w:szCs w:val="28"/>
          <w:lang w:val="en"/>
        </w:rPr>
      </w:pPr>
      <w:r w:rsidRPr="00583052">
        <w:rPr>
          <w:rFonts w:ascii="Times New Roman" w:hAnsi="Times New Roman"/>
          <w:sz w:val="28"/>
          <w:szCs w:val="28"/>
          <w:lang w:val="en"/>
        </w:rPr>
        <w:t>}</w:t>
      </w:r>
    </w:p>
    <w:tbl>
      <w:tblPr>
        <w:tblStyle w:val="TableGrid"/>
        <w:tblW w:w="0" w:type="auto"/>
        <w:tblLook w:val="04A0" w:firstRow="1" w:lastRow="0" w:firstColumn="1" w:lastColumn="0" w:noHBand="0" w:noVBand="1"/>
      </w:tblPr>
      <w:tblGrid>
        <w:gridCol w:w="9017"/>
      </w:tblGrid>
      <w:tr w:rsidR="006E0127" w:rsidRPr="00491944" w14:paraId="163AA3D2" w14:textId="77777777" w:rsidTr="006E0127">
        <w:tc>
          <w:tcPr>
            <w:tcW w:w="9243" w:type="dxa"/>
          </w:tcPr>
          <w:p w14:paraId="6FE2DA59"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Virtual Function Example</w:t>
            </w:r>
          </w:p>
          <w:p w14:paraId="6CDF8709" w14:textId="5A54706D"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#include&lt;iostream&gt;</w:t>
            </w:r>
          </w:p>
          <w:p w14:paraId="46DD7F93" w14:textId="77777777" w:rsidR="006E0127" w:rsidRPr="00491944" w:rsidRDefault="006E0127" w:rsidP="006E0127">
            <w:pPr>
              <w:widowControl w:val="0"/>
              <w:autoSpaceDE w:val="0"/>
              <w:autoSpaceDN w:val="0"/>
              <w:adjustRightInd w:val="0"/>
              <w:rPr>
                <w:rFonts w:ascii="Times New Roman" w:hAnsi="Times New Roman"/>
                <w:sz w:val="24"/>
                <w:szCs w:val="24"/>
                <w:lang w:val="en"/>
              </w:rPr>
            </w:pPr>
          </w:p>
          <w:p w14:paraId="3A73F3FC"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class A</w:t>
            </w:r>
          </w:p>
          <w:p w14:paraId="0D63CC43"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489FE548"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public:</w:t>
            </w:r>
          </w:p>
          <w:p w14:paraId="392BC4D0"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virtual void </w:t>
            </w:r>
            <w:proofErr w:type="gramStart"/>
            <w:r w:rsidRPr="00491944">
              <w:rPr>
                <w:rFonts w:ascii="Times New Roman" w:hAnsi="Times New Roman"/>
                <w:sz w:val="24"/>
                <w:szCs w:val="24"/>
                <w:lang w:val="en"/>
              </w:rPr>
              <w:t>show(</w:t>
            </w:r>
            <w:proofErr w:type="gramEnd"/>
            <w:r w:rsidRPr="00491944">
              <w:rPr>
                <w:rFonts w:ascii="Times New Roman" w:hAnsi="Times New Roman"/>
                <w:sz w:val="24"/>
                <w:szCs w:val="24"/>
                <w:lang w:val="en"/>
              </w:rPr>
              <w:t>)</w:t>
            </w:r>
          </w:p>
          <w:p w14:paraId="5F2A283E"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w:t>
            </w:r>
          </w:p>
          <w:p w14:paraId="6F56B3B4"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w:t>
            </w:r>
            <w:proofErr w:type="spellStart"/>
            <w:r w:rsidRPr="00491944">
              <w:rPr>
                <w:rFonts w:ascii="Times New Roman" w:hAnsi="Times New Roman"/>
                <w:sz w:val="24"/>
                <w:szCs w:val="24"/>
                <w:lang w:val="en"/>
              </w:rPr>
              <w:t>cout</w:t>
            </w:r>
            <w:proofErr w:type="spellEnd"/>
            <w:r w:rsidRPr="00491944">
              <w:rPr>
                <w:rFonts w:ascii="Times New Roman" w:hAnsi="Times New Roman"/>
                <w:sz w:val="24"/>
                <w:szCs w:val="24"/>
                <w:lang w:val="en"/>
              </w:rPr>
              <w:t>&lt;&lt;"Hello base class";</w:t>
            </w:r>
          </w:p>
          <w:p w14:paraId="6C38F0C8"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w:t>
            </w:r>
          </w:p>
          <w:p w14:paraId="5F7A142D"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6964F55C" w14:textId="77777777" w:rsidR="006E0127" w:rsidRPr="00491944" w:rsidRDefault="006E0127" w:rsidP="006E0127">
            <w:pPr>
              <w:widowControl w:val="0"/>
              <w:autoSpaceDE w:val="0"/>
              <w:autoSpaceDN w:val="0"/>
              <w:adjustRightInd w:val="0"/>
              <w:rPr>
                <w:rFonts w:ascii="Times New Roman" w:hAnsi="Times New Roman"/>
                <w:sz w:val="24"/>
                <w:szCs w:val="24"/>
                <w:lang w:val="en"/>
              </w:rPr>
            </w:pPr>
          </w:p>
          <w:p w14:paraId="6125C3A7"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class </w:t>
            </w:r>
            <w:proofErr w:type="gramStart"/>
            <w:r w:rsidRPr="00491944">
              <w:rPr>
                <w:rFonts w:ascii="Times New Roman" w:hAnsi="Times New Roman"/>
                <w:sz w:val="24"/>
                <w:szCs w:val="24"/>
                <w:lang w:val="en"/>
              </w:rPr>
              <w:t>B :</w:t>
            </w:r>
            <w:proofErr w:type="gramEnd"/>
            <w:r w:rsidRPr="00491944">
              <w:rPr>
                <w:rFonts w:ascii="Times New Roman" w:hAnsi="Times New Roman"/>
                <w:sz w:val="24"/>
                <w:szCs w:val="24"/>
                <w:lang w:val="en"/>
              </w:rPr>
              <w:t xml:space="preserve"> public A</w:t>
            </w:r>
          </w:p>
          <w:p w14:paraId="00CFD9D4"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40E44CAB"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public:</w:t>
            </w:r>
          </w:p>
          <w:p w14:paraId="115E0DDF"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void </w:t>
            </w:r>
            <w:proofErr w:type="gramStart"/>
            <w:r w:rsidRPr="00491944">
              <w:rPr>
                <w:rFonts w:ascii="Times New Roman" w:hAnsi="Times New Roman"/>
                <w:sz w:val="24"/>
                <w:szCs w:val="24"/>
                <w:lang w:val="en"/>
              </w:rPr>
              <w:t>show(</w:t>
            </w:r>
            <w:proofErr w:type="gramEnd"/>
            <w:r w:rsidRPr="00491944">
              <w:rPr>
                <w:rFonts w:ascii="Times New Roman" w:hAnsi="Times New Roman"/>
                <w:sz w:val="24"/>
                <w:szCs w:val="24"/>
                <w:lang w:val="en"/>
              </w:rPr>
              <w:t>)</w:t>
            </w:r>
          </w:p>
          <w:p w14:paraId="6046E978"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w:t>
            </w:r>
          </w:p>
          <w:p w14:paraId="1B77890C"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w:t>
            </w:r>
            <w:proofErr w:type="spellStart"/>
            <w:r w:rsidRPr="00491944">
              <w:rPr>
                <w:rFonts w:ascii="Times New Roman" w:hAnsi="Times New Roman"/>
                <w:sz w:val="24"/>
                <w:szCs w:val="24"/>
                <w:lang w:val="en"/>
              </w:rPr>
              <w:t>cout</w:t>
            </w:r>
            <w:proofErr w:type="spellEnd"/>
            <w:r w:rsidRPr="00491944">
              <w:rPr>
                <w:rFonts w:ascii="Times New Roman" w:hAnsi="Times New Roman"/>
                <w:sz w:val="24"/>
                <w:szCs w:val="24"/>
                <w:lang w:val="en"/>
              </w:rPr>
              <w:t>&lt;&lt;"Hello derive class";</w:t>
            </w:r>
          </w:p>
          <w:p w14:paraId="53D14CC7"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 }</w:t>
            </w:r>
          </w:p>
          <w:p w14:paraId="1F7B49B5"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57C76F4E" w14:textId="77777777" w:rsidR="006E0127" w:rsidRPr="00491944" w:rsidRDefault="006E0127" w:rsidP="006E0127">
            <w:pPr>
              <w:widowControl w:val="0"/>
              <w:autoSpaceDE w:val="0"/>
              <w:autoSpaceDN w:val="0"/>
              <w:adjustRightInd w:val="0"/>
              <w:rPr>
                <w:rFonts w:ascii="Times New Roman" w:hAnsi="Times New Roman"/>
                <w:sz w:val="24"/>
                <w:szCs w:val="24"/>
                <w:lang w:val="en"/>
              </w:rPr>
            </w:pPr>
          </w:p>
          <w:p w14:paraId="1905F947"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void </w:t>
            </w:r>
            <w:proofErr w:type="gramStart"/>
            <w:r w:rsidRPr="00491944">
              <w:rPr>
                <w:rFonts w:ascii="Times New Roman" w:hAnsi="Times New Roman"/>
                <w:sz w:val="24"/>
                <w:szCs w:val="24"/>
                <w:lang w:val="en"/>
              </w:rPr>
              <w:t>main(</w:t>
            </w:r>
            <w:proofErr w:type="gramEnd"/>
            <w:r w:rsidRPr="00491944">
              <w:rPr>
                <w:rFonts w:ascii="Times New Roman" w:hAnsi="Times New Roman"/>
                <w:sz w:val="24"/>
                <w:szCs w:val="24"/>
                <w:lang w:val="en"/>
              </w:rPr>
              <w:t>)</w:t>
            </w:r>
          </w:p>
          <w:p w14:paraId="1538C886"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3E718B34" w14:textId="77777777" w:rsidR="006E0127" w:rsidRPr="00491944" w:rsidRDefault="006E0127" w:rsidP="006E0127">
            <w:pPr>
              <w:widowControl w:val="0"/>
              <w:autoSpaceDE w:val="0"/>
              <w:autoSpaceDN w:val="0"/>
              <w:adjustRightInd w:val="0"/>
              <w:rPr>
                <w:rFonts w:ascii="Times New Roman" w:hAnsi="Times New Roman"/>
                <w:sz w:val="24"/>
                <w:szCs w:val="24"/>
                <w:lang w:val="en"/>
              </w:rPr>
            </w:pPr>
            <w:proofErr w:type="spellStart"/>
            <w:proofErr w:type="gramStart"/>
            <w:r w:rsidRPr="00491944">
              <w:rPr>
                <w:rFonts w:ascii="Times New Roman" w:hAnsi="Times New Roman"/>
                <w:sz w:val="24"/>
                <w:szCs w:val="24"/>
                <w:lang w:val="en"/>
              </w:rPr>
              <w:t>clrsct</w:t>
            </w:r>
            <w:proofErr w:type="spellEnd"/>
            <w:r w:rsidRPr="00491944">
              <w:rPr>
                <w:rFonts w:ascii="Times New Roman" w:hAnsi="Times New Roman"/>
                <w:sz w:val="24"/>
                <w:szCs w:val="24"/>
                <w:lang w:val="en"/>
              </w:rPr>
              <w:t>(</w:t>
            </w:r>
            <w:proofErr w:type="gramEnd"/>
            <w:r w:rsidRPr="00491944">
              <w:rPr>
                <w:rFonts w:ascii="Times New Roman" w:hAnsi="Times New Roman"/>
                <w:sz w:val="24"/>
                <w:szCs w:val="24"/>
                <w:lang w:val="en"/>
              </w:rPr>
              <w:t>);</w:t>
            </w:r>
          </w:p>
          <w:p w14:paraId="24F63185" w14:textId="77777777" w:rsidR="006E0127" w:rsidRPr="00491944" w:rsidRDefault="006E0127" w:rsidP="006E0127">
            <w:pPr>
              <w:widowControl w:val="0"/>
              <w:autoSpaceDE w:val="0"/>
              <w:autoSpaceDN w:val="0"/>
              <w:adjustRightInd w:val="0"/>
              <w:rPr>
                <w:rFonts w:ascii="Times New Roman" w:hAnsi="Times New Roman"/>
                <w:sz w:val="24"/>
                <w:szCs w:val="24"/>
                <w:lang w:val="en"/>
              </w:rPr>
            </w:pPr>
            <w:proofErr w:type="gramStart"/>
            <w:r w:rsidRPr="00491944">
              <w:rPr>
                <w:rFonts w:ascii="Times New Roman" w:hAnsi="Times New Roman"/>
                <w:sz w:val="24"/>
                <w:szCs w:val="24"/>
                <w:lang w:val="en"/>
              </w:rPr>
              <w:t>A</w:t>
            </w:r>
            <w:proofErr w:type="gramEnd"/>
            <w:r w:rsidRPr="00491944">
              <w:rPr>
                <w:rFonts w:ascii="Times New Roman" w:hAnsi="Times New Roman"/>
                <w:sz w:val="24"/>
                <w:szCs w:val="24"/>
                <w:lang w:val="en"/>
              </w:rPr>
              <w:t xml:space="preserve"> </w:t>
            </w:r>
            <w:proofErr w:type="spellStart"/>
            <w:r w:rsidRPr="00491944">
              <w:rPr>
                <w:rFonts w:ascii="Times New Roman" w:hAnsi="Times New Roman"/>
                <w:sz w:val="24"/>
                <w:szCs w:val="24"/>
                <w:lang w:val="en"/>
              </w:rPr>
              <w:t>aobj</w:t>
            </w:r>
            <w:proofErr w:type="spellEnd"/>
            <w:r w:rsidRPr="00491944">
              <w:rPr>
                <w:rFonts w:ascii="Times New Roman" w:hAnsi="Times New Roman"/>
                <w:sz w:val="24"/>
                <w:szCs w:val="24"/>
                <w:lang w:val="en"/>
              </w:rPr>
              <w:t>;</w:t>
            </w:r>
          </w:p>
          <w:p w14:paraId="13D676D0"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B </w:t>
            </w:r>
            <w:proofErr w:type="spellStart"/>
            <w:r w:rsidRPr="00491944">
              <w:rPr>
                <w:rFonts w:ascii="Times New Roman" w:hAnsi="Times New Roman"/>
                <w:sz w:val="24"/>
                <w:szCs w:val="24"/>
                <w:lang w:val="en"/>
              </w:rPr>
              <w:t>bobj</w:t>
            </w:r>
            <w:proofErr w:type="spellEnd"/>
            <w:r w:rsidRPr="00491944">
              <w:rPr>
                <w:rFonts w:ascii="Times New Roman" w:hAnsi="Times New Roman"/>
                <w:sz w:val="24"/>
                <w:szCs w:val="24"/>
                <w:lang w:val="en"/>
              </w:rPr>
              <w:t>;</w:t>
            </w:r>
          </w:p>
          <w:p w14:paraId="2598C595"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A *</w:t>
            </w:r>
            <w:proofErr w:type="spellStart"/>
            <w:r w:rsidRPr="00491944">
              <w:rPr>
                <w:rFonts w:ascii="Times New Roman" w:hAnsi="Times New Roman"/>
                <w:sz w:val="24"/>
                <w:szCs w:val="24"/>
                <w:lang w:val="en"/>
              </w:rPr>
              <w:t>bptr</w:t>
            </w:r>
            <w:proofErr w:type="spellEnd"/>
            <w:r w:rsidRPr="00491944">
              <w:rPr>
                <w:rFonts w:ascii="Times New Roman" w:hAnsi="Times New Roman"/>
                <w:sz w:val="24"/>
                <w:szCs w:val="24"/>
                <w:lang w:val="en"/>
              </w:rPr>
              <w:t>;</w:t>
            </w:r>
          </w:p>
          <w:p w14:paraId="70E0AB8F" w14:textId="77777777" w:rsidR="006E0127" w:rsidRPr="00491944" w:rsidRDefault="006E0127" w:rsidP="006E0127">
            <w:pPr>
              <w:widowControl w:val="0"/>
              <w:autoSpaceDE w:val="0"/>
              <w:autoSpaceDN w:val="0"/>
              <w:adjustRightInd w:val="0"/>
              <w:rPr>
                <w:rFonts w:ascii="Times New Roman" w:hAnsi="Times New Roman"/>
                <w:sz w:val="24"/>
                <w:szCs w:val="24"/>
                <w:lang w:val="en"/>
              </w:rPr>
            </w:pPr>
            <w:proofErr w:type="spellStart"/>
            <w:r w:rsidRPr="00491944">
              <w:rPr>
                <w:rFonts w:ascii="Times New Roman" w:hAnsi="Times New Roman"/>
                <w:sz w:val="24"/>
                <w:szCs w:val="24"/>
                <w:lang w:val="en"/>
              </w:rPr>
              <w:t>bptr</w:t>
            </w:r>
            <w:proofErr w:type="spellEnd"/>
            <w:r w:rsidRPr="00491944">
              <w:rPr>
                <w:rFonts w:ascii="Times New Roman" w:hAnsi="Times New Roman"/>
                <w:sz w:val="24"/>
                <w:szCs w:val="24"/>
                <w:lang w:val="en"/>
              </w:rPr>
              <w:t>=&amp;</w:t>
            </w:r>
            <w:proofErr w:type="spellStart"/>
            <w:r w:rsidRPr="00491944">
              <w:rPr>
                <w:rFonts w:ascii="Times New Roman" w:hAnsi="Times New Roman"/>
                <w:sz w:val="24"/>
                <w:szCs w:val="24"/>
                <w:lang w:val="en"/>
              </w:rPr>
              <w:t>aobj</w:t>
            </w:r>
            <w:proofErr w:type="spellEnd"/>
            <w:r w:rsidRPr="00491944">
              <w:rPr>
                <w:rFonts w:ascii="Times New Roman" w:hAnsi="Times New Roman"/>
                <w:sz w:val="24"/>
                <w:szCs w:val="24"/>
                <w:lang w:val="en"/>
              </w:rPr>
              <w:t>;</w:t>
            </w:r>
          </w:p>
          <w:p w14:paraId="76228342" w14:textId="77777777" w:rsidR="006E0127" w:rsidRPr="00491944" w:rsidRDefault="006E0127" w:rsidP="006E0127">
            <w:pPr>
              <w:widowControl w:val="0"/>
              <w:autoSpaceDE w:val="0"/>
              <w:autoSpaceDN w:val="0"/>
              <w:adjustRightInd w:val="0"/>
              <w:rPr>
                <w:rFonts w:ascii="Times New Roman" w:hAnsi="Times New Roman"/>
                <w:sz w:val="24"/>
                <w:szCs w:val="24"/>
                <w:lang w:val="en"/>
              </w:rPr>
            </w:pPr>
            <w:proofErr w:type="spellStart"/>
            <w:r w:rsidRPr="00491944">
              <w:rPr>
                <w:rFonts w:ascii="Times New Roman" w:hAnsi="Times New Roman"/>
                <w:sz w:val="24"/>
                <w:szCs w:val="24"/>
                <w:lang w:val="en"/>
              </w:rPr>
              <w:t>bptr</w:t>
            </w:r>
            <w:proofErr w:type="spellEnd"/>
            <w:r w:rsidRPr="00491944">
              <w:rPr>
                <w:rFonts w:ascii="Times New Roman" w:hAnsi="Times New Roman"/>
                <w:sz w:val="24"/>
                <w:szCs w:val="24"/>
                <w:lang w:val="en"/>
              </w:rPr>
              <w:t>-&gt;</w:t>
            </w:r>
            <w:proofErr w:type="gramStart"/>
            <w:r w:rsidRPr="00491944">
              <w:rPr>
                <w:rFonts w:ascii="Times New Roman" w:hAnsi="Times New Roman"/>
                <w:sz w:val="24"/>
                <w:szCs w:val="24"/>
                <w:lang w:val="en"/>
              </w:rPr>
              <w:t>show();  /</w:t>
            </w:r>
            <w:proofErr w:type="gramEnd"/>
            <w:r w:rsidRPr="00491944">
              <w:rPr>
                <w:rFonts w:ascii="Times New Roman" w:hAnsi="Times New Roman"/>
                <w:sz w:val="24"/>
                <w:szCs w:val="24"/>
                <w:lang w:val="en"/>
              </w:rPr>
              <w:t>/ call base class function</w:t>
            </w:r>
          </w:p>
          <w:p w14:paraId="251273FD" w14:textId="77777777" w:rsidR="006E0127" w:rsidRPr="00491944" w:rsidRDefault="006E0127" w:rsidP="006E0127">
            <w:pPr>
              <w:widowControl w:val="0"/>
              <w:autoSpaceDE w:val="0"/>
              <w:autoSpaceDN w:val="0"/>
              <w:adjustRightInd w:val="0"/>
              <w:rPr>
                <w:rFonts w:ascii="Times New Roman" w:hAnsi="Times New Roman"/>
                <w:sz w:val="24"/>
                <w:szCs w:val="24"/>
                <w:lang w:val="en"/>
              </w:rPr>
            </w:pPr>
          </w:p>
          <w:p w14:paraId="4FF871DF" w14:textId="77777777" w:rsidR="006E0127" w:rsidRPr="00491944" w:rsidRDefault="006E0127" w:rsidP="006E0127">
            <w:pPr>
              <w:widowControl w:val="0"/>
              <w:autoSpaceDE w:val="0"/>
              <w:autoSpaceDN w:val="0"/>
              <w:adjustRightInd w:val="0"/>
              <w:rPr>
                <w:rFonts w:ascii="Times New Roman" w:hAnsi="Times New Roman"/>
                <w:sz w:val="24"/>
                <w:szCs w:val="24"/>
                <w:lang w:val="en"/>
              </w:rPr>
            </w:pPr>
            <w:proofErr w:type="spellStart"/>
            <w:r w:rsidRPr="00491944">
              <w:rPr>
                <w:rFonts w:ascii="Times New Roman" w:hAnsi="Times New Roman"/>
                <w:sz w:val="24"/>
                <w:szCs w:val="24"/>
                <w:lang w:val="en"/>
              </w:rPr>
              <w:lastRenderedPageBreak/>
              <w:t>bptr</w:t>
            </w:r>
            <w:proofErr w:type="spellEnd"/>
            <w:r w:rsidRPr="00491944">
              <w:rPr>
                <w:rFonts w:ascii="Times New Roman" w:hAnsi="Times New Roman"/>
                <w:sz w:val="24"/>
                <w:szCs w:val="24"/>
                <w:lang w:val="en"/>
              </w:rPr>
              <w:t>=&amp;</w:t>
            </w:r>
            <w:proofErr w:type="spellStart"/>
            <w:r w:rsidRPr="00491944">
              <w:rPr>
                <w:rFonts w:ascii="Times New Roman" w:hAnsi="Times New Roman"/>
                <w:sz w:val="24"/>
                <w:szCs w:val="24"/>
                <w:lang w:val="en"/>
              </w:rPr>
              <w:t>bobj</w:t>
            </w:r>
            <w:proofErr w:type="spellEnd"/>
            <w:r w:rsidRPr="00491944">
              <w:rPr>
                <w:rFonts w:ascii="Times New Roman" w:hAnsi="Times New Roman"/>
                <w:sz w:val="24"/>
                <w:szCs w:val="24"/>
                <w:lang w:val="en"/>
              </w:rPr>
              <w:t>;</w:t>
            </w:r>
          </w:p>
          <w:p w14:paraId="0935645D" w14:textId="77777777" w:rsidR="006E0127" w:rsidRPr="00491944" w:rsidRDefault="006E0127" w:rsidP="006E0127">
            <w:pPr>
              <w:widowControl w:val="0"/>
              <w:autoSpaceDE w:val="0"/>
              <w:autoSpaceDN w:val="0"/>
              <w:adjustRightInd w:val="0"/>
              <w:rPr>
                <w:rFonts w:ascii="Times New Roman" w:hAnsi="Times New Roman"/>
                <w:sz w:val="24"/>
                <w:szCs w:val="24"/>
                <w:lang w:val="en"/>
              </w:rPr>
            </w:pPr>
            <w:proofErr w:type="spellStart"/>
            <w:r w:rsidRPr="00491944">
              <w:rPr>
                <w:rFonts w:ascii="Times New Roman" w:hAnsi="Times New Roman"/>
                <w:sz w:val="24"/>
                <w:szCs w:val="24"/>
                <w:lang w:val="en"/>
              </w:rPr>
              <w:t>bptr</w:t>
            </w:r>
            <w:proofErr w:type="spellEnd"/>
            <w:r w:rsidRPr="00491944">
              <w:rPr>
                <w:rFonts w:ascii="Times New Roman" w:hAnsi="Times New Roman"/>
                <w:sz w:val="24"/>
                <w:szCs w:val="24"/>
                <w:lang w:val="en"/>
              </w:rPr>
              <w:t>-&gt;</w:t>
            </w:r>
            <w:proofErr w:type="gramStart"/>
            <w:r w:rsidRPr="00491944">
              <w:rPr>
                <w:rFonts w:ascii="Times New Roman" w:hAnsi="Times New Roman"/>
                <w:sz w:val="24"/>
                <w:szCs w:val="24"/>
                <w:lang w:val="en"/>
              </w:rPr>
              <w:t>show();  /</w:t>
            </w:r>
            <w:proofErr w:type="gramEnd"/>
            <w:r w:rsidRPr="00491944">
              <w:rPr>
                <w:rFonts w:ascii="Times New Roman" w:hAnsi="Times New Roman"/>
                <w:sz w:val="24"/>
                <w:szCs w:val="24"/>
                <w:lang w:val="en"/>
              </w:rPr>
              <w:t>/ call derive class function</w:t>
            </w:r>
          </w:p>
          <w:p w14:paraId="6057E9EC" w14:textId="77777777" w:rsidR="006E0127" w:rsidRPr="00491944" w:rsidRDefault="006E0127" w:rsidP="006E0127">
            <w:pPr>
              <w:widowControl w:val="0"/>
              <w:autoSpaceDE w:val="0"/>
              <w:autoSpaceDN w:val="0"/>
              <w:adjustRightInd w:val="0"/>
              <w:rPr>
                <w:rFonts w:ascii="Times New Roman" w:hAnsi="Times New Roman"/>
                <w:sz w:val="24"/>
                <w:szCs w:val="24"/>
                <w:lang w:val="en"/>
              </w:rPr>
            </w:pPr>
            <w:proofErr w:type="spellStart"/>
            <w:proofErr w:type="gramStart"/>
            <w:r w:rsidRPr="00491944">
              <w:rPr>
                <w:rFonts w:ascii="Times New Roman" w:hAnsi="Times New Roman"/>
                <w:sz w:val="24"/>
                <w:szCs w:val="24"/>
                <w:lang w:val="en"/>
              </w:rPr>
              <w:t>getch</w:t>
            </w:r>
            <w:proofErr w:type="spellEnd"/>
            <w:r w:rsidRPr="00491944">
              <w:rPr>
                <w:rFonts w:ascii="Times New Roman" w:hAnsi="Times New Roman"/>
                <w:sz w:val="24"/>
                <w:szCs w:val="24"/>
                <w:lang w:val="en"/>
              </w:rPr>
              <w:t>(</w:t>
            </w:r>
            <w:proofErr w:type="gramEnd"/>
            <w:r w:rsidRPr="00491944">
              <w:rPr>
                <w:rFonts w:ascii="Times New Roman" w:hAnsi="Times New Roman"/>
                <w:sz w:val="24"/>
                <w:szCs w:val="24"/>
                <w:lang w:val="en"/>
              </w:rPr>
              <w:t>);</w:t>
            </w:r>
          </w:p>
          <w:p w14:paraId="27B5EE09"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097986F2" w14:textId="77777777" w:rsidR="006E0127" w:rsidRPr="00491944" w:rsidRDefault="006E0127">
            <w:pPr>
              <w:widowControl w:val="0"/>
              <w:autoSpaceDE w:val="0"/>
              <w:autoSpaceDN w:val="0"/>
              <w:adjustRightInd w:val="0"/>
              <w:rPr>
                <w:rFonts w:ascii="Times New Roman" w:hAnsi="Times New Roman"/>
                <w:sz w:val="24"/>
                <w:szCs w:val="24"/>
                <w:lang w:val="en"/>
              </w:rPr>
            </w:pPr>
          </w:p>
        </w:tc>
      </w:tr>
    </w:tbl>
    <w:p w14:paraId="63D08CAF" w14:textId="77777777" w:rsidR="004D6EBA" w:rsidRPr="00491944" w:rsidRDefault="004D6EBA">
      <w:pPr>
        <w:widowControl w:val="0"/>
        <w:autoSpaceDE w:val="0"/>
        <w:autoSpaceDN w:val="0"/>
        <w:adjustRightInd w:val="0"/>
        <w:spacing w:line="240" w:lineRule="auto"/>
        <w:rPr>
          <w:rFonts w:ascii="Times New Roman" w:hAnsi="Times New Roman"/>
          <w:b/>
          <w:bCs/>
          <w:sz w:val="28"/>
          <w:szCs w:val="28"/>
          <w:lang w:val="en"/>
        </w:rPr>
      </w:pPr>
      <w:r w:rsidRPr="00491944">
        <w:rPr>
          <w:rFonts w:ascii="Times New Roman" w:hAnsi="Times New Roman"/>
          <w:b/>
          <w:bCs/>
          <w:sz w:val="28"/>
          <w:szCs w:val="28"/>
          <w:lang w:val="en"/>
        </w:rPr>
        <w:lastRenderedPageBreak/>
        <w:t>Output:</w:t>
      </w:r>
      <w:r w:rsidRPr="00491944">
        <w:rPr>
          <w:rFonts w:ascii="Times New Roman" w:hAnsi="Times New Roman"/>
          <w:b/>
          <w:bCs/>
          <w:sz w:val="28"/>
          <w:szCs w:val="28"/>
          <w:lang w:val="en"/>
        </w:rPr>
        <w:tab/>
      </w:r>
    </w:p>
    <w:p w14:paraId="52B2024B" w14:textId="77777777" w:rsidR="004D6EBA" w:rsidRPr="00491944" w:rsidRDefault="004D6EBA">
      <w:pPr>
        <w:widowControl w:val="0"/>
        <w:autoSpaceDE w:val="0"/>
        <w:autoSpaceDN w:val="0"/>
        <w:adjustRightInd w:val="0"/>
        <w:spacing w:line="240" w:lineRule="auto"/>
        <w:rPr>
          <w:rFonts w:ascii="Times New Roman" w:hAnsi="Times New Roman"/>
          <w:sz w:val="24"/>
          <w:szCs w:val="24"/>
          <w:lang w:val="en"/>
        </w:rPr>
      </w:pPr>
      <w:r w:rsidRPr="00491944">
        <w:rPr>
          <w:rFonts w:ascii="Times New Roman" w:hAnsi="Times New Roman"/>
          <w:sz w:val="24"/>
          <w:szCs w:val="24"/>
          <w:lang w:val="en"/>
        </w:rPr>
        <w:t>Hello base class</w:t>
      </w:r>
    </w:p>
    <w:p w14:paraId="120EE698" w14:textId="77777777" w:rsidR="004D6EBA" w:rsidRPr="00491944" w:rsidRDefault="004D6EBA">
      <w:pPr>
        <w:widowControl w:val="0"/>
        <w:autoSpaceDE w:val="0"/>
        <w:autoSpaceDN w:val="0"/>
        <w:adjustRightInd w:val="0"/>
        <w:spacing w:line="240" w:lineRule="auto"/>
        <w:rPr>
          <w:rFonts w:ascii="Times New Roman" w:hAnsi="Times New Roman"/>
          <w:sz w:val="24"/>
          <w:szCs w:val="24"/>
          <w:lang w:val="en"/>
        </w:rPr>
      </w:pPr>
      <w:r w:rsidRPr="00491944">
        <w:rPr>
          <w:rFonts w:ascii="Times New Roman" w:hAnsi="Times New Roman"/>
          <w:sz w:val="24"/>
          <w:szCs w:val="24"/>
          <w:lang w:val="en"/>
        </w:rPr>
        <w:t>Hello derive class</w:t>
      </w:r>
    </w:p>
    <w:p w14:paraId="022EABC6" w14:textId="7469ED38" w:rsidR="004D6EBA" w:rsidRPr="00583052" w:rsidRDefault="004D6EBA" w:rsidP="00491944">
      <w:pPr>
        <w:pStyle w:val="Heading1"/>
        <w:jc w:val="left"/>
        <w:rPr>
          <w:rFonts w:ascii="Times New Roman" w:hAnsi="Times New Roman"/>
          <w:b/>
          <w:color w:val="C00000"/>
          <w:lang w:val="en"/>
        </w:rPr>
      </w:pPr>
      <w:r w:rsidRPr="00583052">
        <w:rPr>
          <w:rFonts w:ascii="Times New Roman" w:hAnsi="Times New Roman"/>
          <w:b/>
          <w:color w:val="C00000"/>
          <w:lang w:val="en"/>
        </w:rPr>
        <w:t>Encapsulation in C++</w:t>
      </w:r>
      <w:r w:rsidR="00491944">
        <w:rPr>
          <w:rFonts w:ascii="Times New Roman" w:hAnsi="Times New Roman"/>
          <w:b/>
          <w:color w:val="C00000"/>
          <w:lang w:val="en"/>
        </w:rPr>
        <w:t>:</w:t>
      </w:r>
    </w:p>
    <w:p w14:paraId="53806B39" w14:textId="77777777" w:rsidR="004D6EBA" w:rsidRPr="00491944" w:rsidRDefault="004D6EBA" w:rsidP="00491944">
      <w:pPr>
        <w:widowControl w:val="0"/>
        <w:autoSpaceDE w:val="0"/>
        <w:autoSpaceDN w:val="0"/>
        <w:adjustRightInd w:val="0"/>
        <w:spacing w:line="240" w:lineRule="auto"/>
        <w:jc w:val="both"/>
        <w:rPr>
          <w:rFonts w:ascii="Times New Roman" w:hAnsi="Times New Roman"/>
          <w:sz w:val="24"/>
          <w:szCs w:val="24"/>
          <w:lang w:val="en"/>
        </w:rPr>
      </w:pPr>
      <w:r w:rsidRPr="00491944">
        <w:rPr>
          <w:rFonts w:ascii="Times New Roman" w:hAnsi="Times New Roman"/>
          <w:sz w:val="24"/>
          <w:szCs w:val="24"/>
          <w:lang w:val="en"/>
        </w:rPr>
        <w:t>Encapsulation is a process of wrapping of data and methods in a single unit. It is achieved in C++ language by class concept.</w:t>
      </w:r>
    </w:p>
    <w:p w14:paraId="009E4E91" w14:textId="77777777" w:rsidR="004D6EBA" w:rsidRPr="00491944" w:rsidRDefault="004D6EBA" w:rsidP="00491944">
      <w:pPr>
        <w:widowControl w:val="0"/>
        <w:autoSpaceDE w:val="0"/>
        <w:autoSpaceDN w:val="0"/>
        <w:adjustRightInd w:val="0"/>
        <w:spacing w:line="240" w:lineRule="auto"/>
        <w:jc w:val="both"/>
        <w:rPr>
          <w:rFonts w:ascii="Times New Roman" w:hAnsi="Times New Roman"/>
          <w:sz w:val="24"/>
          <w:szCs w:val="24"/>
          <w:lang w:val="en"/>
        </w:rPr>
      </w:pPr>
      <w:r w:rsidRPr="00491944">
        <w:rPr>
          <w:rFonts w:ascii="Times New Roman" w:hAnsi="Times New Roman"/>
          <w:sz w:val="24"/>
          <w:szCs w:val="24"/>
          <w:lang w:val="en"/>
        </w:rPr>
        <w:t>Combining of state and behavior in a single container is known as encapsulation. In C++ language encapsulation can be achieve using class keyword, state represents declaration of variables on attributes and behavior represents operations in terms of method.</w:t>
      </w:r>
    </w:p>
    <w:p w14:paraId="5438C786" w14:textId="77777777" w:rsidR="004D6EBA" w:rsidRPr="00491944" w:rsidRDefault="004D6EBA" w:rsidP="00491944">
      <w:pPr>
        <w:pStyle w:val="Heading2"/>
        <w:jc w:val="left"/>
        <w:rPr>
          <w:rFonts w:ascii="Times New Roman" w:hAnsi="Times New Roman"/>
          <w:b/>
          <w:bCs/>
          <w:lang w:val="en"/>
        </w:rPr>
      </w:pPr>
      <w:r w:rsidRPr="00491944">
        <w:rPr>
          <w:rFonts w:ascii="Times New Roman" w:hAnsi="Times New Roman"/>
          <w:b/>
          <w:bCs/>
          <w:lang w:val="en"/>
        </w:rPr>
        <w:t>Advantage of Encapsulation</w:t>
      </w:r>
      <w:r w:rsidR="000322CA" w:rsidRPr="00491944">
        <w:rPr>
          <w:rFonts w:ascii="Times New Roman" w:hAnsi="Times New Roman"/>
          <w:b/>
          <w:bCs/>
          <w:lang w:val="en"/>
        </w:rPr>
        <w:t>:</w:t>
      </w:r>
    </w:p>
    <w:p w14:paraId="214B3806" w14:textId="77777777" w:rsidR="004D6EBA" w:rsidRPr="00491944" w:rsidRDefault="004D6EBA" w:rsidP="00491944">
      <w:pPr>
        <w:widowControl w:val="0"/>
        <w:autoSpaceDE w:val="0"/>
        <w:autoSpaceDN w:val="0"/>
        <w:adjustRightInd w:val="0"/>
        <w:spacing w:line="240" w:lineRule="auto"/>
        <w:jc w:val="both"/>
        <w:rPr>
          <w:rFonts w:ascii="Times New Roman" w:hAnsi="Times New Roman"/>
          <w:sz w:val="24"/>
          <w:szCs w:val="24"/>
          <w:lang w:val="en"/>
        </w:rPr>
      </w:pPr>
      <w:r w:rsidRPr="00491944">
        <w:rPr>
          <w:rFonts w:ascii="Times New Roman" w:hAnsi="Times New Roman"/>
          <w:sz w:val="24"/>
          <w:szCs w:val="24"/>
          <w:lang w:val="en"/>
        </w:rPr>
        <w:t>The main advantage of using of encapsulation is to secure the data from other methods, when we make a data private then these data only use within the class, but these data not accessible outside the class.</w:t>
      </w:r>
    </w:p>
    <w:p w14:paraId="5DB1030A" w14:textId="77777777" w:rsidR="004D6EBA" w:rsidRPr="00491944" w:rsidRDefault="004D6EBA" w:rsidP="00491944">
      <w:pPr>
        <w:widowControl w:val="0"/>
        <w:autoSpaceDE w:val="0"/>
        <w:autoSpaceDN w:val="0"/>
        <w:adjustRightInd w:val="0"/>
        <w:spacing w:line="240" w:lineRule="auto"/>
        <w:jc w:val="both"/>
        <w:rPr>
          <w:rFonts w:ascii="Times New Roman" w:hAnsi="Times New Roman"/>
          <w:sz w:val="24"/>
          <w:szCs w:val="24"/>
          <w:lang w:val="en"/>
        </w:rPr>
      </w:pPr>
      <w:r w:rsidRPr="00491944">
        <w:rPr>
          <w:rFonts w:ascii="Times New Roman" w:hAnsi="Times New Roman"/>
          <w:sz w:val="24"/>
          <w:szCs w:val="24"/>
          <w:lang w:val="en"/>
        </w:rPr>
        <w:t>Real Life Example of Encapsulation in C++</w:t>
      </w:r>
    </w:p>
    <w:p w14:paraId="720DE2FF" w14:textId="29940D71" w:rsidR="004D6EBA" w:rsidRPr="00583052" w:rsidRDefault="00972C73" w:rsidP="00491944">
      <w:pPr>
        <w:widowControl w:val="0"/>
        <w:autoSpaceDE w:val="0"/>
        <w:autoSpaceDN w:val="0"/>
        <w:adjustRightInd w:val="0"/>
        <w:spacing w:line="240" w:lineRule="auto"/>
        <w:jc w:val="center"/>
        <w:rPr>
          <w:rFonts w:ascii="Times New Roman" w:hAnsi="Times New Roman"/>
          <w:sz w:val="28"/>
          <w:szCs w:val="28"/>
          <w:lang w:val="en"/>
        </w:rPr>
      </w:pPr>
      <w:r w:rsidRPr="00583052">
        <w:rPr>
          <w:rFonts w:ascii="Times New Roman" w:hAnsi="Times New Roman"/>
          <w:noProof/>
          <w:sz w:val="28"/>
          <w:szCs w:val="28"/>
          <w:lang w:val="en-IN" w:eastAsia="en-IN"/>
        </w:rPr>
        <w:drawing>
          <wp:inline distT="0" distB="0" distL="0" distR="0" wp14:anchorId="7CF49CCB" wp14:editId="7E29EDC8">
            <wp:extent cx="2828925" cy="1885950"/>
            <wp:effectExtent l="19050" t="19050" r="28575" b="1905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28925" cy="1885950"/>
                    </a:xfrm>
                    <a:prstGeom prst="rect">
                      <a:avLst/>
                    </a:prstGeom>
                    <a:noFill/>
                    <a:ln>
                      <a:solidFill>
                        <a:schemeClr val="tx1"/>
                      </a:solidFill>
                    </a:ln>
                  </pic:spPr>
                </pic:pic>
              </a:graphicData>
            </a:graphic>
          </wp:inline>
        </w:drawing>
      </w:r>
    </w:p>
    <w:p w14:paraId="19CA3E56" w14:textId="77777777" w:rsidR="004D6EBA" w:rsidRPr="00491944" w:rsidRDefault="004D6EBA" w:rsidP="00491944">
      <w:pPr>
        <w:widowControl w:val="0"/>
        <w:autoSpaceDE w:val="0"/>
        <w:autoSpaceDN w:val="0"/>
        <w:adjustRightInd w:val="0"/>
        <w:spacing w:line="240" w:lineRule="auto"/>
        <w:jc w:val="both"/>
        <w:rPr>
          <w:rFonts w:ascii="Times New Roman" w:hAnsi="Times New Roman"/>
          <w:sz w:val="24"/>
          <w:szCs w:val="24"/>
          <w:lang w:val="en"/>
        </w:rPr>
      </w:pPr>
      <w:r w:rsidRPr="00491944">
        <w:rPr>
          <w:rFonts w:ascii="Times New Roman" w:hAnsi="Times New Roman"/>
          <w:sz w:val="24"/>
          <w:szCs w:val="24"/>
          <w:lang w:val="en"/>
        </w:rPr>
        <w:t xml:space="preserve">The common example of encapsulation is Capsule. In capsule all medicine </w:t>
      </w:r>
      <w:proofErr w:type="gramStart"/>
      <w:r w:rsidRPr="00491944">
        <w:rPr>
          <w:rFonts w:ascii="Times New Roman" w:hAnsi="Times New Roman"/>
          <w:sz w:val="24"/>
          <w:szCs w:val="24"/>
          <w:lang w:val="en"/>
        </w:rPr>
        <w:t>are</w:t>
      </w:r>
      <w:proofErr w:type="gramEnd"/>
      <w:r w:rsidRPr="00491944">
        <w:rPr>
          <w:rFonts w:ascii="Times New Roman" w:hAnsi="Times New Roman"/>
          <w:sz w:val="24"/>
          <w:szCs w:val="24"/>
          <w:lang w:val="en"/>
        </w:rPr>
        <w:t xml:space="preserve"> encapsulated in side capsule.</w:t>
      </w:r>
    </w:p>
    <w:p w14:paraId="7EC619B8" w14:textId="618CBC06" w:rsidR="004D6EBA" w:rsidRPr="00491944" w:rsidRDefault="004D6EBA" w:rsidP="00491944">
      <w:pPr>
        <w:widowControl w:val="0"/>
        <w:autoSpaceDE w:val="0"/>
        <w:autoSpaceDN w:val="0"/>
        <w:adjustRightInd w:val="0"/>
        <w:spacing w:line="240" w:lineRule="auto"/>
        <w:jc w:val="both"/>
        <w:rPr>
          <w:rFonts w:ascii="Times New Roman" w:hAnsi="Times New Roman"/>
          <w:b/>
          <w:bCs/>
          <w:sz w:val="24"/>
          <w:szCs w:val="24"/>
          <w:lang w:val="en"/>
        </w:rPr>
      </w:pPr>
      <w:r w:rsidRPr="00491944">
        <w:rPr>
          <w:rFonts w:ascii="Times New Roman" w:hAnsi="Times New Roman"/>
          <w:b/>
          <w:bCs/>
          <w:sz w:val="24"/>
          <w:szCs w:val="24"/>
          <w:lang w:val="en"/>
        </w:rPr>
        <w:t>Benefits of encapsulation</w:t>
      </w:r>
      <w:r w:rsidR="00491944">
        <w:rPr>
          <w:rFonts w:ascii="Times New Roman" w:hAnsi="Times New Roman"/>
          <w:b/>
          <w:bCs/>
          <w:sz w:val="24"/>
          <w:szCs w:val="24"/>
          <w:lang w:val="en"/>
        </w:rPr>
        <w:t>:</w:t>
      </w:r>
    </w:p>
    <w:p w14:paraId="10D595B1" w14:textId="2B5DCED7" w:rsidR="004D6EBA" w:rsidRPr="00491944" w:rsidRDefault="004D6EBA" w:rsidP="00491944">
      <w:pPr>
        <w:pStyle w:val="ListParagraph"/>
        <w:widowControl w:val="0"/>
        <w:numPr>
          <w:ilvl w:val="0"/>
          <w:numId w:val="21"/>
        </w:numPr>
        <w:autoSpaceDE w:val="0"/>
        <w:autoSpaceDN w:val="0"/>
        <w:adjustRightInd w:val="0"/>
        <w:spacing w:line="240" w:lineRule="auto"/>
        <w:jc w:val="both"/>
        <w:rPr>
          <w:rFonts w:ascii="Times New Roman" w:hAnsi="Times New Roman"/>
          <w:sz w:val="24"/>
          <w:szCs w:val="24"/>
          <w:lang w:val="en"/>
        </w:rPr>
      </w:pPr>
      <w:r w:rsidRPr="00491944">
        <w:rPr>
          <w:rFonts w:ascii="Times New Roman" w:hAnsi="Times New Roman"/>
          <w:sz w:val="24"/>
          <w:szCs w:val="24"/>
          <w:lang w:val="en"/>
        </w:rPr>
        <w:t>Provides abstraction between an object and its clients.</w:t>
      </w:r>
    </w:p>
    <w:p w14:paraId="6CDC65DD" w14:textId="582A9BDB" w:rsidR="004D6EBA" w:rsidRPr="00491944" w:rsidRDefault="004D6EBA" w:rsidP="00491944">
      <w:pPr>
        <w:pStyle w:val="ListParagraph"/>
        <w:widowControl w:val="0"/>
        <w:numPr>
          <w:ilvl w:val="0"/>
          <w:numId w:val="21"/>
        </w:numPr>
        <w:autoSpaceDE w:val="0"/>
        <w:autoSpaceDN w:val="0"/>
        <w:adjustRightInd w:val="0"/>
        <w:spacing w:line="240" w:lineRule="auto"/>
        <w:jc w:val="both"/>
        <w:rPr>
          <w:rFonts w:ascii="Times New Roman" w:hAnsi="Times New Roman"/>
          <w:sz w:val="24"/>
          <w:szCs w:val="24"/>
          <w:lang w:val="en"/>
        </w:rPr>
      </w:pPr>
      <w:r w:rsidRPr="00491944">
        <w:rPr>
          <w:rFonts w:ascii="Times New Roman" w:hAnsi="Times New Roman"/>
          <w:sz w:val="24"/>
          <w:szCs w:val="24"/>
          <w:lang w:val="en"/>
        </w:rPr>
        <w:t>Protects an object from unwanted access by clients.</w:t>
      </w:r>
    </w:p>
    <w:p w14:paraId="5E3CC2D3" w14:textId="5BA51710" w:rsidR="004D6EBA" w:rsidRDefault="004D6EBA" w:rsidP="00491944">
      <w:pPr>
        <w:widowControl w:val="0"/>
        <w:autoSpaceDE w:val="0"/>
        <w:autoSpaceDN w:val="0"/>
        <w:adjustRightInd w:val="0"/>
        <w:spacing w:line="240" w:lineRule="auto"/>
        <w:jc w:val="both"/>
        <w:rPr>
          <w:rFonts w:ascii="Times New Roman" w:hAnsi="Times New Roman"/>
          <w:sz w:val="28"/>
          <w:szCs w:val="28"/>
          <w:lang w:val="en"/>
        </w:rPr>
      </w:pPr>
      <w:r w:rsidRPr="00491944">
        <w:rPr>
          <w:rFonts w:ascii="Times New Roman" w:hAnsi="Times New Roman"/>
          <w:b/>
          <w:bCs/>
          <w:sz w:val="24"/>
          <w:szCs w:val="24"/>
          <w:lang w:val="en"/>
        </w:rPr>
        <w:t>Example:</w:t>
      </w:r>
      <w:r w:rsidRPr="00491944">
        <w:rPr>
          <w:rFonts w:ascii="Times New Roman" w:hAnsi="Times New Roman"/>
          <w:sz w:val="24"/>
          <w:szCs w:val="24"/>
          <w:lang w:val="en"/>
        </w:rPr>
        <w:t xml:space="preserve"> A bank application forbids a client to change an Account's</w:t>
      </w:r>
      <w:r w:rsidRPr="00583052">
        <w:rPr>
          <w:rFonts w:ascii="Times New Roman" w:hAnsi="Times New Roman"/>
          <w:sz w:val="28"/>
          <w:szCs w:val="28"/>
          <w:lang w:val="en"/>
        </w:rPr>
        <w:t xml:space="preserve"> balance.</w:t>
      </w:r>
    </w:p>
    <w:p w14:paraId="32870BA2" w14:textId="77777777" w:rsidR="00491944" w:rsidRPr="00583052" w:rsidRDefault="00491944" w:rsidP="00491944">
      <w:pPr>
        <w:widowControl w:val="0"/>
        <w:autoSpaceDE w:val="0"/>
        <w:autoSpaceDN w:val="0"/>
        <w:adjustRightInd w:val="0"/>
        <w:spacing w:line="240" w:lineRule="auto"/>
        <w:jc w:val="both"/>
        <w:rPr>
          <w:rFonts w:ascii="Times New Roman" w:hAnsi="Times New Roman"/>
          <w:sz w:val="28"/>
          <w:szCs w:val="28"/>
          <w:lang w:val="en"/>
        </w:rPr>
      </w:pPr>
    </w:p>
    <w:tbl>
      <w:tblPr>
        <w:tblStyle w:val="TableGrid"/>
        <w:tblW w:w="0" w:type="auto"/>
        <w:tblLook w:val="04A0" w:firstRow="1" w:lastRow="0" w:firstColumn="1" w:lastColumn="0" w:noHBand="0" w:noVBand="1"/>
      </w:tblPr>
      <w:tblGrid>
        <w:gridCol w:w="9017"/>
      </w:tblGrid>
      <w:tr w:rsidR="006E0127" w:rsidRPr="00491944" w14:paraId="7E7D1AAD" w14:textId="77777777" w:rsidTr="006E0127">
        <w:tc>
          <w:tcPr>
            <w:tcW w:w="9243" w:type="dxa"/>
          </w:tcPr>
          <w:p w14:paraId="5C0AF616"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lastRenderedPageBreak/>
              <w:t>Example of Encapsulation in C++</w:t>
            </w:r>
          </w:p>
          <w:p w14:paraId="13FF71CC" w14:textId="7075CFCF"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#include&lt;iostream&gt;</w:t>
            </w:r>
          </w:p>
          <w:p w14:paraId="49BD5B47"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class sum</w:t>
            </w:r>
          </w:p>
          <w:p w14:paraId="0063872B"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05451DF8"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private: int </w:t>
            </w:r>
            <w:proofErr w:type="spellStart"/>
            <w:proofErr w:type="gramStart"/>
            <w:r w:rsidRPr="00491944">
              <w:rPr>
                <w:rFonts w:ascii="Times New Roman" w:hAnsi="Times New Roman"/>
                <w:sz w:val="24"/>
                <w:szCs w:val="24"/>
                <w:lang w:val="en"/>
              </w:rPr>
              <w:t>a,b</w:t>
            </w:r>
            <w:proofErr w:type="gramEnd"/>
            <w:r w:rsidRPr="00491944">
              <w:rPr>
                <w:rFonts w:ascii="Times New Roman" w:hAnsi="Times New Roman"/>
                <w:sz w:val="24"/>
                <w:szCs w:val="24"/>
                <w:lang w:val="en"/>
              </w:rPr>
              <w:t>,c</w:t>
            </w:r>
            <w:proofErr w:type="spellEnd"/>
            <w:r w:rsidRPr="00491944">
              <w:rPr>
                <w:rFonts w:ascii="Times New Roman" w:hAnsi="Times New Roman"/>
                <w:sz w:val="24"/>
                <w:szCs w:val="24"/>
                <w:lang w:val="en"/>
              </w:rPr>
              <w:t>;</w:t>
            </w:r>
          </w:p>
          <w:p w14:paraId="479B600D"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public:</w:t>
            </w:r>
          </w:p>
          <w:p w14:paraId="2EC0BA56"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void </w:t>
            </w:r>
            <w:proofErr w:type="gramStart"/>
            <w:r w:rsidRPr="00491944">
              <w:rPr>
                <w:rFonts w:ascii="Times New Roman" w:hAnsi="Times New Roman"/>
                <w:sz w:val="24"/>
                <w:szCs w:val="24"/>
                <w:lang w:val="en"/>
              </w:rPr>
              <w:t>add(</w:t>
            </w:r>
            <w:proofErr w:type="gramEnd"/>
            <w:r w:rsidRPr="00491944">
              <w:rPr>
                <w:rFonts w:ascii="Times New Roman" w:hAnsi="Times New Roman"/>
                <w:sz w:val="24"/>
                <w:szCs w:val="24"/>
                <w:lang w:val="en"/>
              </w:rPr>
              <w:t>)</w:t>
            </w:r>
          </w:p>
          <w:p w14:paraId="32B9403F"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07E283E9" w14:textId="77777777" w:rsidR="006E0127" w:rsidRPr="00491944" w:rsidRDefault="006E0127" w:rsidP="006E0127">
            <w:pPr>
              <w:widowControl w:val="0"/>
              <w:autoSpaceDE w:val="0"/>
              <w:autoSpaceDN w:val="0"/>
              <w:adjustRightInd w:val="0"/>
              <w:rPr>
                <w:rFonts w:ascii="Times New Roman" w:hAnsi="Times New Roman"/>
                <w:sz w:val="24"/>
                <w:szCs w:val="24"/>
                <w:lang w:val="en"/>
              </w:rPr>
            </w:pPr>
            <w:proofErr w:type="spellStart"/>
            <w:proofErr w:type="gramStart"/>
            <w:r w:rsidRPr="00491944">
              <w:rPr>
                <w:rFonts w:ascii="Times New Roman" w:hAnsi="Times New Roman"/>
                <w:sz w:val="24"/>
                <w:szCs w:val="24"/>
                <w:lang w:val="en"/>
              </w:rPr>
              <w:t>clrscr</w:t>
            </w:r>
            <w:proofErr w:type="spellEnd"/>
            <w:r w:rsidRPr="00491944">
              <w:rPr>
                <w:rFonts w:ascii="Times New Roman" w:hAnsi="Times New Roman"/>
                <w:sz w:val="24"/>
                <w:szCs w:val="24"/>
                <w:lang w:val="en"/>
              </w:rPr>
              <w:t>(</w:t>
            </w:r>
            <w:proofErr w:type="gramEnd"/>
            <w:r w:rsidRPr="00491944">
              <w:rPr>
                <w:rFonts w:ascii="Times New Roman" w:hAnsi="Times New Roman"/>
                <w:sz w:val="24"/>
                <w:szCs w:val="24"/>
                <w:lang w:val="en"/>
              </w:rPr>
              <w:t>);</w:t>
            </w:r>
          </w:p>
          <w:p w14:paraId="17EB3F03" w14:textId="77777777" w:rsidR="006E0127" w:rsidRPr="00491944" w:rsidRDefault="006E0127" w:rsidP="006E0127">
            <w:pPr>
              <w:widowControl w:val="0"/>
              <w:autoSpaceDE w:val="0"/>
              <w:autoSpaceDN w:val="0"/>
              <w:adjustRightInd w:val="0"/>
              <w:rPr>
                <w:rFonts w:ascii="Times New Roman" w:hAnsi="Times New Roman"/>
                <w:sz w:val="24"/>
                <w:szCs w:val="24"/>
                <w:lang w:val="en"/>
              </w:rPr>
            </w:pPr>
            <w:proofErr w:type="spellStart"/>
            <w:r w:rsidRPr="00491944">
              <w:rPr>
                <w:rFonts w:ascii="Times New Roman" w:hAnsi="Times New Roman"/>
                <w:sz w:val="24"/>
                <w:szCs w:val="24"/>
                <w:lang w:val="en"/>
              </w:rPr>
              <w:t>cout</w:t>
            </w:r>
            <w:proofErr w:type="spellEnd"/>
            <w:r w:rsidRPr="00491944">
              <w:rPr>
                <w:rFonts w:ascii="Times New Roman" w:hAnsi="Times New Roman"/>
                <w:sz w:val="24"/>
                <w:szCs w:val="24"/>
                <w:lang w:val="en"/>
              </w:rPr>
              <w:t>&lt;&lt;"Enter any two numbers: ";</w:t>
            </w:r>
          </w:p>
          <w:p w14:paraId="36DD26DD" w14:textId="77777777" w:rsidR="006E0127" w:rsidRPr="00491944" w:rsidRDefault="006E0127" w:rsidP="006E0127">
            <w:pPr>
              <w:widowControl w:val="0"/>
              <w:autoSpaceDE w:val="0"/>
              <w:autoSpaceDN w:val="0"/>
              <w:adjustRightInd w:val="0"/>
              <w:rPr>
                <w:rFonts w:ascii="Times New Roman" w:hAnsi="Times New Roman"/>
                <w:sz w:val="24"/>
                <w:szCs w:val="24"/>
                <w:lang w:val="en"/>
              </w:rPr>
            </w:pPr>
            <w:proofErr w:type="spellStart"/>
            <w:r w:rsidRPr="00491944">
              <w:rPr>
                <w:rFonts w:ascii="Times New Roman" w:hAnsi="Times New Roman"/>
                <w:sz w:val="24"/>
                <w:szCs w:val="24"/>
                <w:lang w:val="en"/>
              </w:rPr>
              <w:t>cin</w:t>
            </w:r>
            <w:proofErr w:type="spellEnd"/>
            <w:r w:rsidRPr="00491944">
              <w:rPr>
                <w:rFonts w:ascii="Times New Roman" w:hAnsi="Times New Roman"/>
                <w:sz w:val="24"/>
                <w:szCs w:val="24"/>
                <w:lang w:val="en"/>
              </w:rPr>
              <w:t>&gt;&gt;a&gt;&gt;b;</w:t>
            </w:r>
          </w:p>
          <w:p w14:paraId="5D28BEC8"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c=</w:t>
            </w:r>
            <w:proofErr w:type="spellStart"/>
            <w:r w:rsidRPr="00491944">
              <w:rPr>
                <w:rFonts w:ascii="Times New Roman" w:hAnsi="Times New Roman"/>
                <w:sz w:val="24"/>
                <w:szCs w:val="24"/>
                <w:lang w:val="en"/>
              </w:rPr>
              <w:t>a+b</w:t>
            </w:r>
            <w:proofErr w:type="spellEnd"/>
            <w:r w:rsidRPr="00491944">
              <w:rPr>
                <w:rFonts w:ascii="Times New Roman" w:hAnsi="Times New Roman"/>
                <w:sz w:val="24"/>
                <w:szCs w:val="24"/>
                <w:lang w:val="en"/>
              </w:rPr>
              <w:t>;</w:t>
            </w:r>
          </w:p>
          <w:p w14:paraId="7F2BD7F8" w14:textId="77777777" w:rsidR="006E0127" w:rsidRPr="00491944" w:rsidRDefault="006E0127" w:rsidP="006E0127">
            <w:pPr>
              <w:widowControl w:val="0"/>
              <w:autoSpaceDE w:val="0"/>
              <w:autoSpaceDN w:val="0"/>
              <w:adjustRightInd w:val="0"/>
              <w:rPr>
                <w:rFonts w:ascii="Times New Roman" w:hAnsi="Times New Roman"/>
                <w:sz w:val="24"/>
                <w:szCs w:val="24"/>
                <w:lang w:val="en"/>
              </w:rPr>
            </w:pPr>
            <w:proofErr w:type="spellStart"/>
            <w:r w:rsidRPr="00491944">
              <w:rPr>
                <w:rFonts w:ascii="Times New Roman" w:hAnsi="Times New Roman"/>
                <w:sz w:val="24"/>
                <w:szCs w:val="24"/>
                <w:lang w:val="en"/>
              </w:rPr>
              <w:t>cout</w:t>
            </w:r>
            <w:proofErr w:type="spellEnd"/>
            <w:r w:rsidRPr="00491944">
              <w:rPr>
                <w:rFonts w:ascii="Times New Roman" w:hAnsi="Times New Roman"/>
                <w:sz w:val="24"/>
                <w:szCs w:val="24"/>
                <w:lang w:val="en"/>
              </w:rPr>
              <w:t>&lt;&lt;"Sum: "&lt;&lt;c;</w:t>
            </w:r>
          </w:p>
          <w:p w14:paraId="500932B7"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0BEB666F"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60C55C88"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 xml:space="preserve">void </w:t>
            </w:r>
            <w:proofErr w:type="gramStart"/>
            <w:r w:rsidRPr="00491944">
              <w:rPr>
                <w:rFonts w:ascii="Times New Roman" w:hAnsi="Times New Roman"/>
                <w:sz w:val="24"/>
                <w:szCs w:val="24"/>
                <w:lang w:val="en"/>
              </w:rPr>
              <w:t>main(</w:t>
            </w:r>
            <w:proofErr w:type="gramEnd"/>
            <w:r w:rsidRPr="00491944">
              <w:rPr>
                <w:rFonts w:ascii="Times New Roman" w:hAnsi="Times New Roman"/>
                <w:sz w:val="24"/>
                <w:szCs w:val="24"/>
                <w:lang w:val="en"/>
              </w:rPr>
              <w:t>)</w:t>
            </w:r>
          </w:p>
          <w:p w14:paraId="0E7BADB1"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39C32270"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sum s;</w:t>
            </w:r>
          </w:p>
          <w:p w14:paraId="0E0CF2F0" w14:textId="77777777" w:rsidR="006E0127" w:rsidRPr="00491944" w:rsidRDefault="006E0127" w:rsidP="006E0127">
            <w:pPr>
              <w:widowControl w:val="0"/>
              <w:autoSpaceDE w:val="0"/>
              <w:autoSpaceDN w:val="0"/>
              <w:adjustRightInd w:val="0"/>
              <w:rPr>
                <w:rFonts w:ascii="Times New Roman" w:hAnsi="Times New Roman"/>
                <w:sz w:val="24"/>
                <w:szCs w:val="24"/>
                <w:lang w:val="en"/>
              </w:rPr>
            </w:pPr>
            <w:proofErr w:type="spellStart"/>
            <w:proofErr w:type="gramStart"/>
            <w:r w:rsidRPr="00491944">
              <w:rPr>
                <w:rFonts w:ascii="Times New Roman" w:hAnsi="Times New Roman"/>
                <w:sz w:val="24"/>
                <w:szCs w:val="24"/>
                <w:lang w:val="en"/>
              </w:rPr>
              <w:t>s.add</w:t>
            </w:r>
            <w:proofErr w:type="spellEnd"/>
            <w:r w:rsidRPr="00491944">
              <w:rPr>
                <w:rFonts w:ascii="Times New Roman" w:hAnsi="Times New Roman"/>
                <w:sz w:val="24"/>
                <w:szCs w:val="24"/>
                <w:lang w:val="en"/>
              </w:rPr>
              <w:t>(</w:t>
            </w:r>
            <w:proofErr w:type="gramEnd"/>
            <w:r w:rsidRPr="00491944">
              <w:rPr>
                <w:rFonts w:ascii="Times New Roman" w:hAnsi="Times New Roman"/>
                <w:sz w:val="24"/>
                <w:szCs w:val="24"/>
                <w:lang w:val="en"/>
              </w:rPr>
              <w:t>);</w:t>
            </w:r>
          </w:p>
          <w:p w14:paraId="5CFA8BDD" w14:textId="77777777" w:rsidR="006E0127" w:rsidRPr="00491944" w:rsidRDefault="006E0127" w:rsidP="006E0127">
            <w:pPr>
              <w:widowControl w:val="0"/>
              <w:autoSpaceDE w:val="0"/>
              <w:autoSpaceDN w:val="0"/>
              <w:adjustRightInd w:val="0"/>
              <w:rPr>
                <w:rFonts w:ascii="Times New Roman" w:hAnsi="Times New Roman"/>
                <w:sz w:val="24"/>
                <w:szCs w:val="24"/>
                <w:lang w:val="en"/>
              </w:rPr>
            </w:pPr>
            <w:r w:rsidRPr="00491944">
              <w:rPr>
                <w:rFonts w:ascii="Times New Roman" w:hAnsi="Times New Roman"/>
                <w:sz w:val="24"/>
                <w:szCs w:val="24"/>
                <w:lang w:val="en"/>
              </w:rPr>
              <w:t>}</w:t>
            </w:r>
          </w:p>
          <w:p w14:paraId="12D48849" w14:textId="77777777" w:rsidR="006E0127" w:rsidRPr="00491944" w:rsidRDefault="006E0127">
            <w:pPr>
              <w:widowControl w:val="0"/>
              <w:autoSpaceDE w:val="0"/>
              <w:autoSpaceDN w:val="0"/>
              <w:adjustRightInd w:val="0"/>
              <w:rPr>
                <w:rFonts w:ascii="Times New Roman" w:hAnsi="Times New Roman"/>
                <w:sz w:val="24"/>
                <w:szCs w:val="24"/>
                <w:lang w:val="en"/>
              </w:rPr>
            </w:pPr>
          </w:p>
        </w:tc>
      </w:tr>
    </w:tbl>
    <w:p w14:paraId="54084DCF" w14:textId="77777777" w:rsidR="004D6EBA" w:rsidRPr="00491944" w:rsidRDefault="004D6EBA">
      <w:pPr>
        <w:widowControl w:val="0"/>
        <w:autoSpaceDE w:val="0"/>
        <w:autoSpaceDN w:val="0"/>
        <w:adjustRightInd w:val="0"/>
        <w:spacing w:line="240" w:lineRule="auto"/>
        <w:rPr>
          <w:rFonts w:ascii="Times New Roman" w:hAnsi="Times New Roman"/>
          <w:b/>
          <w:bCs/>
          <w:sz w:val="24"/>
          <w:szCs w:val="24"/>
          <w:lang w:val="en"/>
        </w:rPr>
      </w:pPr>
      <w:r w:rsidRPr="00491944">
        <w:rPr>
          <w:rFonts w:ascii="Times New Roman" w:hAnsi="Times New Roman"/>
          <w:b/>
          <w:bCs/>
          <w:sz w:val="24"/>
          <w:szCs w:val="24"/>
          <w:lang w:val="en"/>
        </w:rPr>
        <w:t>Output</w:t>
      </w:r>
      <w:r w:rsidR="00C14205" w:rsidRPr="00491944">
        <w:rPr>
          <w:rFonts w:ascii="Times New Roman" w:hAnsi="Times New Roman"/>
          <w:b/>
          <w:bCs/>
          <w:sz w:val="24"/>
          <w:szCs w:val="24"/>
          <w:lang w:val="en"/>
        </w:rPr>
        <w:t>:</w:t>
      </w:r>
    </w:p>
    <w:p w14:paraId="5D9DD710" w14:textId="77777777" w:rsidR="004D6EBA" w:rsidRPr="00491944" w:rsidRDefault="004D6EBA">
      <w:pPr>
        <w:widowControl w:val="0"/>
        <w:autoSpaceDE w:val="0"/>
        <w:autoSpaceDN w:val="0"/>
        <w:adjustRightInd w:val="0"/>
        <w:spacing w:line="240" w:lineRule="auto"/>
        <w:rPr>
          <w:rFonts w:ascii="Times New Roman" w:hAnsi="Times New Roman"/>
          <w:sz w:val="24"/>
          <w:szCs w:val="24"/>
          <w:lang w:val="en"/>
        </w:rPr>
      </w:pPr>
      <w:r w:rsidRPr="00491944">
        <w:rPr>
          <w:rFonts w:ascii="Times New Roman" w:hAnsi="Times New Roman"/>
          <w:sz w:val="24"/>
          <w:szCs w:val="24"/>
          <w:lang w:val="en"/>
        </w:rPr>
        <w:t xml:space="preserve">Enter any two number: </w:t>
      </w:r>
    </w:p>
    <w:p w14:paraId="0B506AFD" w14:textId="77777777" w:rsidR="004D6EBA" w:rsidRPr="00491944" w:rsidRDefault="004D6EBA">
      <w:pPr>
        <w:widowControl w:val="0"/>
        <w:autoSpaceDE w:val="0"/>
        <w:autoSpaceDN w:val="0"/>
        <w:adjustRightInd w:val="0"/>
        <w:spacing w:line="240" w:lineRule="auto"/>
        <w:rPr>
          <w:rFonts w:ascii="Times New Roman" w:hAnsi="Times New Roman"/>
          <w:sz w:val="24"/>
          <w:szCs w:val="24"/>
          <w:lang w:val="en"/>
        </w:rPr>
      </w:pPr>
      <w:r w:rsidRPr="00491944">
        <w:rPr>
          <w:rFonts w:ascii="Times New Roman" w:hAnsi="Times New Roman"/>
          <w:sz w:val="24"/>
          <w:szCs w:val="24"/>
          <w:lang w:val="en"/>
        </w:rPr>
        <w:t>4</w:t>
      </w:r>
    </w:p>
    <w:p w14:paraId="27252E26" w14:textId="77777777" w:rsidR="004D6EBA" w:rsidRPr="00491944" w:rsidRDefault="004D6EBA">
      <w:pPr>
        <w:widowControl w:val="0"/>
        <w:autoSpaceDE w:val="0"/>
        <w:autoSpaceDN w:val="0"/>
        <w:adjustRightInd w:val="0"/>
        <w:spacing w:line="240" w:lineRule="auto"/>
        <w:rPr>
          <w:rFonts w:ascii="Times New Roman" w:hAnsi="Times New Roman"/>
          <w:sz w:val="24"/>
          <w:szCs w:val="24"/>
          <w:lang w:val="en"/>
        </w:rPr>
      </w:pPr>
      <w:r w:rsidRPr="00491944">
        <w:rPr>
          <w:rFonts w:ascii="Times New Roman" w:hAnsi="Times New Roman"/>
          <w:sz w:val="24"/>
          <w:szCs w:val="24"/>
          <w:lang w:val="en"/>
        </w:rPr>
        <w:t>5</w:t>
      </w:r>
    </w:p>
    <w:p w14:paraId="58683129" w14:textId="77777777" w:rsidR="004D6EBA" w:rsidRPr="00491944" w:rsidRDefault="004D6EBA">
      <w:pPr>
        <w:widowControl w:val="0"/>
        <w:autoSpaceDE w:val="0"/>
        <w:autoSpaceDN w:val="0"/>
        <w:adjustRightInd w:val="0"/>
        <w:spacing w:line="240" w:lineRule="auto"/>
        <w:rPr>
          <w:rFonts w:ascii="Times New Roman" w:hAnsi="Times New Roman"/>
          <w:sz w:val="24"/>
          <w:szCs w:val="24"/>
          <w:lang w:val="en"/>
        </w:rPr>
      </w:pPr>
      <w:r w:rsidRPr="00491944">
        <w:rPr>
          <w:rFonts w:ascii="Times New Roman" w:hAnsi="Times New Roman"/>
          <w:sz w:val="24"/>
          <w:szCs w:val="24"/>
          <w:lang w:val="en"/>
        </w:rPr>
        <w:t>Sum: 9</w:t>
      </w:r>
    </w:p>
    <w:p w14:paraId="26BEE87B" w14:textId="77777777" w:rsidR="004D6EBA" w:rsidRPr="00491944" w:rsidRDefault="004D6EBA" w:rsidP="00491944">
      <w:pPr>
        <w:pStyle w:val="Heading1"/>
        <w:jc w:val="left"/>
        <w:rPr>
          <w:rFonts w:ascii="Times New Roman" w:hAnsi="Times New Roman"/>
          <w:b/>
          <w:color w:val="C00000"/>
          <w:sz w:val="24"/>
          <w:szCs w:val="24"/>
          <w:lang w:val="en"/>
        </w:rPr>
      </w:pPr>
      <w:r w:rsidRPr="00491944">
        <w:rPr>
          <w:rFonts w:ascii="Times New Roman" w:hAnsi="Times New Roman"/>
          <w:b/>
          <w:color w:val="C00000"/>
          <w:sz w:val="24"/>
          <w:szCs w:val="24"/>
          <w:lang w:val="en"/>
        </w:rPr>
        <w:t>Abstraction in C++:</w:t>
      </w:r>
    </w:p>
    <w:p w14:paraId="04E97F38" w14:textId="77777777" w:rsidR="004D6EBA" w:rsidRPr="00491944" w:rsidRDefault="004D6EBA" w:rsidP="00491944">
      <w:pPr>
        <w:widowControl w:val="0"/>
        <w:autoSpaceDE w:val="0"/>
        <w:autoSpaceDN w:val="0"/>
        <w:adjustRightInd w:val="0"/>
        <w:spacing w:line="240" w:lineRule="auto"/>
        <w:jc w:val="both"/>
        <w:rPr>
          <w:rFonts w:ascii="Times New Roman" w:hAnsi="Times New Roman"/>
          <w:sz w:val="24"/>
          <w:szCs w:val="24"/>
          <w:lang w:val="en"/>
        </w:rPr>
      </w:pPr>
      <w:r w:rsidRPr="00491944">
        <w:rPr>
          <w:rFonts w:ascii="Times New Roman" w:hAnsi="Times New Roman"/>
          <w:sz w:val="24"/>
          <w:szCs w:val="24"/>
          <w:lang w:val="en"/>
        </w:rPr>
        <w:t>Abstraction is the concept of exposing only the required essential characteristics and behavior with respect to a context.</w:t>
      </w:r>
    </w:p>
    <w:p w14:paraId="0CC2343B" w14:textId="77777777" w:rsidR="004D6EBA" w:rsidRPr="00491944" w:rsidRDefault="004D6EBA" w:rsidP="00491944">
      <w:pPr>
        <w:widowControl w:val="0"/>
        <w:autoSpaceDE w:val="0"/>
        <w:autoSpaceDN w:val="0"/>
        <w:adjustRightInd w:val="0"/>
        <w:spacing w:line="240" w:lineRule="auto"/>
        <w:jc w:val="both"/>
        <w:rPr>
          <w:rFonts w:ascii="Times New Roman" w:hAnsi="Times New Roman"/>
          <w:sz w:val="24"/>
          <w:szCs w:val="24"/>
          <w:lang w:val="en"/>
        </w:rPr>
      </w:pPr>
      <w:r w:rsidRPr="00491944">
        <w:rPr>
          <w:rFonts w:ascii="Times New Roman" w:hAnsi="Times New Roman"/>
          <w:sz w:val="24"/>
          <w:szCs w:val="24"/>
          <w:lang w:val="en"/>
        </w:rPr>
        <w:t xml:space="preserve">Hiding of data is known as data abstraction. In </w:t>
      </w:r>
      <w:proofErr w:type="gramStart"/>
      <w:r w:rsidRPr="00491944">
        <w:rPr>
          <w:rFonts w:ascii="Times New Roman" w:hAnsi="Times New Roman"/>
          <w:sz w:val="24"/>
          <w:szCs w:val="24"/>
          <w:lang w:val="en"/>
        </w:rPr>
        <w:t>object oriented</w:t>
      </w:r>
      <w:proofErr w:type="gramEnd"/>
      <w:r w:rsidRPr="00491944">
        <w:rPr>
          <w:rFonts w:ascii="Times New Roman" w:hAnsi="Times New Roman"/>
          <w:sz w:val="24"/>
          <w:szCs w:val="24"/>
          <w:lang w:val="en"/>
        </w:rPr>
        <w:t xml:space="preserve"> programming language this is implemented automatically while writing the code in the form of class and object.</w:t>
      </w:r>
    </w:p>
    <w:p w14:paraId="115A6758" w14:textId="77777777" w:rsidR="004D6EBA" w:rsidRPr="00491944" w:rsidRDefault="004D6EBA" w:rsidP="00491944">
      <w:pPr>
        <w:widowControl w:val="0"/>
        <w:autoSpaceDE w:val="0"/>
        <w:autoSpaceDN w:val="0"/>
        <w:adjustRightInd w:val="0"/>
        <w:spacing w:line="240" w:lineRule="auto"/>
        <w:jc w:val="both"/>
        <w:rPr>
          <w:rFonts w:ascii="Times New Roman" w:hAnsi="Times New Roman"/>
          <w:sz w:val="24"/>
          <w:szCs w:val="24"/>
          <w:lang w:val="en"/>
        </w:rPr>
      </w:pPr>
      <w:r w:rsidRPr="00491944">
        <w:rPr>
          <w:rFonts w:ascii="Times New Roman" w:hAnsi="Times New Roman"/>
          <w:sz w:val="24"/>
          <w:szCs w:val="24"/>
          <w:lang w:val="en"/>
        </w:rPr>
        <w:t>Real life example of Abstraction in C++</w:t>
      </w:r>
    </w:p>
    <w:p w14:paraId="5C86C9AC" w14:textId="0416067C" w:rsidR="004D6EBA" w:rsidRPr="00583052" w:rsidRDefault="00972C73" w:rsidP="00491944">
      <w:pPr>
        <w:widowControl w:val="0"/>
        <w:autoSpaceDE w:val="0"/>
        <w:autoSpaceDN w:val="0"/>
        <w:adjustRightInd w:val="0"/>
        <w:spacing w:line="240" w:lineRule="auto"/>
        <w:jc w:val="center"/>
        <w:rPr>
          <w:rFonts w:ascii="Times New Roman" w:hAnsi="Times New Roman"/>
          <w:sz w:val="28"/>
          <w:szCs w:val="28"/>
          <w:lang w:val="en"/>
        </w:rPr>
      </w:pPr>
      <w:r w:rsidRPr="00583052">
        <w:rPr>
          <w:rFonts w:ascii="Times New Roman" w:hAnsi="Times New Roman"/>
          <w:noProof/>
          <w:sz w:val="28"/>
          <w:szCs w:val="28"/>
          <w:lang w:val="en-IN" w:eastAsia="en-IN"/>
        </w:rPr>
        <w:drawing>
          <wp:inline distT="0" distB="0" distL="0" distR="0" wp14:anchorId="01F1442A" wp14:editId="485F1E31">
            <wp:extent cx="4421505" cy="1610636"/>
            <wp:effectExtent l="19050" t="19050" r="17145" b="2794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37790" cy="1616568"/>
                    </a:xfrm>
                    <a:prstGeom prst="rect">
                      <a:avLst/>
                    </a:prstGeom>
                    <a:noFill/>
                    <a:ln>
                      <a:solidFill>
                        <a:schemeClr val="tx1"/>
                      </a:solidFill>
                    </a:ln>
                  </pic:spPr>
                </pic:pic>
              </a:graphicData>
            </a:graphic>
          </wp:inline>
        </w:drawing>
      </w:r>
    </w:p>
    <w:p w14:paraId="528D5929" w14:textId="7A5F5708" w:rsidR="004D6EBA" w:rsidRPr="00491944" w:rsidRDefault="004D6EBA" w:rsidP="00491944">
      <w:pPr>
        <w:widowControl w:val="0"/>
        <w:autoSpaceDE w:val="0"/>
        <w:autoSpaceDN w:val="0"/>
        <w:adjustRightInd w:val="0"/>
        <w:spacing w:line="240" w:lineRule="auto"/>
        <w:jc w:val="both"/>
        <w:rPr>
          <w:rFonts w:ascii="Times New Roman" w:hAnsi="Times New Roman"/>
          <w:sz w:val="24"/>
          <w:szCs w:val="24"/>
          <w:lang w:val="en"/>
        </w:rPr>
      </w:pPr>
      <w:r w:rsidRPr="00491944">
        <w:rPr>
          <w:rFonts w:ascii="Times New Roman" w:hAnsi="Times New Roman"/>
          <w:sz w:val="24"/>
          <w:szCs w:val="24"/>
          <w:lang w:val="en"/>
        </w:rPr>
        <w:lastRenderedPageBreak/>
        <w:t>Abstraction shows only important things to the user and hides the internal detail</w:t>
      </w:r>
      <w:r w:rsidR="000F1FF5" w:rsidRPr="00491944">
        <w:rPr>
          <w:rFonts w:ascii="Times New Roman" w:hAnsi="Times New Roman"/>
          <w:sz w:val="24"/>
          <w:szCs w:val="24"/>
          <w:lang w:val="en"/>
        </w:rPr>
        <w:t>s for example when we ride a bi</w:t>
      </w:r>
      <w:r w:rsidRPr="00491944">
        <w:rPr>
          <w:rFonts w:ascii="Times New Roman" w:hAnsi="Times New Roman"/>
          <w:sz w:val="24"/>
          <w:szCs w:val="24"/>
          <w:lang w:val="en"/>
        </w:rPr>
        <w:t>k</w:t>
      </w:r>
      <w:r w:rsidR="000F1FF5" w:rsidRPr="00491944">
        <w:rPr>
          <w:rFonts w:ascii="Times New Roman" w:hAnsi="Times New Roman"/>
          <w:sz w:val="24"/>
          <w:szCs w:val="24"/>
          <w:lang w:val="en"/>
        </w:rPr>
        <w:t>e</w:t>
      </w:r>
      <w:r w:rsidRPr="00491944">
        <w:rPr>
          <w:rFonts w:ascii="Times New Roman" w:hAnsi="Times New Roman"/>
          <w:sz w:val="24"/>
          <w:szCs w:val="24"/>
          <w:lang w:val="en"/>
        </w:rPr>
        <w:t xml:space="preserve">, we </w:t>
      </w:r>
      <w:r w:rsidR="000F1FF5" w:rsidRPr="00491944">
        <w:rPr>
          <w:rFonts w:ascii="Times New Roman" w:hAnsi="Times New Roman"/>
          <w:sz w:val="24"/>
          <w:szCs w:val="24"/>
          <w:lang w:val="en"/>
        </w:rPr>
        <w:t>only know about how to ride bike but</w:t>
      </w:r>
      <w:r w:rsidRPr="00491944">
        <w:rPr>
          <w:rFonts w:ascii="Times New Roman" w:hAnsi="Times New Roman"/>
          <w:sz w:val="24"/>
          <w:szCs w:val="24"/>
          <w:lang w:val="en"/>
        </w:rPr>
        <w:t xml:space="preserve"> </w:t>
      </w:r>
      <w:r w:rsidR="000F1FF5" w:rsidRPr="00491944">
        <w:rPr>
          <w:rFonts w:ascii="Times New Roman" w:hAnsi="Times New Roman"/>
          <w:sz w:val="24"/>
          <w:szCs w:val="24"/>
          <w:lang w:val="en"/>
        </w:rPr>
        <w:t>cannot</w:t>
      </w:r>
      <w:r w:rsidRPr="00491944">
        <w:rPr>
          <w:rFonts w:ascii="Times New Roman" w:hAnsi="Times New Roman"/>
          <w:sz w:val="24"/>
          <w:szCs w:val="24"/>
          <w:lang w:val="en"/>
        </w:rPr>
        <w:t xml:space="preserve"> know about how it </w:t>
      </w:r>
      <w:proofErr w:type="gramStart"/>
      <w:r w:rsidR="000F1FF5" w:rsidRPr="00491944">
        <w:rPr>
          <w:rFonts w:ascii="Times New Roman" w:hAnsi="Times New Roman"/>
          <w:sz w:val="24"/>
          <w:szCs w:val="24"/>
          <w:lang w:val="en"/>
        </w:rPr>
        <w:t>work</w:t>
      </w:r>
      <w:proofErr w:type="gramEnd"/>
      <w:r w:rsidR="000F1FF5" w:rsidRPr="00491944">
        <w:rPr>
          <w:rFonts w:ascii="Times New Roman" w:hAnsi="Times New Roman"/>
          <w:sz w:val="24"/>
          <w:szCs w:val="24"/>
          <w:lang w:val="en"/>
        </w:rPr>
        <w:t>?</w:t>
      </w:r>
      <w:r w:rsidRPr="00491944">
        <w:rPr>
          <w:rFonts w:ascii="Times New Roman" w:hAnsi="Times New Roman"/>
          <w:sz w:val="24"/>
          <w:szCs w:val="24"/>
          <w:lang w:val="en"/>
        </w:rPr>
        <w:t xml:space="preserve"> and </w:t>
      </w:r>
      <w:proofErr w:type="gramStart"/>
      <w:r w:rsidRPr="00491944">
        <w:rPr>
          <w:rFonts w:ascii="Times New Roman" w:hAnsi="Times New Roman"/>
          <w:sz w:val="24"/>
          <w:szCs w:val="24"/>
          <w:lang w:val="en"/>
        </w:rPr>
        <w:t>also</w:t>
      </w:r>
      <w:proofErr w:type="gramEnd"/>
      <w:r w:rsidRPr="00491944">
        <w:rPr>
          <w:rFonts w:ascii="Times New Roman" w:hAnsi="Times New Roman"/>
          <w:sz w:val="24"/>
          <w:szCs w:val="24"/>
          <w:lang w:val="en"/>
        </w:rPr>
        <w:t xml:space="preserve"> we do not kno</w:t>
      </w:r>
      <w:r w:rsidR="000F1FF5" w:rsidRPr="00491944">
        <w:rPr>
          <w:rFonts w:ascii="Times New Roman" w:hAnsi="Times New Roman"/>
          <w:sz w:val="24"/>
          <w:szCs w:val="24"/>
          <w:lang w:val="en"/>
        </w:rPr>
        <w:t>w internal functionality of bike</w:t>
      </w:r>
      <w:r w:rsidRPr="00491944">
        <w:rPr>
          <w:rFonts w:ascii="Times New Roman" w:hAnsi="Times New Roman"/>
          <w:sz w:val="24"/>
          <w:szCs w:val="24"/>
          <w:lang w:val="en"/>
        </w:rPr>
        <w:t>.</w:t>
      </w:r>
    </w:p>
    <w:tbl>
      <w:tblPr>
        <w:tblStyle w:val="TableGrid"/>
        <w:tblW w:w="0" w:type="auto"/>
        <w:tblLook w:val="04A0" w:firstRow="1" w:lastRow="0" w:firstColumn="1" w:lastColumn="0" w:noHBand="0" w:noVBand="1"/>
      </w:tblPr>
      <w:tblGrid>
        <w:gridCol w:w="9017"/>
      </w:tblGrid>
      <w:tr w:rsidR="006E0127" w:rsidRPr="00583052" w14:paraId="45855C77" w14:textId="77777777" w:rsidTr="006E0127">
        <w:tc>
          <w:tcPr>
            <w:tcW w:w="9243" w:type="dxa"/>
          </w:tcPr>
          <w:p w14:paraId="13A25D67" w14:textId="77777777" w:rsidR="006E0127" w:rsidRPr="00491944" w:rsidRDefault="006E0127" w:rsidP="006E0127">
            <w:pPr>
              <w:widowControl w:val="0"/>
              <w:autoSpaceDE w:val="0"/>
              <w:autoSpaceDN w:val="0"/>
              <w:adjustRightInd w:val="0"/>
              <w:rPr>
                <w:rFonts w:ascii="Times New Roman" w:hAnsi="Times New Roman"/>
                <w:b/>
                <w:bCs/>
                <w:sz w:val="28"/>
                <w:szCs w:val="28"/>
                <w:lang w:val="en"/>
              </w:rPr>
            </w:pPr>
            <w:r w:rsidRPr="00491944">
              <w:rPr>
                <w:rFonts w:ascii="Times New Roman" w:hAnsi="Times New Roman"/>
                <w:b/>
                <w:bCs/>
                <w:sz w:val="28"/>
                <w:szCs w:val="28"/>
                <w:lang w:val="en"/>
              </w:rPr>
              <w:t>Example of Abstraction in C++</w:t>
            </w:r>
          </w:p>
          <w:p w14:paraId="56E5F449" w14:textId="77777777" w:rsidR="006E0127" w:rsidRPr="00583052" w:rsidRDefault="006E0127" w:rsidP="006E0127">
            <w:pPr>
              <w:widowControl w:val="0"/>
              <w:autoSpaceDE w:val="0"/>
              <w:autoSpaceDN w:val="0"/>
              <w:adjustRightInd w:val="0"/>
              <w:rPr>
                <w:rFonts w:ascii="Times New Roman" w:hAnsi="Times New Roman"/>
                <w:sz w:val="28"/>
                <w:szCs w:val="28"/>
                <w:lang w:val="en"/>
              </w:rPr>
            </w:pPr>
          </w:p>
          <w:p w14:paraId="4417D5C8" w14:textId="253E11FB"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#include&lt;iostream&gt;</w:t>
            </w:r>
          </w:p>
          <w:p w14:paraId="617140FB"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class sum</w:t>
            </w:r>
          </w:p>
          <w:p w14:paraId="50D6C987"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5AFE32E8"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 hidden data from outside world</w:t>
            </w:r>
          </w:p>
          <w:p w14:paraId="64F3D994"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 xml:space="preserve">private: int </w:t>
            </w:r>
            <w:proofErr w:type="spellStart"/>
            <w:proofErr w:type="gramStart"/>
            <w:r w:rsidRPr="00583052">
              <w:rPr>
                <w:rFonts w:ascii="Times New Roman" w:hAnsi="Times New Roman"/>
                <w:sz w:val="28"/>
                <w:szCs w:val="28"/>
                <w:lang w:val="en"/>
              </w:rPr>
              <w:t>a,b</w:t>
            </w:r>
            <w:proofErr w:type="gramEnd"/>
            <w:r w:rsidRPr="00583052">
              <w:rPr>
                <w:rFonts w:ascii="Times New Roman" w:hAnsi="Times New Roman"/>
                <w:sz w:val="28"/>
                <w:szCs w:val="28"/>
                <w:lang w:val="en"/>
              </w:rPr>
              <w:t>,c</w:t>
            </w:r>
            <w:proofErr w:type="spellEnd"/>
            <w:r w:rsidRPr="00583052">
              <w:rPr>
                <w:rFonts w:ascii="Times New Roman" w:hAnsi="Times New Roman"/>
                <w:sz w:val="28"/>
                <w:szCs w:val="28"/>
                <w:lang w:val="en"/>
              </w:rPr>
              <w:t>;</w:t>
            </w:r>
          </w:p>
          <w:p w14:paraId="79EEE0CC" w14:textId="77777777" w:rsidR="006E0127" w:rsidRPr="00583052" w:rsidRDefault="006E0127" w:rsidP="006E0127">
            <w:pPr>
              <w:widowControl w:val="0"/>
              <w:autoSpaceDE w:val="0"/>
              <w:autoSpaceDN w:val="0"/>
              <w:adjustRightInd w:val="0"/>
              <w:rPr>
                <w:rFonts w:ascii="Times New Roman" w:hAnsi="Times New Roman"/>
                <w:sz w:val="28"/>
                <w:szCs w:val="28"/>
                <w:lang w:val="en"/>
              </w:rPr>
            </w:pPr>
          </w:p>
          <w:p w14:paraId="5C32F0BD"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public:</w:t>
            </w:r>
          </w:p>
          <w:p w14:paraId="294A5B9A"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 xml:space="preserve">void </w:t>
            </w:r>
            <w:r w:rsidR="009F318E" w:rsidRPr="00583052">
              <w:rPr>
                <w:rFonts w:ascii="Times New Roman" w:hAnsi="Times New Roman"/>
                <w:sz w:val="28"/>
                <w:szCs w:val="28"/>
                <w:lang w:val="en"/>
              </w:rPr>
              <w:t>add (</w:t>
            </w:r>
            <w:r w:rsidRPr="00583052">
              <w:rPr>
                <w:rFonts w:ascii="Times New Roman" w:hAnsi="Times New Roman"/>
                <w:sz w:val="28"/>
                <w:szCs w:val="28"/>
                <w:lang w:val="en"/>
              </w:rPr>
              <w:t>)</w:t>
            </w:r>
          </w:p>
          <w:p w14:paraId="24A8EDBA"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7FB4B6AF" w14:textId="77777777" w:rsidR="006E0127" w:rsidRPr="00583052" w:rsidRDefault="009F318E" w:rsidP="006E0127">
            <w:pPr>
              <w:widowControl w:val="0"/>
              <w:autoSpaceDE w:val="0"/>
              <w:autoSpaceDN w:val="0"/>
              <w:adjustRightInd w:val="0"/>
              <w:rPr>
                <w:rFonts w:ascii="Times New Roman" w:hAnsi="Times New Roman"/>
                <w:sz w:val="28"/>
                <w:szCs w:val="28"/>
                <w:lang w:val="en"/>
              </w:rPr>
            </w:pPr>
            <w:proofErr w:type="spellStart"/>
            <w:r w:rsidRPr="00583052">
              <w:rPr>
                <w:rFonts w:ascii="Times New Roman" w:hAnsi="Times New Roman"/>
                <w:sz w:val="28"/>
                <w:szCs w:val="28"/>
                <w:lang w:val="en"/>
              </w:rPr>
              <w:t>clrscr</w:t>
            </w:r>
            <w:proofErr w:type="spellEnd"/>
            <w:r w:rsidRPr="00583052">
              <w:rPr>
                <w:rFonts w:ascii="Times New Roman" w:hAnsi="Times New Roman"/>
                <w:sz w:val="28"/>
                <w:szCs w:val="28"/>
                <w:lang w:val="en"/>
              </w:rPr>
              <w:t xml:space="preserve"> (</w:t>
            </w:r>
            <w:r w:rsidR="006E0127" w:rsidRPr="00583052">
              <w:rPr>
                <w:rFonts w:ascii="Times New Roman" w:hAnsi="Times New Roman"/>
                <w:sz w:val="28"/>
                <w:szCs w:val="28"/>
                <w:lang w:val="en"/>
              </w:rPr>
              <w:t>);</w:t>
            </w:r>
          </w:p>
          <w:p w14:paraId="52D147AB" w14:textId="77777777" w:rsidR="006E0127" w:rsidRPr="00583052" w:rsidRDefault="006E0127" w:rsidP="006E0127">
            <w:pPr>
              <w:widowControl w:val="0"/>
              <w:autoSpaceDE w:val="0"/>
              <w:autoSpaceDN w:val="0"/>
              <w:adjustRightInd w:val="0"/>
              <w:rPr>
                <w:rFonts w:ascii="Times New Roman" w:hAnsi="Times New Roman"/>
                <w:sz w:val="28"/>
                <w:szCs w:val="28"/>
                <w:lang w:val="en"/>
              </w:rPr>
            </w:pPr>
            <w:proofErr w:type="spellStart"/>
            <w:r w:rsidRPr="00583052">
              <w:rPr>
                <w:rFonts w:ascii="Times New Roman" w:hAnsi="Times New Roman"/>
                <w:sz w:val="28"/>
                <w:szCs w:val="28"/>
                <w:lang w:val="en"/>
              </w:rPr>
              <w:t>cout</w:t>
            </w:r>
            <w:proofErr w:type="spellEnd"/>
            <w:r w:rsidRPr="00583052">
              <w:rPr>
                <w:rFonts w:ascii="Times New Roman" w:hAnsi="Times New Roman"/>
                <w:sz w:val="28"/>
                <w:szCs w:val="28"/>
                <w:lang w:val="en"/>
              </w:rPr>
              <w:t>&lt;&lt;"Enter any two numbers: ";</w:t>
            </w:r>
          </w:p>
          <w:p w14:paraId="41B73AC5" w14:textId="77777777" w:rsidR="006E0127" w:rsidRPr="00583052" w:rsidRDefault="006E0127" w:rsidP="006E0127">
            <w:pPr>
              <w:widowControl w:val="0"/>
              <w:autoSpaceDE w:val="0"/>
              <w:autoSpaceDN w:val="0"/>
              <w:adjustRightInd w:val="0"/>
              <w:rPr>
                <w:rFonts w:ascii="Times New Roman" w:hAnsi="Times New Roman"/>
                <w:sz w:val="28"/>
                <w:szCs w:val="28"/>
                <w:lang w:val="en"/>
              </w:rPr>
            </w:pPr>
            <w:proofErr w:type="spellStart"/>
            <w:r w:rsidRPr="00583052">
              <w:rPr>
                <w:rFonts w:ascii="Times New Roman" w:hAnsi="Times New Roman"/>
                <w:sz w:val="28"/>
                <w:szCs w:val="28"/>
                <w:lang w:val="en"/>
              </w:rPr>
              <w:t>cin</w:t>
            </w:r>
            <w:proofErr w:type="spellEnd"/>
            <w:r w:rsidRPr="00583052">
              <w:rPr>
                <w:rFonts w:ascii="Times New Roman" w:hAnsi="Times New Roman"/>
                <w:sz w:val="28"/>
                <w:szCs w:val="28"/>
                <w:lang w:val="en"/>
              </w:rPr>
              <w:t>&gt;&gt;a&gt;&gt;b;</w:t>
            </w:r>
          </w:p>
          <w:p w14:paraId="2D5674A1"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c=</w:t>
            </w:r>
            <w:proofErr w:type="spellStart"/>
            <w:r w:rsidRPr="00583052">
              <w:rPr>
                <w:rFonts w:ascii="Times New Roman" w:hAnsi="Times New Roman"/>
                <w:sz w:val="28"/>
                <w:szCs w:val="28"/>
                <w:lang w:val="en"/>
              </w:rPr>
              <w:t>a+b</w:t>
            </w:r>
            <w:proofErr w:type="spellEnd"/>
            <w:r w:rsidRPr="00583052">
              <w:rPr>
                <w:rFonts w:ascii="Times New Roman" w:hAnsi="Times New Roman"/>
                <w:sz w:val="28"/>
                <w:szCs w:val="28"/>
                <w:lang w:val="en"/>
              </w:rPr>
              <w:t>;</w:t>
            </w:r>
          </w:p>
          <w:p w14:paraId="68C50EE4" w14:textId="77777777" w:rsidR="006E0127" w:rsidRPr="00583052" w:rsidRDefault="006E0127" w:rsidP="006E0127">
            <w:pPr>
              <w:widowControl w:val="0"/>
              <w:autoSpaceDE w:val="0"/>
              <w:autoSpaceDN w:val="0"/>
              <w:adjustRightInd w:val="0"/>
              <w:rPr>
                <w:rFonts w:ascii="Times New Roman" w:hAnsi="Times New Roman"/>
                <w:sz w:val="28"/>
                <w:szCs w:val="28"/>
                <w:lang w:val="en"/>
              </w:rPr>
            </w:pPr>
            <w:proofErr w:type="spellStart"/>
            <w:r w:rsidRPr="00583052">
              <w:rPr>
                <w:rFonts w:ascii="Times New Roman" w:hAnsi="Times New Roman"/>
                <w:sz w:val="28"/>
                <w:szCs w:val="28"/>
                <w:lang w:val="en"/>
              </w:rPr>
              <w:t>cout</w:t>
            </w:r>
            <w:proofErr w:type="spellEnd"/>
            <w:r w:rsidRPr="00583052">
              <w:rPr>
                <w:rFonts w:ascii="Times New Roman" w:hAnsi="Times New Roman"/>
                <w:sz w:val="28"/>
                <w:szCs w:val="28"/>
                <w:lang w:val="en"/>
              </w:rPr>
              <w:t>&lt;&lt;"Sum: "&lt;&lt;c;</w:t>
            </w:r>
          </w:p>
          <w:p w14:paraId="6AD928D4"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28002B5A"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298BE98C"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 xml:space="preserve">void </w:t>
            </w:r>
            <w:r w:rsidR="009F318E" w:rsidRPr="00583052">
              <w:rPr>
                <w:rFonts w:ascii="Times New Roman" w:hAnsi="Times New Roman"/>
                <w:sz w:val="28"/>
                <w:szCs w:val="28"/>
                <w:lang w:val="en"/>
              </w:rPr>
              <w:t>main (</w:t>
            </w:r>
            <w:r w:rsidRPr="00583052">
              <w:rPr>
                <w:rFonts w:ascii="Times New Roman" w:hAnsi="Times New Roman"/>
                <w:sz w:val="28"/>
                <w:szCs w:val="28"/>
                <w:lang w:val="en"/>
              </w:rPr>
              <w:t>)</w:t>
            </w:r>
          </w:p>
          <w:p w14:paraId="778B6F21"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3B334BEF"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sum s;</w:t>
            </w:r>
          </w:p>
          <w:p w14:paraId="39F4EEE9" w14:textId="77777777" w:rsidR="006E0127" w:rsidRPr="00583052" w:rsidRDefault="006E0127" w:rsidP="006E0127">
            <w:pPr>
              <w:widowControl w:val="0"/>
              <w:autoSpaceDE w:val="0"/>
              <w:autoSpaceDN w:val="0"/>
              <w:adjustRightInd w:val="0"/>
              <w:rPr>
                <w:rFonts w:ascii="Times New Roman" w:hAnsi="Times New Roman"/>
                <w:sz w:val="28"/>
                <w:szCs w:val="28"/>
                <w:lang w:val="en"/>
              </w:rPr>
            </w:pPr>
            <w:proofErr w:type="spellStart"/>
            <w:proofErr w:type="gramStart"/>
            <w:r w:rsidRPr="00583052">
              <w:rPr>
                <w:rFonts w:ascii="Times New Roman" w:hAnsi="Times New Roman"/>
                <w:sz w:val="28"/>
                <w:szCs w:val="28"/>
                <w:lang w:val="en"/>
              </w:rPr>
              <w:t>s.add</w:t>
            </w:r>
            <w:proofErr w:type="spellEnd"/>
            <w:r w:rsidRPr="00583052">
              <w:rPr>
                <w:rFonts w:ascii="Times New Roman" w:hAnsi="Times New Roman"/>
                <w:sz w:val="28"/>
                <w:szCs w:val="28"/>
                <w:lang w:val="en"/>
              </w:rPr>
              <w:t>(</w:t>
            </w:r>
            <w:proofErr w:type="gramEnd"/>
            <w:r w:rsidRPr="00583052">
              <w:rPr>
                <w:rFonts w:ascii="Times New Roman" w:hAnsi="Times New Roman"/>
                <w:sz w:val="28"/>
                <w:szCs w:val="28"/>
                <w:lang w:val="en"/>
              </w:rPr>
              <w:t>);</w:t>
            </w:r>
          </w:p>
          <w:p w14:paraId="76B979B2"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447E8A1D" w14:textId="77777777" w:rsidR="006E0127" w:rsidRPr="00583052" w:rsidRDefault="006E0127">
            <w:pPr>
              <w:widowControl w:val="0"/>
              <w:autoSpaceDE w:val="0"/>
              <w:autoSpaceDN w:val="0"/>
              <w:adjustRightInd w:val="0"/>
              <w:rPr>
                <w:rFonts w:ascii="Times New Roman" w:hAnsi="Times New Roman"/>
                <w:sz w:val="28"/>
                <w:szCs w:val="28"/>
                <w:lang w:val="en"/>
              </w:rPr>
            </w:pPr>
          </w:p>
        </w:tc>
      </w:tr>
    </w:tbl>
    <w:p w14:paraId="34235871" w14:textId="59448274" w:rsidR="004D6EBA" w:rsidRPr="002E624F" w:rsidRDefault="004D6EBA">
      <w:pPr>
        <w:widowControl w:val="0"/>
        <w:autoSpaceDE w:val="0"/>
        <w:autoSpaceDN w:val="0"/>
        <w:adjustRightInd w:val="0"/>
        <w:spacing w:line="240" w:lineRule="auto"/>
        <w:rPr>
          <w:rFonts w:ascii="Times New Roman" w:hAnsi="Times New Roman"/>
          <w:b/>
          <w:bCs/>
          <w:sz w:val="24"/>
          <w:szCs w:val="24"/>
          <w:lang w:val="en"/>
        </w:rPr>
      </w:pPr>
      <w:r w:rsidRPr="002E624F">
        <w:rPr>
          <w:rFonts w:ascii="Times New Roman" w:hAnsi="Times New Roman"/>
          <w:b/>
          <w:bCs/>
          <w:sz w:val="24"/>
          <w:szCs w:val="24"/>
          <w:lang w:val="en"/>
        </w:rPr>
        <w:t>Output</w:t>
      </w:r>
      <w:r w:rsidR="00491944" w:rsidRPr="002E624F">
        <w:rPr>
          <w:rFonts w:ascii="Times New Roman" w:hAnsi="Times New Roman"/>
          <w:b/>
          <w:bCs/>
          <w:sz w:val="24"/>
          <w:szCs w:val="24"/>
          <w:lang w:val="en"/>
        </w:rPr>
        <w:t>:</w:t>
      </w:r>
    </w:p>
    <w:p w14:paraId="0EFBACED"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 xml:space="preserve">Enter any two number: </w:t>
      </w:r>
    </w:p>
    <w:p w14:paraId="6825CBC6"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4</w:t>
      </w:r>
    </w:p>
    <w:p w14:paraId="0D07564E"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5</w:t>
      </w:r>
    </w:p>
    <w:p w14:paraId="62A6C6F7" w14:textId="344D85CA"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Sum: 9</w:t>
      </w:r>
    </w:p>
    <w:p w14:paraId="332BCAF9"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Note: Data abstraction can be used to provide security for the data from the unauthorized methods.</w:t>
      </w:r>
    </w:p>
    <w:p w14:paraId="321672BF" w14:textId="77777777" w:rsidR="004D6EBA" w:rsidRPr="002E624F" w:rsidRDefault="004D6EBA" w:rsidP="002E624F">
      <w:pPr>
        <w:pStyle w:val="Heading1"/>
        <w:jc w:val="left"/>
        <w:rPr>
          <w:rFonts w:ascii="Times New Roman" w:hAnsi="Times New Roman"/>
          <w:b/>
          <w:sz w:val="24"/>
          <w:szCs w:val="24"/>
          <w:lang w:val="en"/>
        </w:rPr>
      </w:pPr>
      <w:r w:rsidRPr="002E624F">
        <w:rPr>
          <w:rFonts w:ascii="Times New Roman" w:hAnsi="Times New Roman"/>
          <w:b/>
          <w:sz w:val="24"/>
          <w:szCs w:val="24"/>
          <w:lang w:val="en"/>
        </w:rPr>
        <w:t>Exception Handling in C++</w:t>
      </w:r>
      <w:r w:rsidR="000322CA" w:rsidRPr="002E624F">
        <w:rPr>
          <w:rFonts w:ascii="Times New Roman" w:hAnsi="Times New Roman"/>
          <w:b/>
          <w:sz w:val="24"/>
          <w:szCs w:val="24"/>
          <w:lang w:val="en"/>
        </w:rPr>
        <w:t>:</w:t>
      </w:r>
    </w:p>
    <w:p w14:paraId="223CDD62" w14:textId="77777777" w:rsidR="004D6EBA" w:rsidRPr="002E624F" w:rsidRDefault="004D6EBA" w:rsidP="002E624F">
      <w:pPr>
        <w:widowControl w:val="0"/>
        <w:autoSpaceDE w:val="0"/>
        <w:autoSpaceDN w:val="0"/>
        <w:adjustRightInd w:val="0"/>
        <w:spacing w:line="240" w:lineRule="auto"/>
        <w:jc w:val="both"/>
        <w:rPr>
          <w:rFonts w:ascii="Times New Roman" w:hAnsi="Times New Roman"/>
          <w:sz w:val="24"/>
          <w:szCs w:val="24"/>
          <w:lang w:val="en"/>
        </w:rPr>
      </w:pPr>
      <w:r w:rsidRPr="002E624F">
        <w:rPr>
          <w:rFonts w:ascii="Times New Roman" w:hAnsi="Times New Roman"/>
          <w:sz w:val="24"/>
          <w:szCs w:val="24"/>
          <w:lang w:val="en"/>
        </w:rPr>
        <w:t xml:space="preserve">The process of converting system error messages into user friendly error message is known as Exception handling. This is one of the powerful </w:t>
      </w:r>
      <w:proofErr w:type="gramStart"/>
      <w:r w:rsidRPr="002E624F">
        <w:rPr>
          <w:rFonts w:ascii="Times New Roman" w:hAnsi="Times New Roman"/>
          <w:sz w:val="24"/>
          <w:szCs w:val="24"/>
          <w:lang w:val="en"/>
        </w:rPr>
        <w:t>feature</w:t>
      </w:r>
      <w:proofErr w:type="gramEnd"/>
      <w:r w:rsidRPr="002E624F">
        <w:rPr>
          <w:rFonts w:ascii="Times New Roman" w:hAnsi="Times New Roman"/>
          <w:sz w:val="24"/>
          <w:szCs w:val="24"/>
          <w:lang w:val="en"/>
        </w:rPr>
        <w:t xml:space="preserve"> of C++ to handle run time error and maintain normal flow of C++ application.</w:t>
      </w:r>
    </w:p>
    <w:p w14:paraId="1405C3D5" w14:textId="77777777" w:rsidR="004D6EBA" w:rsidRPr="002E624F" w:rsidRDefault="004D6EBA">
      <w:pPr>
        <w:widowControl w:val="0"/>
        <w:autoSpaceDE w:val="0"/>
        <w:autoSpaceDN w:val="0"/>
        <w:adjustRightInd w:val="0"/>
        <w:spacing w:line="240" w:lineRule="auto"/>
        <w:rPr>
          <w:rFonts w:ascii="Times New Roman" w:hAnsi="Times New Roman"/>
          <w:b/>
          <w:sz w:val="28"/>
          <w:szCs w:val="28"/>
          <w:lang w:val="en"/>
        </w:rPr>
      </w:pPr>
      <w:r w:rsidRPr="002E624F">
        <w:rPr>
          <w:rFonts w:ascii="Times New Roman" w:hAnsi="Times New Roman"/>
          <w:b/>
          <w:sz w:val="28"/>
          <w:szCs w:val="28"/>
          <w:lang w:val="en"/>
        </w:rPr>
        <w:lastRenderedPageBreak/>
        <w:t>Exception</w:t>
      </w:r>
      <w:r w:rsidR="000322CA" w:rsidRPr="002E624F">
        <w:rPr>
          <w:rFonts w:ascii="Times New Roman" w:hAnsi="Times New Roman"/>
          <w:b/>
          <w:sz w:val="28"/>
          <w:szCs w:val="28"/>
          <w:lang w:val="en"/>
        </w:rPr>
        <w:t>:</w:t>
      </w:r>
    </w:p>
    <w:p w14:paraId="3C3683F1"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An exception is an event, which occurs during the execution of a program, that disrupts the normal flow of the program's Instructions.</w:t>
      </w:r>
    </w:p>
    <w:p w14:paraId="12708BEC" w14:textId="77777777" w:rsidR="004D6EBA" w:rsidRPr="002E624F" w:rsidRDefault="004D6EBA">
      <w:pPr>
        <w:widowControl w:val="0"/>
        <w:autoSpaceDE w:val="0"/>
        <w:autoSpaceDN w:val="0"/>
        <w:adjustRightInd w:val="0"/>
        <w:spacing w:line="240" w:lineRule="auto"/>
        <w:rPr>
          <w:rFonts w:ascii="Times New Roman" w:hAnsi="Times New Roman"/>
          <w:b/>
          <w:sz w:val="24"/>
          <w:szCs w:val="24"/>
          <w:lang w:val="en"/>
        </w:rPr>
      </w:pPr>
      <w:r w:rsidRPr="002E624F">
        <w:rPr>
          <w:rFonts w:ascii="Times New Roman" w:hAnsi="Times New Roman"/>
          <w:b/>
          <w:sz w:val="24"/>
          <w:szCs w:val="24"/>
          <w:lang w:val="en"/>
        </w:rPr>
        <w:t>Handling the Exception</w:t>
      </w:r>
      <w:r w:rsidR="000322CA" w:rsidRPr="002E624F">
        <w:rPr>
          <w:rFonts w:ascii="Times New Roman" w:hAnsi="Times New Roman"/>
          <w:b/>
          <w:sz w:val="24"/>
          <w:szCs w:val="24"/>
          <w:lang w:val="en"/>
        </w:rPr>
        <w:t>:</w:t>
      </w:r>
    </w:p>
    <w:p w14:paraId="02B48846" w14:textId="77777777" w:rsidR="004D6EBA" w:rsidRPr="002E624F" w:rsidRDefault="004D6EBA" w:rsidP="002E624F">
      <w:pPr>
        <w:widowControl w:val="0"/>
        <w:autoSpaceDE w:val="0"/>
        <w:autoSpaceDN w:val="0"/>
        <w:adjustRightInd w:val="0"/>
        <w:spacing w:line="240" w:lineRule="auto"/>
        <w:jc w:val="both"/>
        <w:rPr>
          <w:rFonts w:ascii="Times New Roman" w:hAnsi="Times New Roman"/>
          <w:sz w:val="24"/>
          <w:szCs w:val="24"/>
          <w:lang w:val="en"/>
        </w:rPr>
      </w:pPr>
      <w:r w:rsidRPr="002E624F">
        <w:rPr>
          <w:rFonts w:ascii="Times New Roman" w:hAnsi="Times New Roman"/>
          <w:sz w:val="24"/>
          <w:szCs w:val="24"/>
          <w:lang w:val="en"/>
        </w:rPr>
        <w:t>Handling the exception is nothing but converting system error message into user friendly error message. Use Three keywords for Handling the Exception in C++ Language, they are;</w:t>
      </w:r>
    </w:p>
    <w:p w14:paraId="62DC86FF" w14:textId="613A648E" w:rsidR="004D6EBA" w:rsidRPr="002E624F" w:rsidRDefault="004D6EBA" w:rsidP="002E624F">
      <w:pPr>
        <w:pStyle w:val="ListParagraph"/>
        <w:widowControl w:val="0"/>
        <w:numPr>
          <w:ilvl w:val="0"/>
          <w:numId w:val="22"/>
        </w:numPr>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try</w:t>
      </w:r>
    </w:p>
    <w:p w14:paraId="4133CCDD" w14:textId="0CE604A2" w:rsidR="004D6EBA" w:rsidRPr="002E624F" w:rsidRDefault="004D6EBA" w:rsidP="002E624F">
      <w:pPr>
        <w:pStyle w:val="ListParagraph"/>
        <w:widowControl w:val="0"/>
        <w:numPr>
          <w:ilvl w:val="0"/>
          <w:numId w:val="22"/>
        </w:numPr>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catch</w:t>
      </w:r>
    </w:p>
    <w:p w14:paraId="5FEAA577" w14:textId="77777777" w:rsidR="002E624F" w:rsidRDefault="004D6EBA" w:rsidP="002E624F">
      <w:pPr>
        <w:pStyle w:val="ListParagraph"/>
        <w:widowControl w:val="0"/>
        <w:numPr>
          <w:ilvl w:val="0"/>
          <w:numId w:val="22"/>
        </w:numPr>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throw</w:t>
      </w:r>
    </w:p>
    <w:p w14:paraId="773A6758" w14:textId="3F73FE2C" w:rsidR="000322CA" w:rsidRPr="002E624F" w:rsidRDefault="004D6EBA" w:rsidP="002E624F">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b/>
          <w:sz w:val="24"/>
          <w:szCs w:val="24"/>
          <w:lang w:val="en"/>
        </w:rPr>
        <w:t>Syntax for handling the exception</w:t>
      </w:r>
      <w:r w:rsidR="000322CA" w:rsidRPr="002E624F">
        <w:rPr>
          <w:rFonts w:ascii="Times New Roman" w:hAnsi="Times New Roman"/>
          <w:b/>
          <w:sz w:val="24"/>
          <w:szCs w:val="24"/>
          <w:lang w:val="en"/>
        </w:rPr>
        <w:t>:</w:t>
      </w:r>
    </w:p>
    <w:p w14:paraId="169B9B79" w14:textId="77777777" w:rsidR="004D6EBA" w:rsidRPr="002E624F" w:rsidRDefault="004D6EBA">
      <w:pPr>
        <w:widowControl w:val="0"/>
        <w:autoSpaceDE w:val="0"/>
        <w:autoSpaceDN w:val="0"/>
        <w:adjustRightInd w:val="0"/>
        <w:spacing w:line="240" w:lineRule="auto"/>
        <w:rPr>
          <w:rFonts w:ascii="Times New Roman" w:hAnsi="Times New Roman"/>
          <w:b/>
          <w:sz w:val="24"/>
          <w:szCs w:val="24"/>
          <w:lang w:val="en"/>
        </w:rPr>
      </w:pPr>
      <w:r w:rsidRPr="002E624F">
        <w:rPr>
          <w:rFonts w:ascii="Times New Roman" w:hAnsi="Times New Roman"/>
          <w:sz w:val="24"/>
          <w:szCs w:val="24"/>
          <w:lang w:val="en"/>
        </w:rPr>
        <w:t>Example of Exception Handling in C++</w:t>
      </w:r>
    </w:p>
    <w:p w14:paraId="6AA83836"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try</w:t>
      </w:r>
    </w:p>
    <w:p w14:paraId="528165DA"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w:t>
      </w:r>
    </w:p>
    <w:p w14:paraId="492D4E29"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 xml:space="preserve">   // causes executions code</w:t>
      </w:r>
    </w:p>
    <w:p w14:paraId="6A1C5F4C"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w:t>
      </w:r>
    </w:p>
    <w:p w14:paraId="5D80CFBB"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proofErr w:type="gramStart"/>
      <w:r w:rsidRPr="002E624F">
        <w:rPr>
          <w:rFonts w:ascii="Times New Roman" w:hAnsi="Times New Roman"/>
          <w:sz w:val="24"/>
          <w:szCs w:val="24"/>
          <w:lang w:val="en"/>
        </w:rPr>
        <w:t xml:space="preserve">catch( </w:t>
      </w:r>
      <w:proofErr w:type="spellStart"/>
      <w:r w:rsidRPr="002E624F">
        <w:rPr>
          <w:rFonts w:ascii="Times New Roman" w:hAnsi="Times New Roman"/>
          <w:sz w:val="24"/>
          <w:szCs w:val="24"/>
          <w:lang w:val="en"/>
        </w:rPr>
        <w:t>ExceptionName</w:t>
      </w:r>
      <w:proofErr w:type="spellEnd"/>
      <w:proofErr w:type="gramEnd"/>
      <w:r w:rsidRPr="002E624F">
        <w:rPr>
          <w:rFonts w:ascii="Times New Roman" w:hAnsi="Times New Roman"/>
          <w:sz w:val="24"/>
          <w:szCs w:val="24"/>
          <w:lang w:val="en"/>
        </w:rPr>
        <w:t xml:space="preserve"> e</w:t>
      </w:r>
      <w:proofErr w:type="gramStart"/>
      <w:r w:rsidRPr="002E624F">
        <w:rPr>
          <w:rFonts w:ascii="Times New Roman" w:hAnsi="Times New Roman"/>
          <w:sz w:val="24"/>
          <w:szCs w:val="24"/>
          <w:lang w:val="en"/>
        </w:rPr>
        <w:t>1 )</w:t>
      </w:r>
      <w:proofErr w:type="gramEnd"/>
    </w:p>
    <w:p w14:paraId="31AE3311"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w:t>
      </w:r>
    </w:p>
    <w:p w14:paraId="02E9EFDE"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 xml:space="preserve">   // catch block</w:t>
      </w:r>
    </w:p>
    <w:p w14:paraId="63A3BF35"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w:t>
      </w:r>
    </w:p>
    <w:p w14:paraId="1BEB50DD"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proofErr w:type="gramStart"/>
      <w:r w:rsidRPr="002E624F">
        <w:rPr>
          <w:rFonts w:ascii="Times New Roman" w:hAnsi="Times New Roman"/>
          <w:sz w:val="24"/>
          <w:szCs w:val="24"/>
          <w:lang w:val="en"/>
        </w:rPr>
        <w:t xml:space="preserve">catch( </w:t>
      </w:r>
      <w:proofErr w:type="spellStart"/>
      <w:r w:rsidRPr="002E624F">
        <w:rPr>
          <w:rFonts w:ascii="Times New Roman" w:hAnsi="Times New Roman"/>
          <w:sz w:val="24"/>
          <w:szCs w:val="24"/>
          <w:lang w:val="en"/>
        </w:rPr>
        <w:t>ExceptionName</w:t>
      </w:r>
      <w:proofErr w:type="spellEnd"/>
      <w:proofErr w:type="gramEnd"/>
      <w:r w:rsidRPr="002E624F">
        <w:rPr>
          <w:rFonts w:ascii="Times New Roman" w:hAnsi="Times New Roman"/>
          <w:sz w:val="24"/>
          <w:szCs w:val="24"/>
          <w:lang w:val="en"/>
        </w:rPr>
        <w:t xml:space="preserve"> e</w:t>
      </w:r>
      <w:proofErr w:type="gramStart"/>
      <w:r w:rsidRPr="002E624F">
        <w:rPr>
          <w:rFonts w:ascii="Times New Roman" w:hAnsi="Times New Roman"/>
          <w:sz w:val="24"/>
          <w:szCs w:val="24"/>
          <w:lang w:val="en"/>
        </w:rPr>
        <w:t>2 )</w:t>
      </w:r>
      <w:proofErr w:type="gramEnd"/>
    </w:p>
    <w:p w14:paraId="2D89FB63"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w:t>
      </w:r>
    </w:p>
    <w:p w14:paraId="217DDB49"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 xml:space="preserve">   // catch block</w:t>
      </w:r>
    </w:p>
    <w:p w14:paraId="74523C95"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w:t>
      </w:r>
    </w:p>
    <w:p w14:paraId="11EB21C2"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proofErr w:type="gramStart"/>
      <w:r w:rsidRPr="002E624F">
        <w:rPr>
          <w:rFonts w:ascii="Times New Roman" w:hAnsi="Times New Roman"/>
          <w:sz w:val="24"/>
          <w:szCs w:val="24"/>
          <w:lang w:val="en"/>
        </w:rPr>
        <w:t xml:space="preserve">catch( </w:t>
      </w:r>
      <w:proofErr w:type="spellStart"/>
      <w:r w:rsidRPr="002E624F">
        <w:rPr>
          <w:rFonts w:ascii="Times New Roman" w:hAnsi="Times New Roman"/>
          <w:sz w:val="24"/>
          <w:szCs w:val="24"/>
          <w:lang w:val="en"/>
        </w:rPr>
        <w:t>ExceptionName</w:t>
      </w:r>
      <w:proofErr w:type="spellEnd"/>
      <w:proofErr w:type="gramEnd"/>
      <w:r w:rsidRPr="002E624F">
        <w:rPr>
          <w:rFonts w:ascii="Times New Roman" w:hAnsi="Times New Roman"/>
          <w:sz w:val="24"/>
          <w:szCs w:val="24"/>
          <w:lang w:val="en"/>
        </w:rPr>
        <w:t xml:space="preserve"> </w:t>
      </w:r>
      <w:proofErr w:type="spellStart"/>
      <w:proofErr w:type="gramStart"/>
      <w:r w:rsidRPr="002E624F">
        <w:rPr>
          <w:rFonts w:ascii="Times New Roman" w:hAnsi="Times New Roman"/>
          <w:sz w:val="24"/>
          <w:szCs w:val="24"/>
          <w:lang w:val="en"/>
        </w:rPr>
        <w:t>eN</w:t>
      </w:r>
      <w:proofErr w:type="spellEnd"/>
      <w:r w:rsidRPr="002E624F">
        <w:rPr>
          <w:rFonts w:ascii="Times New Roman" w:hAnsi="Times New Roman"/>
          <w:sz w:val="24"/>
          <w:szCs w:val="24"/>
          <w:lang w:val="en"/>
        </w:rPr>
        <w:t xml:space="preserve"> )</w:t>
      </w:r>
      <w:proofErr w:type="gramEnd"/>
    </w:p>
    <w:p w14:paraId="047ACC3F"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w:t>
      </w:r>
    </w:p>
    <w:p w14:paraId="75FA4C46"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 xml:space="preserve">   // catch block</w:t>
      </w:r>
    </w:p>
    <w:p w14:paraId="1E4D0CE6" w14:textId="77777777" w:rsidR="00811B8B"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w:t>
      </w:r>
    </w:p>
    <w:p w14:paraId="0CF48396"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b/>
          <w:sz w:val="24"/>
          <w:szCs w:val="24"/>
          <w:lang w:val="en"/>
        </w:rPr>
        <w:t>Try Block</w:t>
      </w:r>
      <w:r w:rsidR="000322CA" w:rsidRPr="002E624F">
        <w:rPr>
          <w:rFonts w:ascii="Times New Roman" w:hAnsi="Times New Roman"/>
          <w:b/>
          <w:sz w:val="24"/>
          <w:szCs w:val="24"/>
          <w:lang w:val="en"/>
        </w:rPr>
        <w:t>:</w:t>
      </w:r>
    </w:p>
    <w:p w14:paraId="1B68D588" w14:textId="77777777" w:rsidR="004D6EBA" w:rsidRPr="002E624F" w:rsidRDefault="004D6EBA" w:rsidP="002E624F">
      <w:pPr>
        <w:widowControl w:val="0"/>
        <w:autoSpaceDE w:val="0"/>
        <w:autoSpaceDN w:val="0"/>
        <w:adjustRightInd w:val="0"/>
        <w:spacing w:line="240" w:lineRule="auto"/>
        <w:jc w:val="both"/>
        <w:rPr>
          <w:rFonts w:ascii="Times New Roman" w:hAnsi="Times New Roman"/>
          <w:sz w:val="24"/>
          <w:szCs w:val="24"/>
          <w:lang w:val="en"/>
        </w:rPr>
      </w:pPr>
      <w:r w:rsidRPr="002E624F">
        <w:rPr>
          <w:rFonts w:ascii="Times New Roman" w:hAnsi="Times New Roman"/>
          <w:sz w:val="24"/>
          <w:szCs w:val="24"/>
          <w:lang w:val="en"/>
        </w:rPr>
        <w:t xml:space="preserve">It is one of the </w:t>
      </w:r>
      <w:proofErr w:type="gramStart"/>
      <w:r w:rsidRPr="002E624F">
        <w:rPr>
          <w:rFonts w:ascii="Times New Roman" w:hAnsi="Times New Roman"/>
          <w:sz w:val="24"/>
          <w:szCs w:val="24"/>
          <w:lang w:val="en"/>
        </w:rPr>
        <w:t>block</w:t>
      </w:r>
      <w:proofErr w:type="gramEnd"/>
      <w:r w:rsidRPr="002E624F">
        <w:rPr>
          <w:rFonts w:ascii="Times New Roman" w:hAnsi="Times New Roman"/>
          <w:sz w:val="24"/>
          <w:szCs w:val="24"/>
          <w:lang w:val="en"/>
        </w:rPr>
        <w:t xml:space="preserve"> in which we write the block of statements which causes executions at run time in other words try block always contains problematic statements.</w:t>
      </w:r>
    </w:p>
    <w:p w14:paraId="1F3BAAFD" w14:textId="77777777" w:rsidR="002E624F" w:rsidRDefault="002E624F">
      <w:pPr>
        <w:widowControl w:val="0"/>
        <w:autoSpaceDE w:val="0"/>
        <w:autoSpaceDN w:val="0"/>
        <w:adjustRightInd w:val="0"/>
        <w:spacing w:line="240" w:lineRule="auto"/>
        <w:rPr>
          <w:rFonts w:ascii="Times New Roman" w:hAnsi="Times New Roman"/>
          <w:b/>
          <w:sz w:val="24"/>
          <w:szCs w:val="24"/>
          <w:lang w:val="en"/>
        </w:rPr>
      </w:pPr>
    </w:p>
    <w:p w14:paraId="1FD47330" w14:textId="7689CAF2"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b/>
          <w:sz w:val="24"/>
          <w:szCs w:val="24"/>
          <w:lang w:val="en"/>
        </w:rPr>
        <w:lastRenderedPageBreak/>
        <w:t>Catch block</w:t>
      </w:r>
      <w:r w:rsidR="000322CA" w:rsidRPr="002E624F">
        <w:rPr>
          <w:rFonts w:ascii="Times New Roman" w:hAnsi="Times New Roman"/>
          <w:b/>
          <w:sz w:val="24"/>
          <w:szCs w:val="24"/>
          <w:lang w:val="en"/>
        </w:rPr>
        <w:t>:</w:t>
      </w:r>
    </w:p>
    <w:p w14:paraId="3453B56E" w14:textId="77777777" w:rsidR="004D6EBA" w:rsidRPr="002E624F" w:rsidRDefault="004D6EBA" w:rsidP="002E624F">
      <w:pPr>
        <w:widowControl w:val="0"/>
        <w:autoSpaceDE w:val="0"/>
        <w:autoSpaceDN w:val="0"/>
        <w:adjustRightInd w:val="0"/>
        <w:spacing w:line="240" w:lineRule="auto"/>
        <w:jc w:val="both"/>
        <w:rPr>
          <w:rFonts w:ascii="Times New Roman" w:hAnsi="Times New Roman"/>
          <w:sz w:val="24"/>
          <w:szCs w:val="24"/>
          <w:lang w:val="en"/>
        </w:rPr>
      </w:pPr>
      <w:r w:rsidRPr="002E624F">
        <w:rPr>
          <w:rFonts w:ascii="Times New Roman" w:hAnsi="Times New Roman"/>
          <w:sz w:val="24"/>
          <w:szCs w:val="24"/>
          <w:lang w:val="en"/>
        </w:rPr>
        <w:t xml:space="preserve">It is one of the </w:t>
      </w:r>
      <w:proofErr w:type="gramStart"/>
      <w:r w:rsidRPr="002E624F">
        <w:rPr>
          <w:rFonts w:ascii="Times New Roman" w:hAnsi="Times New Roman"/>
          <w:sz w:val="24"/>
          <w:szCs w:val="24"/>
          <w:lang w:val="en"/>
        </w:rPr>
        <w:t>block</w:t>
      </w:r>
      <w:proofErr w:type="gramEnd"/>
      <w:r w:rsidRPr="002E624F">
        <w:rPr>
          <w:rFonts w:ascii="Times New Roman" w:hAnsi="Times New Roman"/>
          <w:sz w:val="24"/>
          <w:szCs w:val="24"/>
          <w:lang w:val="en"/>
        </w:rPr>
        <w:t xml:space="preserve"> in which we write the block of statements which will generates user friendly error messages in other words catch block will suppose system error messages.</w:t>
      </w:r>
    </w:p>
    <w:tbl>
      <w:tblPr>
        <w:tblStyle w:val="TableGrid"/>
        <w:tblW w:w="0" w:type="auto"/>
        <w:tblLook w:val="04A0" w:firstRow="1" w:lastRow="0" w:firstColumn="1" w:lastColumn="0" w:noHBand="0" w:noVBand="1"/>
      </w:tblPr>
      <w:tblGrid>
        <w:gridCol w:w="9017"/>
      </w:tblGrid>
      <w:tr w:rsidR="006E0127" w:rsidRPr="002E624F" w14:paraId="144C0D47" w14:textId="77777777" w:rsidTr="006E0127">
        <w:tc>
          <w:tcPr>
            <w:tcW w:w="9243" w:type="dxa"/>
          </w:tcPr>
          <w:p w14:paraId="0A641142" w14:textId="77777777" w:rsidR="006E0127" w:rsidRPr="002E624F" w:rsidRDefault="006E0127" w:rsidP="006E0127">
            <w:pPr>
              <w:widowControl w:val="0"/>
              <w:autoSpaceDE w:val="0"/>
              <w:autoSpaceDN w:val="0"/>
              <w:adjustRightInd w:val="0"/>
              <w:rPr>
                <w:rFonts w:ascii="Times New Roman" w:hAnsi="Times New Roman"/>
                <w:b/>
                <w:sz w:val="24"/>
                <w:szCs w:val="24"/>
                <w:lang w:val="en"/>
              </w:rPr>
            </w:pPr>
            <w:r w:rsidRPr="002E624F">
              <w:rPr>
                <w:rFonts w:ascii="Times New Roman" w:hAnsi="Times New Roman"/>
                <w:b/>
                <w:sz w:val="24"/>
                <w:szCs w:val="24"/>
                <w:lang w:val="en"/>
              </w:rPr>
              <w:t>Example without Exception Handling:</w:t>
            </w:r>
          </w:p>
          <w:p w14:paraId="3BF6D1B7"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Example</w:t>
            </w:r>
          </w:p>
          <w:p w14:paraId="06D830ED"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#include&lt;iostream.h&gt;</w:t>
            </w:r>
          </w:p>
          <w:p w14:paraId="2ED9A69A"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#include&lt;conio.h&gt;</w:t>
            </w:r>
          </w:p>
          <w:p w14:paraId="6ED925C1"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 xml:space="preserve">void </w:t>
            </w:r>
            <w:proofErr w:type="gramStart"/>
            <w:r w:rsidRPr="002E624F">
              <w:rPr>
                <w:rFonts w:ascii="Times New Roman" w:hAnsi="Times New Roman"/>
                <w:sz w:val="24"/>
                <w:szCs w:val="24"/>
                <w:lang w:val="en"/>
              </w:rPr>
              <w:t>main(</w:t>
            </w:r>
            <w:proofErr w:type="gramEnd"/>
            <w:r w:rsidRPr="002E624F">
              <w:rPr>
                <w:rFonts w:ascii="Times New Roman" w:hAnsi="Times New Roman"/>
                <w:sz w:val="24"/>
                <w:szCs w:val="24"/>
                <w:lang w:val="en"/>
              </w:rPr>
              <w:t xml:space="preserve">) </w:t>
            </w:r>
          </w:p>
          <w:p w14:paraId="1B8A45B7"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w:t>
            </w:r>
          </w:p>
          <w:p w14:paraId="22A146D6"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 xml:space="preserve">int a, </w:t>
            </w:r>
            <w:proofErr w:type="spellStart"/>
            <w:r w:rsidRPr="002E624F">
              <w:rPr>
                <w:rFonts w:ascii="Times New Roman" w:hAnsi="Times New Roman"/>
                <w:sz w:val="24"/>
                <w:szCs w:val="24"/>
                <w:lang w:val="en"/>
              </w:rPr>
              <w:t>ans</w:t>
            </w:r>
            <w:proofErr w:type="spellEnd"/>
            <w:r w:rsidRPr="002E624F">
              <w:rPr>
                <w:rFonts w:ascii="Times New Roman" w:hAnsi="Times New Roman"/>
                <w:sz w:val="24"/>
                <w:szCs w:val="24"/>
                <w:lang w:val="en"/>
              </w:rPr>
              <w:t>;</w:t>
            </w:r>
          </w:p>
          <w:p w14:paraId="202752EA"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a=10;</w:t>
            </w:r>
          </w:p>
          <w:p w14:paraId="1FA4A650" w14:textId="77777777" w:rsidR="006E0127" w:rsidRPr="002E624F" w:rsidRDefault="006E0127" w:rsidP="006E0127">
            <w:pPr>
              <w:widowControl w:val="0"/>
              <w:autoSpaceDE w:val="0"/>
              <w:autoSpaceDN w:val="0"/>
              <w:adjustRightInd w:val="0"/>
              <w:rPr>
                <w:rFonts w:ascii="Times New Roman" w:hAnsi="Times New Roman"/>
                <w:sz w:val="24"/>
                <w:szCs w:val="24"/>
                <w:lang w:val="en"/>
              </w:rPr>
            </w:pPr>
            <w:proofErr w:type="spellStart"/>
            <w:r w:rsidRPr="002E624F">
              <w:rPr>
                <w:rFonts w:ascii="Times New Roman" w:hAnsi="Times New Roman"/>
                <w:sz w:val="24"/>
                <w:szCs w:val="24"/>
                <w:lang w:val="en"/>
              </w:rPr>
              <w:t>ans</w:t>
            </w:r>
            <w:proofErr w:type="spellEnd"/>
            <w:r w:rsidRPr="002E624F">
              <w:rPr>
                <w:rFonts w:ascii="Times New Roman" w:hAnsi="Times New Roman"/>
                <w:sz w:val="24"/>
                <w:szCs w:val="24"/>
                <w:lang w:val="en"/>
              </w:rPr>
              <w:t>=a/0;</w:t>
            </w:r>
          </w:p>
          <w:p w14:paraId="0A8D1399" w14:textId="77777777" w:rsidR="006E0127" w:rsidRPr="002E624F" w:rsidRDefault="006E0127" w:rsidP="006E0127">
            <w:pPr>
              <w:widowControl w:val="0"/>
              <w:autoSpaceDE w:val="0"/>
              <w:autoSpaceDN w:val="0"/>
              <w:adjustRightInd w:val="0"/>
              <w:rPr>
                <w:rFonts w:ascii="Times New Roman" w:hAnsi="Times New Roman"/>
                <w:sz w:val="24"/>
                <w:szCs w:val="24"/>
                <w:lang w:val="en"/>
              </w:rPr>
            </w:pPr>
            <w:proofErr w:type="spellStart"/>
            <w:r w:rsidRPr="002E624F">
              <w:rPr>
                <w:rFonts w:ascii="Times New Roman" w:hAnsi="Times New Roman"/>
                <w:sz w:val="24"/>
                <w:szCs w:val="24"/>
                <w:lang w:val="en"/>
              </w:rPr>
              <w:t>cout</w:t>
            </w:r>
            <w:proofErr w:type="spellEnd"/>
            <w:r w:rsidRPr="002E624F">
              <w:rPr>
                <w:rFonts w:ascii="Times New Roman" w:hAnsi="Times New Roman"/>
                <w:sz w:val="24"/>
                <w:szCs w:val="24"/>
                <w:lang w:val="en"/>
              </w:rPr>
              <w:t>&lt;&lt;"Result: "&lt;&lt;</w:t>
            </w:r>
            <w:proofErr w:type="spellStart"/>
            <w:r w:rsidRPr="002E624F">
              <w:rPr>
                <w:rFonts w:ascii="Times New Roman" w:hAnsi="Times New Roman"/>
                <w:sz w:val="24"/>
                <w:szCs w:val="24"/>
                <w:lang w:val="en"/>
              </w:rPr>
              <w:t>ans</w:t>
            </w:r>
            <w:proofErr w:type="spellEnd"/>
            <w:r w:rsidRPr="002E624F">
              <w:rPr>
                <w:rFonts w:ascii="Times New Roman" w:hAnsi="Times New Roman"/>
                <w:sz w:val="24"/>
                <w:szCs w:val="24"/>
                <w:lang w:val="en"/>
              </w:rPr>
              <w:t>;</w:t>
            </w:r>
          </w:p>
          <w:p w14:paraId="61358176"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w:t>
            </w:r>
          </w:p>
          <w:p w14:paraId="5CB48480" w14:textId="77777777" w:rsidR="006E0127" w:rsidRPr="002E624F" w:rsidRDefault="006E0127">
            <w:pPr>
              <w:widowControl w:val="0"/>
              <w:autoSpaceDE w:val="0"/>
              <w:autoSpaceDN w:val="0"/>
              <w:adjustRightInd w:val="0"/>
              <w:rPr>
                <w:rFonts w:ascii="Times New Roman" w:hAnsi="Times New Roman"/>
                <w:sz w:val="24"/>
                <w:szCs w:val="24"/>
                <w:lang w:val="en"/>
              </w:rPr>
            </w:pPr>
          </w:p>
        </w:tc>
      </w:tr>
    </w:tbl>
    <w:p w14:paraId="44A60A0D" w14:textId="4F1B762A" w:rsidR="004D6EBA" w:rsidRPr="002E624F" w:rsidRDefault="004D6EBA">
      <w:pPr>
        <w:widowControl w:val="0"/>
        <w:autoSpaceDE w:val="0"/>
        <w:autoSpaceDN w:val="0"/>
        <w:adjustRightInd w:val="0"/>
        <w:spacing w:line="240" w:lineRule="auto"/>
        <w:rPr>
          <w:rFonts w:ascii="Times New Roman" w:hAnsi="Times New Roman"/>
          <w:b/>
          <w:bCs/>
          <w:sz w:val="28"/>
          <w:szCs w:val="28"/>
          <w:lang w:val="en"/>
        </w:rPr>
      </w:pPr>
      <w:r w:rsidRPr="002E624F">
        <w:rPr>
          <w:rFonts w:ascii="Times New Roman" w:hAnsi="Times New Roman"/>
          <w:b/>
          <w:bCs/>
          <w:sz w:val="28"/>
          <w:szCs w:val="28"/>
          <w:lang w:val="en"/>
        </w:rPr>
        <w:t>Output</w:t>
      </w:r>
      <w:r w:rsidR="002E624F">
        <w:rPr>
          <w:rFonts w:ascii="Times New Roman" w:hAnsi="Times New Roman"/>
          <w:b/>
          <w:bCs/>
          <w:sz w:val="28"/>
          <w:szCs w:val="28"/>
          <w:lang w:val="en"/>
        </w:rPr>
        <w:t>:</w:t>
      </w:r>
    </w:p>
    <w:p w14:paraId="30DC6379" w14:textId="77777777" w:rsidR="004D6EBA" w:rsidRPr="002E624F" w:rsidRDefault="004D6EBA">
      <w:pPr>
        <w:widowControl w:val="0"/>
        <w:autoSpaceDE w:val="0"/>
        <w:autoSpaceDN w:val="0"/>
        <w:adjustRightInd w:val="0"/>
        <w:spacing w:line="240" w:lineRule="auto"/>
        <w:rPr>
          <w:rFonts w:ascii="Times New Roman" w:hAnsi="Times New Roman"/>
          <w:sz w:val="24"/>
          <w:szCs w:val="24"/>
          <w:lang w:val="en"/>
        </w:rPr>
      </w:pPr>
      <w:r w:rsidRPr="002E624F">
        <w:rPr>
          <w:rFonts w:ascii="Times New Roman" w:hAnsi="Times New Roman"/>
          <w:sz w:val="24"/>
          <w:szCs w:val="24"/>
          <w:lang w:val="en"/>
        </w:rPr>
        <w:t>Abnormally terminate program</w:t>
      </w:r>
    </w:p>
    <w:tbl>
      <w:tblPr>
        <w:tblStyle w:val="TableGrid"/>
        <w:tblW w:w="0" w:type="auto"/>
        <w:tblLook w:val="04A0" w:firstRow="1" w:lastRow="0" w:firstColumn="1" w:lastColumn="0" w:noHBand="0" w:noVBand="1"/>
      </w:tblPr>
      <w:tblGrid>
        <w:gridCol w:w="9017"/>
      </w:tblGrid>
      <w:tr w:rsidR="006E0127" w:rsidRPr="00583052" w14:paraId="2FB13FDA" w14:textId="77777777" w:rsidTr="006E0127">
        <w:tc>
          <w:tcPr>
            <w:tcW w:w="9243" w:type="dxa"/>
          </w:tcPr>
          <w:p w14:paraId="11E0EF21" w14:textId="77777777" w:rsidR="006E0127" w:rsidRPr="00583052" w:rsidRDefault="006E0127" w:rsidP="006E0127">
            <w:pPr>
              <w:widowControl w:val="0"/>
              <w:autoSpaceDE w:val="0"/>
              <w:autoSpaceDN w:val="0"/>
              <w:adjustRightInd w:val="0"/>
              <w:rPr>
                <w:rFonts w:ascii="Times New Roman" w:hAnsi="Times New Roman"/>
                <w:b/>
                <w:sz w:val="32"/>
                <w:szCs w:val="28"/>
                <w:lang w:val="en"/>
              </w:rPr>
            </w:pPr>
            <w:r w:rsidRPr="00583052">
              <w:rPr>
                <w:rFonts w:ascii="Times New Roman" w:hAnsi="Times New Roman"/>
                <w:b/>
                <w:sz w:val="32"/>
                <w:szCs w:val="28"/>
                <w:lang w:val="en"/>
              </w:rPr>
              <w:t>Example of Exception Handling:</w:t>
            </w:r>
          </w:p>
          <w:p w14:paraId="7D42741D"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Example</w:t>
            </w:r>
          </w:p>
          <w:p w14:paraId="796D8666" w14:textId="3539475E"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#include&lt;iostream&gt;</w:t>
            </w:r>
          </w:p>
          <w:p w14:paraId="5561623D" w14:textId="415F4825" w:rsidR="006E0127" w:rsidRPr="00583052" w:rsidRDefault="002E624F" w:rsidP="006E0127">
            <w:pPr>
              <w:widowControl w:val="0"/>
              <w:autoSpaceDE w:val="0"/>
              <w:autoSpaceDN w:val="0"/>
              <w:adjustRightInd w:val="0"/>
              <w:rPr>
                <w:rFonts w:ascii="Times New Roman" w:hAnsi="Times New Roman"/>
                <w:sz w:val="28"/>
                <w:szCs w:val="28"/>
                <w:lang w:val="en"/>
              </w:rPr>
            </w:pPr>
            <w:r>
              <w:rPr>
                <w:rFonts w:ascii="Times New Roman" w:hAnsi="Times New Roman"/>
                <w:sz w:val="28"/>
                <w:szCs w:val="28"/>
                <w:lang w:val="en"/>
              </w:rPr>
              <w:t>int</w:t>
            </w:r>
            <w:r w:rsidR="006E0127" w:rsidRPr="00583052">
              <w:rPr>
                <w:rFonts w:ascii="Times New Roman" w:hAnsi="Times New Roman"/>
                <w:sz w:val="28"/>
                <w:szCs w:val="28"/>
                <w:lang w:val="en"/>
              </w:rPr>
              <w:t xml:space="preserve"> </w:t>
            </w:r>
            <w:proofErr w:type="gramStart"/>
            <w:r w:rsidR="006E0127" w:rsidRPr="00583052">
              <w:rPr>
                <w:rFonts w:ascii="Times New Roman" w:hAnsi="Times New Roman"/>
                <w:sz w:val="28"/>
                <w:szCs w:val="28"/>
                <w:lang w:val="en"/>
              </w:rPr>
              <w:t>main(</w:t>
            </w:r>
            <w:proofErr w:type="gramEnd"/>
            <w:r w:rsidR="006E0127" w:rsidRPr="00583052">
              <w:rPr>
                <w:rFonts w:ascii="Times New Roman" w:hAnsi="Times New Roman"/>
                <w:sz w:val="28"/>
                <w:szCs w:val="28"/>
                <w:lang w:val="en"/>
              </w:rPr>
              <w:t xml:space="preserve">) </w:t>
            </w:r>
          </w:p>
          <w:p w14:paraId="14029D66"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435D005C"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 xml:space="preserve">int a=10, </w:t>
            </w:r>
            <w:proofErr w:type="spellStart"/>
            <w:r w:rsidRPr="00583052">
              <w:rPr>
                <w:rFonts w:ascii="Times New Roman" w:hAnsi="Times New Roman"/>
                <w:sz w:val="28"/>
                <w:szCs w:val="28"/>
                <w:lang w:val="en"/>
              </w:rPr>
              <w:t>ans</w:t>
            </w:r>
            <w:proofErr w:type="spellEnd"/>
            <w:r w:rsidRPr="00583052">
              <w:rPr>
                <w:rFonts w:ascii="Times New Roman" w:hAnsi="Times New Roman"/>
                <w:sz w:val="28"/>
                <w:szCs w:val="28"/>
                <w:lang w:val="en"/>
              </w:rPr>
              <w:t>=0;</w:t>
            </w:r>
          </w:p>
          <w:p w14:paraId="61E3AD00"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try</w:t>
            </w:r>
          </w:p>
          <w:p w14:paraId="7670C232"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5ED6F944" w14:textId="77777777" w:rsidR="006E0127" w:rsidRPr="00583052" w:rsidRDefault="006E0127" w:rsidP="006E0127">
            <w:pPr>
              <w:widowControl w:val="0"/>
              <w:autoSpaceDE w:val="0"/>
              <w:autoSpaceDN w:val="0"/>
              <w:adjustRightInd w:val="0"/>
              <w:rPr>
                <w:rFonts w:ascii="Times New Roman" w:hAnsi="Times New Roman"/>
                <w:sz w:val="28"/>
                <w:szCs w:val="28"/>
                <w:lang w:val="en"/>
              </w:rPr>
            </w:pPr>
            <w:proofErr w:type="spellStart"/>
            <w:r w:rsidRPr="00583052">
              <w:rPr>
                <w:rFonts w:ascii="Times New Roman" w:hAnsi="Times New Roman"/>
                <w:sz w:val="28"/>
                <w:szCs w:val="28"/>
                <w:lang w:val="en"/>
              </w:rPr>
              <w:t>ans</w:t>
            </w:r>
            <w:proofErr w:type="spellEnd"/>
            <w:r w:rsidRPr="00583052">
              <w:rPr>
                <w:rFonts w:ascii="Times New Roman" w:hAnsi="Times New Roman"/>
                <w:sz w:val="28"/>
                <w:szCs w:val="28"/>
                <w:lang w:val="en"/>
              </w:rPr>
              <w:t>=a/0;</w:t>
            </w:r>
          </w:p>
          <w:p w14:paraId="78257E57"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516CCB3D" w14:textId="77777777" w:rsidR="006E0127" w:rsidRPr="00583052" w:rsidRDefault="006E0127" w:rsidP="006E0127">
            <w:pPr>
              <w:widowControl w:val="0"/>
              <w:autoSpaceDE w:val="0"/>
              <w:autoSpaceDN w:val="0"/>
              <w:adjustRightInd w:val="0"/>
              <w:rPr>
                <w:rFonts w:ascii="Times New Roman" w:hAnsi="Times New Roman"/>
                <w:sz w:val="28"/>
                <w:szCs w:val="28"/>
                <w:lang w:val="en"/>
              </w:rPr>
            </w:pPr>
            <w:proofErr w:type="gramStart"/>
            <w:r w:rsidRPr="00583052">
              <w:rPr>
                <w:rFonts w:ascii="Times New Roman" w:hAnsi="Times New Roman"/>
                <w:sz w:val="28"/>
                <w:szCs w:val="28"/>
                <w:lang w:val="en"/>
              </w:rPr>
              <w:t>catch(</w:t>
            </w:r>
            <w:proofErr w:type="gramEnd"/>
            <w:r w:rsidRPr="00583052">
              <w:rPr>
                <w:rFonts w:ascii="Times New Roman" w:hAnsi="Times New Roman"/>
                <w:sz w:val="28"/>
                <w:szCs w:val="28"/>
                <w:lang w:val="en"/>
              </w:rPr>
              <w:t xml:space="preserve">int </w:t>
            </w:r>
            <w:proofErr w:type="spellStart"/>
            <w:r w:rsidRPr="00583052">
              <w:rPr>
                <w:rFonts w:ascii="Times New Roman" w:hAnsi="Times New Roman"/>
                <w:sz w:val="28"/>
                <w:szCs w:val="28"/>
                <w:lang w:val="en"/>
              </w:rPr>
              <w:t>i</w:t>
            </w:r>
            <w:proofErr w:type="spellEnd"/>
            <w:r w:rsidRPr="00583052">
              <w:rPr>
                <w:rFonts w:ascii="Times New Roman" w:hAnsi="Times New Roman"/>
                <w:sz w:val="28"/>
                <w:szCs w:val="28"/>
                <w:lang w:val="en"/>
              </w:rPr>
              <w:t>)</w:t>
            </w:r>
          </w:p>
          <w:p w14:paraId="55BDB1E9"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695F0DCF" w14:textId="77777777" w:rsidR="006E0127" w:rsidRPr="00583052" w:rsidRDefault="006E0127" w:rsidP="006E0127">
            <w:pPr>
              <w:widowControl w:val="0"/>
              <w:autoSpaceDE w:val="0"/>
              <w:autoSpaceDN w:val="0"/>
              <w:adjustRightInd w:val="0"/>
              <w:rPr>
                <w:rFonts w:ascii="Times New Roman" w:hAnsi="Times New Roman"/>
                <w:sz w:val="28"/>
                <w:szCs w:val="28"/>
                <w:lang w:val="en"/>
              </w:rPr>
            </w:pPr>
            <w:proofErr w:type="spellStart"/>
            <w:r w:rsidRPr="00583052">
              <w:rPr>
                <w:rFonts w:ascii="Times New Roman" w:hAnsi="Times New Roman"/>
                <w:sz w:val="28"/>
                <w:szCs w:val="28"/>
                <w:lang w:val="en"/>
              </w:rPr>
              <w:t>cout</w:t>
            </w:r>
            <w:proofErr w:type="spellEnd"/>
            <w:r w:rsidRPr="00583052">
              <w:rPr>
                <w:rFonts w:ascii="Times New Roman" w:hAnsi="Times New Roman"/>
                <w:sz w:val="28"/>
                <w:szCs w:val="28"/>
                <w:lang w:val="en"/>
              </w:rPr>
              <w:t>&lt;&lt;"Denominator not be zero";</w:t>
            </w:r>
          </w:p>
          <w:p w14:paraId="7EA1BA0D"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r w:rsidRPr="00583052">
              <w:rPr>
                <w:rFonts w:ascii="Times New Roman" w:hAnsi="Times New Roman"/>
                <w:sz w:val="28"/>
                <w:szCs w:val="28"/>
                <w:lang w:val="en"/>
              </w:rPr>
              <w:tab/>
            </w:r>
          </w:p>
          <w:p w14:paraId="1D6B8E98" w14:textId="77777777" w:rsidR="006E0127" w:rsidRPr="00583052" w:rsidRDefault="006E0127" w:rsidP="006E0127">
            <w:pPr>
              <w:widowControl w:val="0"/>
              <w:autoSpaceDE w:val="0"/>
              <w:autoSpaceDN w:val="0"/>
              <w:adjustRightInd w:val="0"/>
              <w:rPr>
                <w:rFonts w:ascii="Times New Roman" w:hAnsi="Times New Roman"/>
                <w:sz w:val="28"/>
                <w:szCs w:val="28"/>
                <w:lang w:val="en"/>
              </w:rPr>
            </w:pPr>
            <w:r w:rsidRPr="00583052">
              <w:rPr>
                <w:rFonts w:ascii="Times New Roman" w:hAnsi="Times New Roman"/>
                <w:sz w:val="28"/>
                <w:szCs w:val="28"/>
                <w:lang w:val="en"/>
              </w:rPr>
              <w:t>}</w:t>
            </w:r>
          </w:p>
          <w:p w14:paraId="424A1916" w14:textId="77777777" w:rsidR="006E0127" w:rsidRPr="00583052" w:rsidRDefault="006E0127">
            <w:pPr>
              <w:widowControl w:val="0"/>
              <w:autoSpaceDE w:val="0"/>
              <w:autoSpaceDN w:val="0"/>
              <w:adjustRightInd w:val="0"/>
              <w:rPr>
                <w:rFonts w:ascii="Times New Roman" w:hAnsi="Times New Roman"/>
                <w:b/>
                <w:sz w:val="32"/>
                <w:szCs w:val="28"/>
                <w:lang w:val="en"/>
              </w:rPr>
            </w:pPr>
          </w:p>
        </w:tc>
      </w:tr>
    </w:tbl>
    <w:p w14:paraId="3DEB6663" w14:textId="77777777" w:rsidR="004D6EBA" w:rsidRPr="002E624F" w:rsidRDefault="004D6EBA">
      <w:pPr>
        <w:widowControl w:val="0"/>
        <w:autoSpaceDE w:val="0"/>
        <w:autoSpaceDN w:val="0"/>
        <w:adjustRightInd w:val="0"/>
        <w:spacing w:line="240" w:lineRule="auto"/>
        <w:rPr>
          <w:rFonts w:ascii="Times New Roman" w:hAnsi="Times New Roman"/>
          <w:b/>
          <w:sz w:val="24"/>
          <w:szCs w:val="24"/>
          <w:lang w:val="en"/>
        </w:rPr>
      </w:pPr>
      <w:r w:rsidRPr="002E624F">
        <w:rPr>
          <w:rFonts w:ascii="Times New Roman" w:hAnsi="Times New Roman"/>
          <w:b/>
          <w:sz w:val="24"/>
          <w:szCs w:val="24"/>
          <w:lang w:val="en"/>
        </w:rPr>
        <w:t>Output</w:t>
      </w:r>
      <w:r w:rsidR="00811B8B" w:rsidRPr="002E624F">
        <w:rPr>
          <w:rFonts w:ascii="Times New Roman" w:hAnsi="Times New Roman"/>
          <w:b/>
          <w:sz w:val="24"/>
          <w:szCs w:val="24"/>
          <w:lang w:val="en"/>
        </w:rPr>
        <w:t>:</w:t>
      </w:r>
    </w:p>
    <w:p w14:paraId="0AC3B5CA" w14:textId="77777777" w:rsidR="004D6EBA" w:rsidRPr="002E624F" w:rsidRDefault="004D6EBA">
      <w:pPr>
        <w:widowControl w:val="0"/>
        <w:autoSpaceDE w:val="0"/>
        <w:autoSpaceDN w:val="0"/>
        <w:adjustRightInd w:val="0"/>
        <w:spacing w:line="240" w:lineRule="auto"/>
        <w:rPr>
          <w:rFonts w:ascii="Times New Roman" w:hAnsi="Times New Roman"/>
          <w:b/>
          <w:bCs/>
          <w:sz w:val="24"/>
          <w:szCs w:val="24"/>
          <w:lang w:val="en"/>
        </w:rPr>
      </w:pPr>
      <w:r w:rsidRPr="002E624F">
        <w:rPr>
          <w:rFonts w:ascii="Times New Roman" w:hAnsi="Times New Roman"/>
          <w:sz w:val="24"/>
          <w:szCs w:val="24"/>
          <w:lang w:val="en"/>
        </w:rPr>
        <w:t>Denominator not be zero</w:t>
      </w:r>
    </w:p>
    <w:p w14:paraId="1121C759" w14:textId="77777777" w:rsidR="004D6EBA" w:rsidRPr="00583052" w:rsidRDefault="004D6EBA">
      <w:pPr>
        <w:widowControl w:val="0"/>
        <w:autoSpaceDE w:val="0"/>
        <w:autoSpaceDN w:val="0"/>
        <w:adjustRightInd w:val="0"/>
        <w:spacing w:line="240" w:lineRule="auto"/>
        <w:rPr>
          <w:rFonts w:ascii="Times New Roman" w:hAnsi="Times New Roman"/>
          <w:b/>
          <w:bCs/>
          <w:sz w:val="28"/>
          <w:szCs w:val="28"/>
          <w:lang w:val="en"/>
        </w:rPr>
      </w:pPr>
    </w:p>
    <w:p w14:paraId="57E96750" w14:textId="77777777" w:rsidR="00691F3B" w:rsidRPr="00583052" w:rsidRDefault="00691F3B">
      <w:pPr>
        <w:widowControl w:val="0"/>
        <w:autoSpaceDE w:val="0"/>
        <w:autoSpaceDN w:val="0"/>
        <w:adjustRightInd w:val="0"/>
        <w:spacing w:line="240" w:lineRule="auto"/>
        <w:rPr>
          <w:rFonts w:ascii="Times New Roman" w:hAnsi="Times New Roman"/>
          <w:b/>
          <w:bCs/>
          <w:sz w:val="28"/>
          <w:szCs w:val="28"/>
          <w:lang w:val="en"/>
        </w:rPr>
      </w:pPr>
    </w:p>
    <w:p w14:paraId="302D5AEE" w14:textId="77777777" w:rsidR="00691F3B" w:rsidRPr="00583052" w:rsidRDefault="00691F3B">
      <w:pPr>
        <w:widowControl w:val="0"/>
        <w:autoSpaceDE w:val="0"/>
        <w:autoSpaceDN w:val="0"/>
        <w:adjustRightInd w:val="0"/>
        <w:spacing w:line="240" w:lineRule="auto"/>
        <w:rPr>
          <w:rFonts w:ascii="Times New Roman" w:hAnsi="Times New Roman"/>
          <w:b/>
          <w:bCs/>
          <w:sz w:val="28"/>
          <w:szCs w:val="25"/>
          <w:cs/>
          <w:lang w:val="en" w:bidi="mr-IN"/>
        </w:rPr>
      </w:pPr>
    </w:p>
    <w:p w14:paraId="57062165" w14:textId="77777777" w:rsidR="00C6295E" w:rsidRPr="002E624F" w:rsidRDefault="006E0127" w:rsidP="00C6295E">
      <w:pPr>
        <w:pStyle w:val="Title"/>
        <w:rPr>
          <w:rFonts w:ascii="Times New Roman" w:hAnsi="Times New Roman"/>
          <w:b/>
          <w:i/>
          <w:kern w:val="36"/>
          <w:sz w:val="40"/>
          <w:szCs w:val="40"/>
        </w:rPr>
      </w:pPr>
      <w:r w:rsidRPr="002E624F">
        <w:rPr>
          <w:rFonts w:ascii="Times New Roman" w:hAnsi="Times New Roman"/>
          <w:b/>
          <w:kern w:val="36"/>
          <w:sz w:val="40"/>
          <w:szCs w:val="40"/>
        </w:rPr>
        <w:lastRenderedPageBreak/>
        <w:t>10</w:t>
      </w:r>
      <w:r w:rsidR="00C6295E" w:rsidRPr="002E624F">
        <w:rPr>
          <w:rFonts w:ascii="Times New Roman" w:hAnsi="Times New Roman"/>
          <w:b/>
          <w:kern w:val="36"/>
          <w:sz w:val="40"/>
          <w:szCs w:val="40"/>
        </w:rPr>
        <w:t>. Chapter – FILe handling</w:t>
      </w:r>
    </w:p>
    <w:p w14:paraId="213BFDBB" w14:textId="77777777" w:rsidR="004D6EBA" w:rsidRPr="002E624F" w:rsidRDefault="004D6EBA" w:rsidP="002E624F">
      <w:pPr>
        <w:pStyle w:val="Heading1"/>
        <w:jc w:val="left"/>
        <w:rPr>
          <w:rFonts w:ascii="Times New Roman" w:hAnsi="Times New Roman"/>
          <w:b/>
          <w:bCs/>
          <w:lang w:val="en"/>
        </w:rPr>
      </w:pPr>
      <w:r w:rsidRPr="002E624F">
        <w:rPr>
          <w:rFonts w:ascii="Times New Roman" w:hAnsi="Times New Roman"/>
          <w:b/>
          <w:bCs/>
          <w:lang w:val="en"/>
        </w:rPr>
        <w:t>File Handling in C++</w:t>
      </w:r>
      <w:r w:rsidR="000E49FD" w:rsidRPr="002E624F">
        <w:rPr>
          <w:rFonts w:ascii="Times New Roman" w:hAnsi="Times New Roman"/>
          <w:b/>
          <w:bCs/>
          <w:lang w:val="en"/>
        </w:rPr>
        <w:t>:</w:t>
      </w:r>
    </w:p>
    <w:p w14:paraId="29040A89" w14:textId="7F5F9D63" w:rsidR="004D6EBA" w:rsidRPr="002E624F" w:rsidRDefault="004D6EBA" w:rsidP="000F6706">
      <w:pPr>
        <w:widowControl w:val="0"/>
        <w:autoSpaceDE w:val="0"/>
        <w:autoSpaceDN w:val="0"/>
        <w:adjustRightInd w:val="0"/>
        <w:jc w:val="both"/>
        <w:rPr>
          <w:rFonts w:ascii="Times New Roman" w:hAnsi="Times New Roman"/>
          <w:sz w:val="24"/>
          <w:szCs w:val="24"/>
          <w:lang w:val="en"/>
        </w:rPr>
      </w:pPr>
      <w:r w:rsidRPr="002E624F">
        <w:rPr>
          <w:rFonts w:ascii="Times New Roman" w:hAnsi="Times New Roman"/>
          <w:sz w:val="24"/>
          <w:szCs w:val="24"/>
          <w:lang w:val="en"/>
        </w:rPr>
        <w:t xml:space="preserve">File </w:t>
      </w:r>
      <w:r w:rsidR="006E0127" w:rsidRPr="002E624F">
        <w:rPr>
          <w:rFonts w:ascii="Times New Roman" w:hAnsi="Times New Roman"/>
          <w:sz w:val="24"/>
          <w:szCs w:val="24"/>
          <w:lang w:val="en"/>
        </w:rPr>
        <w:t>handling</w:t>
      </w:r>
      <w:r w:rsidRPr="002E624F">
        <w:rPr>
          <w:rFonts w:ascii="Times New Roman" w:hAnsi="Times New Roman"/>
          <w:sz w:val="24"/>
          <w:szCs w:val="24"/>
          <w:lang w:val="en"/>
        </w:rPr>
        <w:t xml:space="preserve"> concept in C++ language is used for store a data permanently in computer. Using file handling we can store our data in Secondary memory (Hard disk).</w:t>
      </w:r>
    </w:p>
    <w:p w14:paraId="1B14E69D" w14:textId="77777777" w:rsidR="004D6EBA" w:rsidRPr="002E624F" w:rsidRDefault="004D6EBA" w:rsidP="000F6706">
      <w:pPr>
        <w:widowControl w:val="0"/>
        <w:autoSpaceDE w:val="0"/>
        <w:autoSpaceDN w:val="0"/>
        <w:adjustRightInd w:val="0"/>
        <w:jc w:val="both"/>
        <w:rPr>
          <w:rFonts w:ascii="Times New Roman" w:hAnsi="Times New Roman"/>
          <w:sz w:val="24"/>
          <w:szCs w:val="24"/>
          <w:lang w:val="en"/>
        </w:rPr>
      </w:pPr>
      <w:r w:rsidRPr="002E624F">
        <w:rPr>
          <w:rFonts w:ascii="Times New Roman" w:hAnsi="Times New Roman"/>
          <w:sz w:val="24"/>
          <w:szCs w:val="24"/>
          <w:lang w:val="en"/>
        </w:rPr>
        <w:t>Why use File Handling,</w:t>
      </w:r>
    </w:p>
    <w:p w14:paraId="0BDFDB65" w14:textId="77777777" w:rsidR="004D6EBA" w:rsidRPr="002E624F" w:rsidRDefault="004D6EBA" w:rsidP="000F6706">
      <w:pPr>
        <w:widowControl w:val="0"/>
        <w:numPr>
          <w:ilvl w:val="0"/>
          <w:numId w:val="1"/>
        </w:numPr>
        <w:autoSpaceDE w:val="0"/>
        <w:autoSpaceDN w:val="0"/>
        <w:adjustRightInd w:val="0"/>
        <w:ind w:left="720" w:hanging="360"/>
        <w:jc w:val="both"/>
        <w:rPr>
          <w:rFonts w:ascii="Times New Roman" w:hAnsi="Times New Roman"/>
          <w:sz w:val="24"/>
          <w:szCs w:val="24"/>
          <w:lang w:val="en"/>
        </w:rPr>
      </w:pPr>
      <w:r w:rsidRPr="002E624F">
        <w:rPr>
          <w:rFonts w:ascii="Times New Roman" w:hAnsi="Times New Roman"/>
          <w:sz w:val="24"/>
          <w:szCs w:val="24"/>
          <w:lang w:val="en"/>
        </w:rPr>
        <w:t xml:space="preserve">    For </w:t>
      </w:r>
      <w:r w:rsidR="00695D33" w:rsidRPr="002E624F">
        <w:rPr>
          <w:rFonts w:ascii="Times New Roman" w:hAnsi="Times New Roman"/>
          <w:sz w:val="24"/>
          <w:szCs w:val="24"/>
          <w:lang w:val="en"/>
        </w:rPr>
        <w:t>permanent</w:t>
      </w:r>
      <w:r w:rsidRPr="002E624F">
        <w:rPr>
          <w:rFonts w:ascii="Times New Roman" w:hAnsi="Times New Roman"/>
          <w:sz w:val="24"/>
          <w:szCs w:val="24"/>
          <w:lang w:val="en"/>
        </w:rPr>
        <w:t xml:space="preserve"> storage.</w:t>
      </w:r>
    </w:p>
    <w:p w14:paraId="159EEF2E" w14:textId="336E835E" w:rsidR="004D6EBA" w:rsidRPr="002E624F" w:rsidRDefault="004D6EBA" w:rsidP="000F6706">
      <w:pPr>
        <w:widowControl w:val="0"/>
        <w:numPr>
          <w:ilvl w:val="0"/>
          <w:numId w:val="1"/>
        </w:numPr>
        <w:autoSpaceDE w:val="0"/>
        <w:autoSpaceDN w:val="0"/>
        <w:adjustRightInd w:val="0"/>
        <w:ind w:left="720" w:hanging="360"/>
        <w:jc w:val="both"/>
        <w:rPr>
          <w:rFonts w:ascii="Times New Roman" w:hAnsi="Times New Roman"/>
          <w:sz w:val="24"/>
          <w:szCs w:val="24"/>
          <w:lang w:val="en"/>
        </w:rPr>
      </w:pPr>
      <w:r w:rsidRPr="002E624F">
        <w:rPr>
          <w:rFonts w:ascii="Times New Roman" w:hAnsi="Times New Roman"/>
          <w:sz w:val="24"/>
          <w:szCs w:val="24"/>
          <w:lang w:val="en"/>
        </w:rPr>
        <w:t xml:space="preserve">    The transfer of input - data or output - data from one computer to another can be </w:t>
      </w:r>
      <w:r w:rsidR="000F6706">
        <w:rPr>
          <w:rFonts w:ascii="Times New Roman" w:hAnsi="Times New Roman"/>
          <w:sz w:val="24"/>
          <w:szCs w:val="24"/>
          <w:lang w:val="en"/>
        </w:rPr>
        <w:t xml:space="preserve">   </w:t>
      </w:r>
      <w:r w:rsidRPr="002E624F">
        <w:rPr>
          <w:rFonts w:ascii="Times New Roman" w:hAnsi="Times New Roman"/>
          <w:sz w:val="24"/>
          <w:szCs w:val="24"/>
          <w:lang w:val="en"/>
        </w:rPr>
        <w:t>easily done by using files.</w:t>
      </w:r>
    </w:p>
    <w:p w14:paraId="0D4A7142" w14:textId="77777777" w:rsidR="004D6EBA" w:rsidRPr="002E624F" w:rsidRDefault="004D6EBA" w:rsidP="000F6706">
      <w:pPr>
        <w:widowControl w:val="0"/>
        <w:autoSpaceDE w:val="0"/>
        <w:autoSpaceDN w:val="0"/>
        <w:adjustRightInd w:val="0"/>
        <w:jc w:val="both"/>
        <w:rPr>
          <w:rFonts w:ascii="Times New Roman" w:hAnsi="Times New Roman"/>
          <w:sz w:val="24"/>
          <w:szCs w:val="24"/>
          <w:lang w:val="en"/>
        </w:rPr>
      </w:pPr>
      <w:r w:rsidRPr="002E624F">
        <w:rPr>
          <w:rFonts w:ascii="Times New Roman" w:hAnsi="Times New Roman"/>
          <w:sz w:val="24"/>
          <w:szCs w:val="24"/>
          <w:lang w:val="en"/>
        </w:rPr>
        <w:t xml:space="preserve">For read and write from a file you need another standard C++ library called </w:t>
      </w:r>
      <w:proofErr w:type="spellStart"/>
      <w:r w:rsidRPr="002E624F">
        <w:rPr>
          <w:rFonts w:ascii="Times New Roman" w:hAnsi="Times New Roman"/>
          <w:sz w:val="24"/>
          <w:szCs w:val="24"/>
          <w:lang w:val="en"/>
        </w:rPr>
        <w:t>fstream</w:t>
      </w:r>
      <w:proofErr w:type="spellEnd"/>
      <w:r w:rsidRPr="002E624F">
        <w:rPr>
          <w:rFonts w:ascii="Times New Roman" w:hAnsi="Times New Roman"/>
          <w:sz w:val="24"/>
          <w:szCs w:val="24"/>
          <w:lang w:val="en"/>
        </w:rPr>
        <w:t>, which defines three new data types:</w:t>
      </w:r>
    </w:p>
    <w:tbl>
      <w:tblPr>
        <w:tblStyle w:val="GridTable4-Accent2"/>
        <w:tblW w:w="8784" w:type="dxa"/>
        <w:tblLook w:val="04A0" w:firstRow="1" w:lastRow="0" w:firstColumn="1" w:lastColumn="0" w:noHBand="0" w:noVBand="1"/>
      </w:tblPr>
      <w:tblGrid>
        <w:gridCol w:w="1989"/>
        <w:gridCol w:w="6795"/>
      </w:tblGrid>
      <w:tr w:rsidR="00675287" w:rsidRPr="002E624F" w14:paraId="6014341C" w14:textId="77777777" w:rsidTr="002E624F">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989" w:type="dxa"/>
          </w:tcPr>
          <w:p w14:paraId="7BE7B7A1" w14:textId="77777777" w:rsidR="00675287" w:rsidRPr="002E624F" w:rsidRDefault="00675287">
            <w:pPr>
              <w:widowControl w:val="0"/>
              <w:autoSpaceDE w:val="0"/>
              <w:autoSpaceDN w:val="0"/>
              <w:adjustRightInd w:val="0"/>
              <w:spacing w:after="200" w:line="276" w:lineRule="auto"/>
              <w:rPr>
                <w:rFonts w:ascii="Times New Roman" w:hAnsi="Times New Roman"/>
                <w:sz w:val="24"/>
                <w:szCs w:val="24"/>
                <w:lang w:val="en"/>
              </w:rPr>
            </w:pPr>
            <w:r w:rsidRPr="002E624F">
              <w:rPr>
                <w:rFonts w:ascii="Times New Roman" w:hAnsi="Times New Roman"/>
                <w:sz w:val="24"/>
                <w:szCs w:val="24"/>
                <w:lang w:val="en"/>
              </w:rPr>
              <w:t>Datatype</w:t>
            </w:r>
          </w:p>
        </w:tc>
        <w:tc>
          <w:tcPr>
            <w:tcW w:w="6795" w:type="dxa"/>
          </w:tcPr>
          <w:p w14:paraId="037CA6B6" w14:textId="77777777" w:rsidR="00675287" w:rsidRPr="002E624F" w:rsidRDefault="00675287">
            <w:pPr>
              <w:widowControl w:val="0"/>
              <w:autoSpaceDE w:val="0"/>
              <w:autoSpaceDN w:val="0"/>
              <w:adjustRightInd w:val="0"/>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
              </w:rPr>
            </w:pPr>
            <w:r w:rsidRPr="002E624F">
              <w:rPr>
                <w:rFonts w:ascii="Times New Roman" w:hAnsi="Times New Roman"/>
                <w:sz w:val="24"/>
                <w:szCs w:val="24"/>
                <w:lang w:val="en"/>
              </w:rPr>
              <w:t>Description</w:t>
            </w:r>
          </w:p>
        </w:tc>
      </w:tr>
      <w:tr w:rsidR="00675287" w:rsidRPr="002E624F" w14:paraId="5747ECDA" w14:textId="77777777" w:rsidTr="002E624F">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989" w:type="dxa"/>
          </w:tcPr>
          <w:p w14:paraId="02200585" w14:textId="77777777" w:rsidR="00675287" w:rsidRPr="002E624F" w:rsidRDefault="00675287">
            <w:pPr>
              <w:widowControl w:val="0"/>
              <w:autoSpaceDE w:val="0"/>
              <w:autoSpaceDN w:val="0"/>
              <w:adjustRightInd w:val="0"/>
              <w:spacing w:after="200" w:line="276" w:lineRule="auto"/>
              <w:rPr>
                <w:rFonts w:ascii="Times New Roman" w:hAnsi="Times New Roman"/>
                <w:sz w:val="24"/>
                <w:szCs w:val="24"/>
                <w:lang w:val="en"/>
              </w:rPr>
            </w:pPr>
            <w:proofErr w:type="spellStart"/>
            <w:r w:rsidRPr="002E624F">
              <w:rPr>
                <w:rFonts w:ascii="Times New Roman" w:hAnsi="Times New Roman"/>
                <w:sz w:val="24"/>
                <w:szCs w:val="24"/>
                <w:lang w:val="en"/>
              </w:rPr>
              <w:t>ofstream</w:t>
            </w:r>
            <w:proofErr w:type="spellEnd"/>
            <w:r w:rsidRPr="002E624F">
              <w:rPr>
                <w:rFonts w:ascii="Times New Roman" w:hAnsi="Times New Roman"/>
                <w:sz w:val="24"/>
                <w:szCs w:val="24"/>
                <w:lang w:val="en"/>
              </w:rPr>
              <w:tab/>
            </w:r>
          </w:p>
        </w:tc>
        <w:tc>
          <w:tcPr>
            <w:tcW w:w="6795" w:type="dxa"/>
          </w:tcPr>
          <w:p w14:paraId="21806FA6" w14:textId="77777777" w:rsidR="00675287" w:rsidRPr="002E624F" w:rsidRDefault="00675287" w:rsidP="00675287">
            <w:pPr>
              <w:widowControl w:val="0"/>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
              </w:rPr>
            </w:pPr>
            <w:r w:rsidRPr="002E624F">
              <w:rPr>
                <w:rFonts w:ascii="Times New Roman" w:hAnsi="Times New Roman"/>
                <w:sz w:val="24"/>
                <w:szCs w:val="24"/>
                <w:lang w:val="en"/>
              </w:rPr>
              <w:t>This is used to create a file and write data on files</w:t>
            </w:r>
          </w:p>
        </w:tc>
      </w:tr>
      <w:tr w:rsidR="00675287" w:rsidRPr="002E624F" w14:paraId="174F5A71" w14:textId="77777777" w:rsidTr="002E624F">
        <w:trPr>
          <w:trHeight w:val="430"/>
        </w:trPr>
        <w:tc>
          <w:tcPr>
            <w:cnfStyle w:val="001000000000" w:firstRow="0" w:lastRow="0" w:firstColumn="1" w:lastColumn="0" w:oddVBand="0" w:evenVBand="0" w:oddHBand="0" w:evenHBand="0" w:firstRowFirstColumn="0" w:firstRowLastColumn="0" w:lastRowFirstColumn="0" w:lastRowLastColumn="0"/>
            <w:tcW w:w="1989" w:type="dxa"/>
          </w:tcPr>
          <w:p w14:paraId="7D5644DA" w14:textId="77777777" w:rsidR="00675287" w:rsidRPr="002E624F" w:rsidRDefault="006E0127">
            <w:pPr>
              <w:widowControl w:val="0"/>
              <w:autoSpaceDE w:val="0"/>
              <w:autoSpaceDN w:val="0"/>
              <w:adjustRightInd w:val="0"/>
              <w:spacing w:after="200" w:line="276" w:lineRule="auto"/>
              <w:rPr>
                <w:rFonts w:ascii="Times New Roman" w:hAnsi="Times New Roman"/>
                <w:sz w:val="24"/>
                <w:szCs w:val="24"/>
                <w:lang w:val="en"/>
              </w:rPr>
            </w:pPr>
            <w:proofErr w:type="spellStart"/>
            <w:r w:rsidRPr="002E624F">
              <w:rPr>
                <w:rFonts w:ascii="Times New Roman" w:hAnsi="Times New Roman"/>
                <w:sz w:val="24"/>
                <w:szCs w:val="24"/>
                <w:lang w:val="en"/>
              </w:rPr>
              <w:t>I</w:t>
            </w:r>
            <w:r w:rsidR="00675287" w:rsidRPr="002E624F">
              <w:rPr>
                <w:rFonts w:ascii="Times New Roman" w:hAnsi="Times New Roman"/>
                <w:sz w:val="24"/>
                <w:szCs w:val="24"/>
                <w:lang w:val="en"/>
              </w:rPr>
              <w:t>fstream</w:t>
            </w:r>
            <w:proofErr w:type="spellEnd"/>
          </w:p>
        </w:tc>
        <w:tc>
          <w:tcPr>
            <w:tcW w:w="6795" w:type="dxa"/>
          </w:tcPr>
          <w:p w14:paraId="719C6158" w14:textId="77777777" w:rsidR="00675287" w:rsidRPr="002E624F" w:rsidRDefault="00675287">
            <w:pPr>
              <w:widowControl w:val="0"/>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
              </w:rPr>
            </w:pPr>
            <w:r w:rsidRPr="002E624F">
              <w:rPr>
                <w:rFonts w:ascii="Times New Roman" w:hAnsi="Times New Roman"/>
                <w:sz w:val="24"/>
                <w:szCs w:val="24"/>
                <w:lang w:val="en"/>
              </w:rPr>
              <w:t>This is used to read data from files</w:t>
            </w:r>
          </w:p>
        </w:tc>
      </w:tr>
      <w:tr w:rsidR="00675287" w:rsidRPr="002E624F" w14:paraId="1908D4A9" w14:textId="77777777" w:rsidTr="002E624F">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989" w:type="dxa"/>
          </w:tcPr>
          <w:p w14:paraId="5A4D6310" w14:textId="77777777" w:rsidR="00675287" w:rsidRPr="002E624F" w:rsidRDefault="006E0127">
            <w:pPr>
              <w:widowControl w:val="0"/>
              <w:autoSpaceDE w:val="0"/>
              <w:autoSpaceDN w:val="0"/>
              <w:adjustRightInd w:val="0"/>
              <w:spacing w:after="200" w:line="276" w:lineRule="auto"/>
              <w:rPr>
                <w:rFonts w:ascii="Times New Roman" w:hAnsi="Times New Roman"/>
                <w:sz w:val="24"/>
                <w:szCs w:val="24"/>
                <w:lang w:val="en"/>
              </w:rPr>
            </w:pPr>
            <w:proofErr w:type="spellStart"/>
            <w:r w:rsidRPr="002E624F">
              <w:rPr>
                <w:rFonts w:ascii="Times New Roman" w:hAnsi="Times New Roman"/>
                <w:sz w:val="24"/>
                <w:szCs w:val="24"/>
                <w:lang w:val="en"/>
              </w:rPr>
              <w:t>F</w:t>
            </w:r>
            <w:r w:rsidR="00675287" w:rsidRPr="002E624F">
              <w:rPr>
                <w:rFonts w:ascii="Times New Roman" w:hAnsi="Times New Roman"/>
                <w:sz w:val="24"/>
                <w:szCs w:val="24"/>
                <w:lang w:val="en"/>
              </w:rPr>
              <w:t>stream</w:t>
            </w:r>
            <w:proofErr w:type="spellEnd"/>
          </w:p>
        </w:tc>
        <w:tc>
          <w:tcPr>
            <w:tcW w:w="6795" w:type="dxa"/>
          </w:tcPr>
          <w:p w14:paraId="65DE37A0" w14:textId="77777777" w:rsidR="00675287" w:rsidRPr="002E624F" w:rsidRDefault="00675287">
            <w:pPr>
              <w:widowControl w:val="0"/>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
              </w:rPr>
            </w:pPr>
            <w:r w:rsidRPr="002E624F">
              <w:rPr>
                <w:rFonts w:ascii="Times New Roman" w:hAnsi="Times New Roman"/>
                <w:sz w:val="24"/>
                <w:szCs w:val="24"/>
                <w:lang w:val="en"/>
              </w:rPr>
              <w:t>This is used to both read and write data from/to files</w:t>
            </w:r>
          </w:p>
        </w:tc>
      </w:tr>
    </w:tbl>
    <w:p w14:paraId="02D32194" w14:textId="77777777" w:rsidR="00675287" w:rsidRPr="00583052" w:rsidRDefault="00675287">
      <w:pPr>
        <w:widowControl w:val="0"/>
        <w:autoSpaceDE w:val="0"/>
        <w:autoSpaceDN w:val="0"/>
        <w:adjustRightInd w:val="0"/>
        <w:rPr>
          <w:rFonts w:ascii="Times New Roman" w:hAnsi="Times New Roman"/>
          <w:b/>
          <w:sz w:val="28"/>
          <w:szCs w:val="25"/>
          <w:cs/>
          <w:lang w:val="en" w:bidi="mr-IN"/>
        </w:rPr>
      </w:pPr>
    </w:p>
    <w:p w14:paraId="78BBD77F" w14:textId="77777777" w:rsidR="00675287" w:rsidRPr="00583052" w:rsidRDefault="00675287" w:rsidP="00675287">
      <w:pPr>
        <w:widowControl w:val="0"/>
        <w:autoSpaceDE w:val="0"/>
        <w:autoSpaceDN w:val="0"/>
        <w:adjustRightInd w:val="0"/>
        <w:rPr>
          <w:rFonts w:ascii="Times New Roman" w:hAnsi="Times New Roman"/>
          <w:b/>
          <w:color w:val="000000"/>
          <w:sz w:val="27"/>
          <w:szCs w:val="27"/>
        </w:rPr>
      </w:pPr>
      <w:r w:rsidRPr="00583052">
        <w:rPr>
          <w:rFonts w:ascii="Times New Roman" w:hAnsi="Times New Roman"/>
          <w:b/>
          <w:color w:val="000000"/>
          <w:sz w:val="27"/>
          <w:szCs w:val="27"/>
        </w:rPr>
        <w:t>File Opening mode:</w:t>
      </w:r>
    </w:p>
    <w:tbl>
      <w:tblPr>
        <w:tblW w:w="8833" w:type="dxa"/>
        <w:tblInd w:w="90" w:type="dxa"/>
        <w:tblBorders>
          <w:top w:val="single" w:sz="6" w:space="0" w:color="D6D6D6"/>
          <w:left w:val="single" w:sz="6" w:space="0" w:color="D6D6D6"/>
          <w:bottom w:val="single" w:sz="6" w:space="0" w:color="D6D6D6"/>
          <w:right w:val="single" w:sz="6" w:space="0" w:color="D6D6D6"/>
        </w:tblBorders>
        <w:tblCellMar>
          <w:left w:w="0" w:type="dxa"/>
          <w:right w:w="0" w:type="dxa"/>
        </w:tblCellMar>
        <w:tblLook w:val="04A0" w:firstRow="1" w:lastRow="0" w:firstColumn="1" w:lastColumn="0" w:noHBand="0" w:noVBand="1"/>
      </w:tblPr>
      <w:tblGrid>
        <w:gridCol w:w="1374"/>
        <w:gridCol w:w="1624"/>
        <w:gridCol w:w="5835"/>
      </w:tblGrid>
      <w:tr w:rsidR="00675287" w:rsidRPr="002E624F" w14:paraId="570B606E" w14:textId="77777777" w:rsidTr="002E624F">
        <w:tc>
          <w:tcPr>
            <w:tcW w:w="0" w:type="auto"/>
            <w:tcBorders>
              <w:top w:val="single" w:sz="6" w:space="0" w:color="D6D6D6"/>
              <w:bottom w:val="single" w:sz="6" w:space="0" w:color="D6D6D6"/>
              <w:right w:val="single" w:sz="6" w:space="0" w:color="D6D6D6"/>
            </w:tcBorders>
            <w:shd w:val="clear" w:color="auto" w:fill="55EDF3"/>
            <w:tcMar>
              <w:top w:w="75" w:type="dxa"/>
              <w:left w:w="75" w:type="dxa"/>
              <w:bottom w:w="75" w:type="dxa"/>
              <w:right w:w="75" w:type="dxa"/>
            </w:tcMar>
            <w:vAlign w:val="center"/>
            <w:hideMark/>
          </w:tcPr>
          <w:p w14:paraId="59470DD6" w14:textId="77777777" w:rsidR="00675287" w:rsidRPr="002E624F" w:rsidRDefault="00675287">
            <w:pPr>
              <w:rPr>
                <w:rFonts w:ascii="Times New Roman" w:hAnsi="Times New Roman"/>
                <w:b/>
                <w:bCs/>
                <w:color w:val="000000"/>
                <w:sz w:val="24"/>
                <w:szCs w:val="24"/>
              </w:rPr>
            </w:pPr>
            <w:r w:rsidRPr="002E624F">
              <w:rPr>
                <w:rFonts w:ascii="Times New Roman" w:hAnsi="Times New Roman"/>
                <w:b/>
                <w:bCs/>
                <w:color w:val="000000"/>
                <w:sz w:val="24"/>
                <w:szCs w:val="24"/>
              </w:rPr>
              <w:t>Mode</w:t>
            </w:r>
          </w:p>
        </w:tc>
        <w:tc>
          <w:tcPr>
            <w:tcW w:w="0" w:type="auto"/>
            <w:tcBorders>
              <w:top w:val="single" w:sz="6" w:space="0" w:color="D6D6D6"/>
              <w:left w:val="single" w:sz="6" w:space="0" w:color="D6D6D6"/>
              <w:bottom w:val="single" w:sz="6" w:space="0" w:color="D6D6D6"/>
              <w:right w:val="single" w:sz="6" w:space="0" w:color="D6D6D6"/>
            </w:tcBorders>
            <w:shd w:val="clear" w:color="auto" w:fill="55EDF3"/>
            <w:tcMar>
              <w:top w:w="75" w:type="dxa"/>
              <w:left w:w="75" w:type="dxa"/>
              <w:bottom w:w="75" w:type="dxa"/>
              <w:right w:w="75" w:type="dxa"/>
            </w:tcMar>
            <w:vAlign w:val="center"/>
            <w:hideMark/>
          </w:tcPr>
          <w:p w14:paraId="15EAAE7A" w14:textId="77777777" w:rsidR="00675287" w:rsidRPr="002E624F" w:rsidRDefault="00675287">
            <w:pPr>
              <w:rPr>
                <w:rFonts w:ascii="Times New Roman" w:hAnsi="Times New Roman"/>
                <w:b/>
                <w:bCs/>
                <w:color w:val="000000"/>
                <w:sz w:val="24"/>
                <w:szCs w:val="24"/>
              </w:rPr>
            </w:pPr>
            <w:r w:rsidRPr="002E624F">
              <w:rPr>
                <w:rFonts w:ascii="Times New Roman" w:hAnsi="Times New Roman"/>
                <w:b/>
                <w:bCs/>
                <w:color w:val="000000"/>
                <w:sz w:val="24"/>
                <w:szCs w:val="24"/>
              </w:rPr>
              <w:t>Meaning</w:t>
            </w:r>
          </w:p>
        </w:tc>
        <w:tc>
          <w:tcPr>
            <w:tcW w:w="5835" w:type="dxa"/>
            <w:tcBorders>
              <w:top w:val="single" w:sz="6" w:space="0" w:color="D6D6D6"/>
              <w:left w:val="single" w:sz="6" w:space="0" w:color="D6D6D6"/>
              <w:bottom w:val="single" w:sz="6" w:space="0" w:color="D6D6D6"/>
            </w:tcBorders>
            <w:shd w:val="clear" w:color="auto" w:fill="55EDF3"/>
            <w:tcMar>
              <w:top w:w="75" w:type="dxa"/>
              <w:left w:w="75" w:type="dxa"/>
              <w:bottom w:w="75" w:type="dxa"/>
              <w:right w:w="75" w:type="dxa"/>
            </w:tcMar>
            <w:vAlign w:val="center"/>
            <w:hideMark/>
          </w:tcPr>
          <w:p w14:paraId="673428BA" w14:textId="77777777" w:rsidR="00675287" w:rsidRPr="002E624F" w:rsidRDefault="00675287">
            <w:pPr>
              <w:rPr>
                <w:rFonts w:ascii="Times New Roman" w:hAnsi="Times New Roman"/>
                <w:b/>
                <w:bCs/>
                <w:color w:val="000000"/>
                <w:sz w:val="24"/>
                <w:szCs w:val="24"/>
              </w:rPr>
            </w:pPr>
            <w:r w:rsidRPr="002E624F">
              <w:rPr>
                <w:rFonts w:ascii="Times New Roman" w:hAnsi="Times New Roman"/>
                <w:b/>
                <w:bCs/>
                <w:color w:val="000000"/>
                <w:sz w:val="24"/>
                <w:szCs w:val="24"/>
              </w:rPr>
              <w:t>Purpose</w:t>
            </w:r>
          </w:p>
        </w:tc>
      </w:tr>
      <w:tr w:rsidR="00675287" w:rsidRPr="002E624F" w14:paraId="29923F30" w14:textId="77777777" w:rsidTr="002E624F">
        <w:tc>
          <w:tcPr>
            <w:tcW w:w="0" w:type="auto"/>
            <w:tcBorders>
              <w:top w:val="single" w:sz="6" w:space="0" w:color="D6D6D6"/>
              <w:bottom w:val="single" w:sz="6" w:space="0" w:color="D6D6D6"/>
              <w:right w:val="single" w:sz="6" w:space="0" w:color="D6D6D6"/>
            </w:tcBorders>
            <w:shd w:val="clear" w:color="auto" w:fill="F5F5F5"/>
            <w:tcMar>
              <w:top w:w="75" w:type="dxa"/>
              <w:left w:w="75" w:type="dxa"/>
              <w:bottom w:w="75" w:type="dxa"/>
              <w:right w:w="75" w:type="dxa"/>
            </w:tcMar>
            <w:vAlign w:val="center"/>
            <w:hideMark/>
          </w:tcPr>
          <w:p w14:paraId="6A7F3546" w14:textId="77777777" w:rsidR="00675287" w:rsidRPr="002E624F" w:rsidRDefault="00675287">
            <w:pPr>
              <w:rPr>
                <w:rFonts w:ascii="Times New Roman" w:hAnsi="Times New Roman"/>
                <w:color w:val="000000"/>
                <w:sz w:val="24"/>
                <w:szCs w:val="24"/>
              </w:rPr>
            </w:pPr>
            <w:proofErr w:type="spellStart"/>
            <w:proofErr w:type="gramStart"/>
            <w:r w:rsidRPr="002E624F">
              <w:rPr>
                <w:rFonts w:ascii="Times New Roman" w:hAnsi="Times New Roman"/>
                <w:color w:val="000000"/>
                <w:sz w:val="24"/>
                <w:szCs w:val="24"/>
              </w:rPr>
              <w:t>ios</w:t>
            </w:r>
            <w:proofErr w:type="spellEnd"/>
            <w:r w:rsidRPr="002E624F">
              <w:rPr>
                <w:rFonts w:ascii="Times New Roman" w:hAnsi="Times New Roman"/>
                <w:color w:val="000000"/>
                <w:sz w:val="24"/>
                <w:szCs w:val="24"/>
              </w:rPr>
              <w:t xml:space="preserve"> :</w:t>
            </w:r>
            <w:proofErr w:type="gramEnd"/>
            <w:r w:rsidRPr="002E624F">
              <w:rPr>
                <w:rFonts w:ascii="Times New Roman" w:hAnsi="Times New Roman"/>
                <w:color w:val="000000"/>
                <w:sz w:val="24"/>
                <w:szCs w:val="24"/>
              </w:rPr>
              <w:t>: out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75" w:type="dxa"/>
              <w:left w:w="75" w:type="dxa"/>
              <w:bottom w:w="75" w:type="dxa"/>
              <w:right w:w="75" w:type="dxa"/>
            </w:tcMar>
            <w:vAlign w:val="center"/>
            <w:hideMark/>
          </w:tcPr>
          <w:p w14:paraId="2D2BAC0D" w14:textId="77777777" w:rsidR="00675287" w:rsidRPr="002E624F" w:rsidRDefault="00675287">
            <w:pPr>
              <w:rPr>
                <w:rFonts w:ascii="Times New Roman" w:hAnsi="Times New Roman"/>
                <w:color w:val="000000"/>
                <w:sz w:val="24"/>
                <w:szCs w:val="24"/>
              </w:rPr>
            </w:pPr>
            <w:r w:rsidRPr="002E624F">
              <w:rPr>
                <w:rFonts w:ascii="Times New Roman" w:hAnsi="Times New Roman"/>
                <w:color w:val="000000"/>
                <w:sz w:val="24"/>
                <w:szCs w:val="24"/>
              </w:rPr>
              <w:t>Write</w:t>
            </w:r>
          </w:p>
        </w:tc>
        <w:tc>
          <w:tcPr>
            <w:tcW w:w="5835" w:type="dxa"/>
            <w:tcBorders>
              <w:top w:val="single" w:sz="6" w:space="0" w:color="D6D6D6"/>
              <w:left w:val="single" w:sz="6" w:space="0" w:color="D6D6D6"/>
              <w:bottom w:val="single" w:sz="6" w:space="0" w:color="D6D6D6"/>
            </w:tcBorders>
            <w:shd w:val="clear" w:color="auto" w:fill="F5F5F5"/>
            <w:tcMar>
              <w:top w:w="75" w:type="dxa"/>
              <w:left w:w="75" w:type="dxa"/>
              <w:bottom w:w="75" w:type="dxa"/>
              <w:right w:w="75" w:type="dxa"/>
            </w:tcMar>
            <w:vAlign w:val="center"/>
            <w:hideMark/>
          </w:tcPr>
          <w:p w14:paraId="7F743E98" w14:textId="77777777" w:rsidR="00675287" w:rsidRPr="002E624F" w:rsidRDefault="00675287">
            <w:pPr>
              <w:rPr>
                <w:rFonts w:ascii="Times New Roman" w:hAnsi="Times New Roman"/>
                <w:color w:val="000000"/>
                <w:sz w:val="24"/>
                <w:szCs w:val="24"/>
              </w:rPr>
            </w:pPr>
            <w:r w:rsidRPr="002E624F">
              <w:rPr>
                <w:rFonts w:ascii="Times New Roman" w:hAnsi="Times New Roman"/>
                <w:color w:val="000000"/>
                <w:sz w:val="24"/>
                <w:szCs w:val="24"/>
              </w:rPr>
              <w:t>Open the file for write only.</w:t>
            </w:r>
          </w:p>
        </w:tc>
      </w:tr>
      <w:tr w:rsidR="00675287" w:rsidRPr="002E624F" w14:paraId="09586FF8" w14:textId="77777777" w:rsidTr="002E624F">
        <w:tc>
          <w:tcPr>
            <w:tcW w:w="0" w:type="auto"/>
            <w:tcBorders>
              <w:top w:val="single" w:sz="6" w:space="0" w:color="D6D6D6"/>
              <w:bottom w:val="single" w:sz="6" w:space="0" w:color="D6D6D6"/>
              <w:right w:val="single" w:sz="6" w:space="0" w:color="D6D6D6"/>
            </w:tcBorders>
            <w:shd w:val="clear" w:color="auto" w:fill="F5F5F5"/>
            <w:tcMar>
              <w:top w:w="75" w:type="dxa"/>
              <w:left w:w="75" w:type="dxa"/>
              <w:bottom w:w="75" w:type="dxa"/>
              <w:right w:w="75" w:type="dxa"/>
            </w:tcMar>
            <w:vAlign w:val="center"/>
            <w:hideMark/>
          </w:tcPr>
          <w:p w14:paraId="6A8ED28D" w14:textId="77777777" w:rsidR="00675287" w:rsidRPr="002E624F" w:rsidRDefault="00675287">
            <w:pPr>
              <w:rPr>
                <w:rFonts w:ascii="Times New Roman" w:hAnsi="Times New Roman"/>
                <w:color w:val="000000"/>
                <w:sz w:val="24"/>
                <w:szCs w:val="24"/>
              </w:rPr>
            </w:pPr>
            <w:proofErr w:type="spellStart"/>
            <w:proofErr w:type="gramStart"/>
            <w:r w:rsidRPr="002E624F">
              <w:rPr>
                <w:rFonts w:ascii="Times New Roman" w:hAnsi="Times New Roman"/>
                <w:color w:val="000000"/>
                <w:sz w:val="24"/>
                <w:szCs w:val="24"/>
              </w:rPr>
              <w:t>ios</w:t>
            </w:r>
            <w:proofErr w:type="spellEnd"/>
            <w:r w:rsidRPr="002E624F">
              <w:rPr>
                <w:rFonts w:ascii="Times New Roman" w:hAnsi="Times New Roman"/>
                <w:color w:val="000000"/>
                <w:sz w:val="24"/>
                <w:szCs w:val="24"/>
              </w:rPr>
              <w:t xml:space="preserve"> :</w:t>
            </w:r>
            <w:proofErr w:type="gramEnd"/>
            <w:r w:rsidRPr="002E624F">
              <w:rPr>
                <w:rFonts w:ascii="Times New Roman" w:hAnsi="Times New Roman"/>
                <w:color w:val="000000"/>
                <w:sz w:val="24"/>
                <w:szCs w:val="24"/>
              </w:rPr>
              <w:t>: in</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75" w:type="dxa"/>
              <w:left w:w="75" w:type="dxa"/>
              <w:bottom w:w="75" w:type="dxa"/>
              <w:right w:w="75" w:type="dxa"/>
            </w:tcMar>
            <w:vAlign w:val="center"/>
            <w:hideMark/>
          </w:tcPr>
          <w:p w14:paraId="04305B52" w14:textId="77777777" w:rsidR="00675287" w:rsidRPr="002E624F" w:rsidRDefault="00675287">
            <w:pPr>
              <w:rPr>
                <w:rFonts w:ascii="Times New Roman" w:hAnsi="Times New Roman"/>
                <w:color w:val="000000"/>
                <w:sz w:val="24"/>
                <w:szCs w:val="24"/>
              </w:rPr>
            </w:pPr>
            <w:r w:rsidRPr="002E624F">
              <w:rPr>
                <w:rFonts w:ascii="Times New Roman" w:hAnsi="Times New Roman"/>
                <w:color w:val="000000"/>
                <w:sz w:val="24"/>
                <w:szCs w:val="24"/>
              </w:rPr>
              <w:t>read</w:t>
            </w:r>
          </w:p>
        </w:tc>
        <w:tc>
          <w:tcPr>
            <w:tcW w:w="5835" w:type="dxa"/>
            <w:tcBorders>
              <w:top w:val="single" w:sz="6" w:space="0" w:color="D6D6D6"/>
              <w:left w:val="single" w:sz="6" w:space="0" w:color="D6D6D6"/>
              <w:bottom w:val="single" w:sz="6" w:space="0" w:color="D6D6D6"/>
            </w:tcBorders>
            <w:shd w:val="clear" w:color="auto" w:fill="F5F5F5"/>
            <w:tcMar>
              <w:top w:w="75" w:type="dxa"/>
              <w:left w:w="75" w:type="dxa"/>
              <w:bottom w:w="75" w:type="dxa"/>
              <w:right w:w="75" w:type="dxa"/>
            </w:tcMar>
            <w:vAlign w:val="center"/>
            <w:hideMark/>
          </w:tcPr>
          <w:p w14:paraId="4E2C0213" w14:textId="77777777" w:rsidR="00675287" w:rsidRPr="002E624F" w:rsidRDefault="00675287">
            <w:pPr>
              <w:rPr>
                <w:rFonts w:ascii="Times New Roman" w:hAnsi="Times New Roman"/>
                <w:color w:val="000000"/>
                <w:sz w:val="24"/>
                <w:szCs w:val="24"/>
              </w:rPr>
            </w:pPr>
            <w:r w:rsidRPr="002E624F">
              <w:rPr>
                <w:rFonts w:ascii="Times New Roman" w:hAnsi="Times New Roman"/>
                <w:color w:val="000000"/>
                <w:sz w:val="24"/>
                <w:szCs w:val="24"/>
              </w:rPr>
              <w:t>Open the file for read only.</w:t>
            </w:r>
          </w:p>
        </w:tc>
      </w:tr>
      <w:tr w:rsidR="00675287" w:rsidRPr="002E624F" w14:paraId="3909B4AF" w14:textId="77777777" w:rsidTr="002E624F">
        <w:tc>
          <w:tcPr>
            <w:tcW w:w="0" w:type="auto"/>
            <w:tcBorders>
              <w:top w:val="single" w:sz="6" w:space="0" w:color="D6D6D6"/>
              <w:bottom w:val="single" w:sz="6" w:space="0" w:color="D6D6D6"/>
              <w:right w:val="single" w:sz="6" w:space="0" w:color="D6D6D6"/>
            </w:tcBorders>
            <w:shd w:val="clear" w:color="auto" w:fill="F5F5F5"/>
            <w:tcMar>
              <w:top w:w="75" w:type="dxa"/>
              <w:left w:w="75" w:type="dxa"/>
              <w:bottom w:w="75" w:type="dxa"/>
              <w:right w:w="75" w:type="dxa"/>
            </w:tcMar>
            <w:vAlign w:val="center"/>
            <w:hideMark/>
          </w:tcPr>
          <w:p w14:paraId="20CC2123" w14:textId="77777777" w:rsidR="00675287" w:rsidRPr="002E624F" w:rsidRDefault="00675287">
            <w:pPr>
              <w:rPr>
                <w:rFonts w:ascii="Times New Roman" w:hAnsi="Times New Roman"/>
                <w:color w:val="000000"/>
                <w:sz w:val="24"/>
                <w:szCs w:val="24"/>
              </w:rPr>
            </w:pPr>
            <w:proofErr w:type="spellStart"/>
            <w:proofErr w:type="gramStart"/>
            <w:r w:rsidRPr="002E624F">
              <w:rPr>
                <w:rFonts w:ascii="Times New Roman" w:hAnsi="Times New Roman"/>
                <w:color w:val="000000"/>
                <w:sz w:val="24"/>
                <w:szCs w:val="24"/>
              </w:rPr>
              <w:t>ios</w:t>
            </w:r>
            <w:proofErr w:type="spellEnd"/>
            <w:r w:rsidRPr="002E624F">
              <w:rPr>
                <w:rFonts w:ascii="Times New Roman" w:hAnsi="Times New Roman"/>
                <w:color w:val="000000"/>
                <w:sz w:val="24"/>
                <w:szCs w:val="24"/>
              </w:rPr>
              <w:t xml:space="preserve"> :</w:t>
            </w:r>
            <w:proofErr w:type="gramEnd"/>
            <w:r w:rsidRPr="002E624F">
              <w:rPr>
                <w:rFonts w:ascii="Times New Roman" w:hAnsi="Times New Roman"/>
                <w:color w:val="000000"/>
                <w:sz w:val="24"/>
                <w:szCs w:val="24"/>
              </w:rPr>
              <w:t>: app</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75" w:type="dxa"/>
              <w:left w:w="75" w:type="dxa"/>
              <w:bottom w:w="75" w:type="dxa"/>
              <w:right w:w="75" w:type="dxa"/>
            </w:tcMar>
            <w:vAlign w:val="center"/>
            <w:hideMark/>
          </w:tcPr>
          <w:p w14:paraId="521FFD5A" w14:textId="77777777" w:rsidR="00675287" w:rsidRPr="002E624F" w:rsidRDefault="00675287">
            <w:pPr>
              <w:rPr>
                <w:rFonts w:ascii="Times New Roman" w:hAnsi="Times New Roman"/>
                <w:color w:val="000000"/>
                <w:sz w:val="24"/>
                <w:szCs w:val="24"/>
              </w:rPr>
            </w:pPr>
            <w:r w:rsidRPr="002E624F">
              <w:rPr>
                <w:rFonts w:ascii="Times New Roman" w:hAnsi="Times New Roman"/>
                <w:color w:val="000000"/>
                <w:sz w:val="24"/>
                <w:szCs w:val="24"/>
              </w:rPr>
              <w:t>Appending</w:t>
            </w:r>
          </w:p>
        </w:tc>
        <w:tc>
          <w:tcPr>
            <w:tcW w:w="5835" w:type="dxa"/>
            <w:tcBorders>
              <w:top w:val="single" w:sz="6" w:space="0" w:color="D6D6D6"/>
              <w:left w:val="single" w:sz="6" w:space="0" w:color="D6D6D6"/>
              <w:bottom w:val="single" w:sz="6" w:space="0" w:color="D6D6D6"/>
            </w:tcBorders>
            <w:shd w:val="clear" w:color="auto" w:fill="F5F5F5"/>
            <w:tcMar>
              <w:top w:w="75" w:type="dxa"/>
              <w:left w:w="75" w:type="dxa"/>
              <w:bottom w:w="75" w:type="dxa"/>
              <w:right w:w="75" w:type="dxa"/>
            </w:tcMar>
            <w:vAlign w:val="center"/>
            <w:hideMark/>
          </w:tcPr>
          <w:p w14:paraId="30474408" w14:textId="77777777" w:rsidR="00675287" w:rsidRPr="002E624F" w:rsidRDefault="00675287">
            <w:pPr>
              <w:rPr>
                <w:rFonts w:ascii="Times New Roman" w:hAnsi="Times New Roman"/>
                <w:color w:val="000000"/>
                <w:sz w:val="24"/>
                <w:szCs w:val="24"/>
              </w:rPr>
            </w:pPr>
            <w:r w:rsidRPr="002E624F">
              <w:rPr>
                <w:rFonts w:ascii="Times New Roman" w:hAnsi="Times New Roman"/>
                <w:color w:val="000000"/>
                <w:sz w:val="24"/>
                <w:szCs w:val="24"/>
              </w:rPr>
              <w:t>Open the file for appending data to end-of-file.</w:t>
            </w:r>
          </w:p>
        </w:tc>
      </w:tr>
      <w:tr w:rsidR="00675287" w:rsidRPr="002E624F" w14:paraId="52101139" w14:textId="77777777" w:rsidTr="002E624F">
        <w:tc>
          <w:tcPr>
            <w:tcW w:w="0" w:type="auto"/>
            <w:tcBorders>
              <w:top w:val="single" w:sz="6" w:space="0" w:color="D6D6D6"/>
              <w:bottom w:val="single" w:sz="6" w:space="0" w:color="D6D6D6"/>
              <w:right w:val="single" w:sz="6" w:space="0" w:color="D6D6D6"/>
            </w:tcBorders>
            <w:shd w:val="clear" w:color="auto" w:fill="F5F5F5"/>
            <w:tcMar>
              <w:top w:w="75" w:type="dxa"/>
              <w:left w:w="75" w:type="dxa"/>
              <w:bottom w:w="75" w:type="dxa"/>
              <w:right w:w="75" w:type="dxa"/>
            </w:tcMar>
            <w:vAlign w:val="center"/>
            <w:hideMark/>
          </w:tcPr>
          <w:p w14:paraId="446565E1" w14:textId="77777777" w:rsidR="00675287" w:rsidRPr="002E624F" w:rsidRDefault="00675287">
            <w:pPr>
              <w:rPr>
                <w:rFonts w:ascii="Times New Roman" w:hAnsi="Times New Roman"/>
                <w:color w:val="000000"/>
                <w:sz w:val="24"/>
                <w:szCs w:val="24"/>
              </w:rPr>
            </w:pPr>
            <w:proofErr w:type="spellStart"/>
            <w:proofErr w:type="gramStart"/>
            <w:r w:rsidRPr="002E624F">
              <w:rPr>
                <w:rFonts w:ascii="Times New Roman" w:hAnsi="Times New Roman"/>
                <w:color w:val="000000"/>
                <w:sz w:val="24"/>
                <w:szCs w:val="24"/>
              </w:rPr>
              <w:t>ios</w:t>
            </w:r>
            <w:proofErr w:type="spellEnd"/>
            <w:r w:rsidRPr="002E624F">
              <w:rPr>
                <w:rFonts w:ascii="Times New Roman" w:hAnsi="Times New Roman"/>
                <w:color w:val="000000"/>
                <w:sz w:val="24"/>
                <w:szCs w:val="24"/>
              </w:rPr>
              <w:t xml:space="preserve"> :</w:t>
            </w:r>
            <w:proofErr w:type="gramEnd"/>
            <w:r w:rsidRPr="002E624F">
              <w:rPr>
                <w:rFonts w:ascii="Times New Roman" w:hAnsi="Times New Roman"/>
                <w:color w:val="000000"/>
                <w:sz w:val="24"/>
                <w:szCs w:val="24"/>
              </w:rPr>
              <w:t>: ate</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75" w:type="dxa"/>
              <w:left w:w="75" w:type="dxa"/>
              <w:bottom w:w="75" w:type="dxa"/>
              <w:right w:w="75" w:type="dxa"/>
            </w:tcMar>
            <w:vAlign w:val="center"/>
            <w:hideMark/>
          </w:tcPr>
          <w:p w14:paraId="01024D72" w14:textId="77777777" w:rsidR="00675287" w:rsidRPr="002E624F" w:rsidRDefault="00675287">
            <w:pPr>
              <w:rPr>
                <w:rFonts w:ascii="Times New Roman" w:hAnsi="Times New Roman"/>
                <w:color w:val="000000"/>
                <w:sz w:val="24"/>
                <w:szCs w:val="24"/>
              </w:rPr>
            </w:pPr>
            <w:r w:rsidRPr="002E624F">
              <w:rPr>
                <w:rFonts w:ascii="Times New Roman" w:hAnsi="Times New Roman"/>
                <w:color w:val="000000"/>
                <w:sz w:val="24"/>
                <w:szCs w:val="24"/>
              </w:rPr>
              <w:t>Appending</w:t>
            </w:r>
          </w:p>
        </w:tc>
        <w:tc>
          <w:tcPr>
            <w:tcW w:w="5835" w:type="dxa"/>
            <w:tcBorders>
              <w:top w:val="single" w:sz="6" w:space="0" w:color="D6D6D6"/>
              <w:left w:val="single" w:sz="6" w:space="0" w:color="D6D6D6"/>
              <w:bottom w:val="single" w:sz="6" w:space="0" w:color="D6D6D6"/>
            </w:tcBorders>
            <w:shd w:val="clear" w:color="auto" w:fill="F5F5F5"/>
            <w:tcMar>
              <w:top w:w="75" w:type="dxa"/>
              <w:left w:w="75" w:type="dxa"/>
              <w:bottom w:w="75" w:type="dxa"/>
              <w:right w:w="75" w:type="dxa"/>
            </w:tcMar>
            <w:vAlign w:val="center"/>
            <w:hideMark/>
          </w:tcPr>
          <w:p w14:paraId="5061C6AF" w14:textId="77777777" w:rsidR="00675287" w:rsidRPr="002E624F" w:rsidRDefault="00675287">
            <w:pPr>
              <w:rPr>
                <w:rFonts w:ascii="Times New Roman" w:hAnsi="Times New Roman"/>
                <w:color w:val="000000"/>
                <w:sz w:val="24"/>
                <w:szCs w:val="24"/>
              </w:rPr>
            </w:pPr>
            <w:r w:rsidRPr="002E624F">
              <w:rPr>
                <w:rFonts w:ascii="Times New Roman" w:hAnsi="Times New Roman"/>
                <w:color w:val="000000"/>
                <w:sz w:val="24"/>
                <w:szCs w:val="24"/>
              </w:rPr>
              <w:t>take us to the end of the file when it is opened.</w:t>
            </w:r>
          </w:p>
        </w:tc>
      </w:tr>
    </w:tbl>
    <w:p w14:paraId="4D71A15B" w14:textId="77777777" w:rsidR="00675287" w:rsidRPr="00583052" w:rsidRDefault="00675287">
      <w:pPr>
        <w:widowControl w:val="0"/>
        <w:autoSpaceDE w:val="0"/>
        <w:autoSpaceDN w:val="0"/>
        <w:adjustRightInd w:val="0"/>
        <w:rPr>
          <w:rFonts w:ascii="Times New Roman" w:hAnsi="Times New Roman"/>
          <w:sz w:val="28"/>
          <w:szCs w:val="25"/>
          <w:cs/>
          <w:lang w:val="en" w:bidi="mr-IN"/>
        </w:rPr>
      </w:pPr>
    </w:p>
    <w:p w14:paraId="1B47FE3F" w14:textId="77777777" w:rsidR="004D6EBA" w:rsidRPr="002E624F" w:rsidRDefault="004D6EBA">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How to achieve File Handling</w:t>
      </w:r>
    </w:p>
    <w:p w14:paraId="33F176BA" w14:textId="77777777" w:rsidR="004D6EBA" w:rsidRPr="002E624F" w:rsidRDefault="004D6EBA">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 xml:space="preserve">For achieving file handling in </w:t>
      </w:r>
      <w:proofErr w:type="gramStart"/>
      <w:r w:rsidRPr="002E624F">
        <w:rPr>
          <w:rFonts w:ascii="Times New Roman" w:hAnsi="Times New Roman"/>
          <w:sz w:val="24"/>
          <w:szCs w:val="24"/>
          <w:lang w:val="en"/>
        </w:rPr>
        <w:t>C++</w:t>
      </w:r>
      <w:proofErr w:type="gramEnd"/>
      <w:r w:rsidRPr="002E624F">
        <w:rPr>
          <w:rFonts w:ascii="Times New Roman" w:hAnsi="Times New Roman"/>
          <w:sz w:val="24"/>
          <w:szCs w:val="24"/>
          <w:lang w:val="en"/>
        </w:rPr>
        <w:t xml:space="preserve"> we need follow following steps</w:t>
      </w:r>
    </w:p>
    <w:p w14:paraId="51648E1E" w14:textId="77777777" w:rsidR="004D6EBA" w:rsidRPr="002E624F" w:rsidRDefault="004D6EBA" w:rsidP="002A1C94">
      <w:pPr>
        <w:widowControl w:val="0"/>
        <w:numPr>
          <w:ilvl w:val="0"/>
          <w:numId w:val="1"/>
        </w:numPr>
        <w:autoSpaceDE w:val="0"/>
        <w:autoSpaceDN w:val="0"/>
        <w:adjustRightInd w:val="0"/>
        <w:ind w:left="720" w:hanging="360"/>
        <w:rPr>
          <w:rFonts w:ascii="Times New Roman" w:hAnsi="Times New Roman"/>
          <w:sz w:val="24"/>
          <w:szCs w:val="24"/>
          <w:lang w:val="en"/>
        </w:rPr>
      </w:pPr>
      <w:r w:rsidRPr="002E624F">
        <w:rPr>
          <w:rFonts w:ascii="Times New Roman" w:hAnsi="Times New Roman"/>
          <w:sz w:val="24"/>
          <w:szCs w:val="24"/>
          <w:lang w:val="en"/>
        </w:rPr>
        <w:t xml:space="preserve">    Naming a file</w:t>
      </w:r>
    </w:p>
    <w:p w14:paraId="19ACF8DB" w14:textId="77777777" w:rsidR="004D6EBA" w:rsidRPr="002E624F" w:rsidRDefault="004D6EBA" w:rsidP="002A1C94">
      <w:pPr>
        <w:widowControl w:val="0"/>
        <w:numPr>
          <w:ilvl w:val="0"/>
          <w:numId w:val="1"/>
        </w:numPr>
        <w:autoSpaceDE w:val="0"/>
        <w:autoSpaceDN w:val="0"/>
        <w:adjustRightInd w:val="0"/>
        <w:ind w:left="720" w:hanging="360"/>
        <w:rPr>
          <w:rFonts w:ascii="Times New Roman" w:hAnsi="Times New Roman"/>
          <w:sz w:val="24"/>
          <w:szCs w:val="24"/>
          <w:lang w:val="en"/>
        </w:rPr>
      </w:pPr>
      <w:r w:rsidRPr="002E624F">
        <w:rPr>
          <w:rFonts w:ascii="Times New Roman" w:hAnsi="Times New Roman"/>
          <w:sz w:val="24"/>
          <w:szCs w:val="24"/>
          <w:lang w:val="en"/>
        </w:rPr>
        <w:t xml:space="preserve">    Opening a file</w:t>
      </w:r>
    </w:p>
    <w:p w14:paraId="1BD3A8E0" w14:textId="77777777" w:rsidR="004D6EBA" w:rsidRPr="002E624F" w:rsidRDefault="004D6EBA" w:rsidP="002A1C94">
      <w:pPr>
        <w:widowControl w:val="0"/>
        <w:numPr>
          <w:ilvl w:val="0"/>
          <w:numId w:val="1"/>
        </w:numPr>
        <w:autoSpaceDE w:val="0"/>
        <w:autoSpaceDN w:val="0"/>
        <w:adjustRightInd w:val="0"/>
        <w:ind w:left="720" w:hanging="360"/>
        <w:rPr>
          <w:rFonts w:ascii="Times New Roman" w:hAnsi="Times New Roman"/>
          <w:sz w:val="24"/>
          <w:szCs w:val="24"/>
          <w:lang w:val="en"/>
        </w:rPr>
      </w:pPr>
      <w:r w:rsidRPr="002E624F">
        <w:rPr>
          <w:rFonts w:ascii="Times New Roman" w:hAnsi="Times New Roman"/>
          <w:sz w:val="24"/>
          <w:szCs w:val="24"/>
          <w:lang w:val="en"/>
        </w:rPr>
        <w:lastRenderedPageBreak/>
        <w:t xml:space="preserve">    Reading data from file</w:t>
      </w:r>
    </w:p>
    <w:p w14:paraId="22025F83" w14:textId="77777777" w:rsidR="004D6EBA" w:rsidRPr="002E624F" w:rsidRDefault="004D6EBA" w:rsidP="002A1C94">
      <w:pPr>
        <w:widowControl w:val="0"/>
        <w:numPr>
          <w:ilvl w:val="0"/>
          <w:numId w:val="1"/>
        </w:numPr>
        <w:autoSpaceDE w:val="0"/>
        <w:autoSpaceDN w:val="0"/>
        <w:adjustRightInd w:val="0"/>
        <w:ind w:left="720" w:hanging="360"/>
        <w:rPr>
          <w:rFonts w:ascii="Times New Roman" w:hAnsi="Times New Roman"/>
          <w:sz w:val="24"/>
          <w:szCs w:val="24"/>
          <w:lang w:val="en"/>
        </w:rPr>
      </w:pPr>
      <w:r w:rsidRPr="002E624F">
        <w:rPr>
          <w:rFonts w:ascii="Times New Roman" w:hAnsi="Times New Roman"/>
          <w:sz w:val="24"/>
          <w:szCs w:val="24"/>
          <w:lang w:val="en"/>
        </w:rPr>
        <w:t xml:space="preserve">    Writing data into file</w:t>
      </w:r>
    </w:p>
    <w:p w14:paraId="5016D8AA" w14:textId="77777777" w:rsidR="004D6EBA" w:rsidRPr="002E624F" w:rsidRDefault="004D6EBA" w:rsidP="002A1C94">
      <w:pPr>
        <w:widowControl w:val="0"/>
        <w:numPr>
          <w:ilvl w:val="0"/>
          <w:numId w:val="1"/>
        </w:numPr>
        <w:autoSpaceDE w:val="0"/>
        <w:autoSpaceDN w:val="0"/>
        <w:adjustRightInd w:val="0"/>
        <w:ind w:left="720" w:hanging="360"/>
        <w:rPr>
          <w:rFonts w:ascii="Times New Roman" w:hAnsi="Times New Roman"/>
          <w:sz w:val="24"/>
          <w:szCs w:val="24"/>
          <w:lang w:val="en"/>
        </w:rPr>
      </w:pPr>
      <w:r w:rsidRPr="002E624F">
        <w:rPr>
          <w:rFonts w:ascii="Times New Roman" w:hAnsi="Times New Roman"/>
          <w:sz w:val="24"/>
          <w:szCs w:val="24"/>
          <w:lang w:val="en"/>
        </w:rPr>
        <w:t xml:space="preserve">    Closing a file</w:t>
      </w:r>
    </w:p>
    <w:p w14:paraId="1782D4D1" w14:textId="77777777" w:rsidR="004D6EBA" w:rsidRPr="002E624F" w:rsidRDefault="004D6EBA">
      <w:pPr>
        <w:widowControl w:val="0"/>
        <w:autoSpaceDE w:val="0"/>
        <w:autoSpaceDN w:val="0"/>
        <w:adjustRightInd w:val="0"/>
        <w:rPr>
          <w:rFonts w:ascii="Times New Roman" w:hAnsi="Times New Roman"/>
          <w:sz w:val="24"/>
          <w:szCs w:val="24"/>
          <w:lang w:val="en"/>
        </w:rPr>
      </w:pPr>
      <w:r w:rsidRPr="002E624F">
        <w:rPr>
          <w:rFonts w:ascii="Times New Roman" w:hAnsi="Times New Roman"/>
          <w:b/>
          <w:bCs/>
          <w:sz w:val="24"/>
          <w:szCs w:val="24"/>
          <w:lang w:val="en"/>
        </w:rPr>
        <w:t>Defining and Opening a File</w:t>
      </w:r>
    </w:p>
    <w:p w14:paraId="112B0E5A" w14:textId="77777777" w:rsidR="004D6EBA" w:rsidRPr="002E624F" w:rsidRDefault="004D6EBA">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 xml:space="preserve">The function </w:t>
      </w:r>
      <w:proofErr w:type="gramStart"/>
      <w:r w:rsidRPr="002E624F">
        <w:rPr>
          <w:rFonts w:ascii="Times New Roman" w:hAnsi="Times New Roman"/>
          <w:sz w:val="24"/>
          <w:szCs w:val="24"/>
          <w:lang w:val="en"/>
        </w:rPr>
        <w:t>open(</w:t>
      </w:r>
      <w:proofErr w:type="gramEnd"/>
      <w:r w:rsidRPr="002E624F">
        <w:rPr>
          <w:rFonts w:ascii="Times New Roman" w:hAnsi="Times New Roman"/>
          <w:sz w:val="24"/>
          <w:szCs w:val="24"/>
          <w:lang w:val="en"/>
        </w:rPr>
        <w:t>) can be used to open multiple files that use the same stream object.</w:t>
      </w:r>
    </w:p>
    <w:p w14:paraId="3BD23D8E" w14:textId="77777777" w:rsidR="004D6EBA" w:rsidRPr="000F6706" w:rsidRDefault="004D6EBA">
      <w:pPr>
        <w:widowControl w:val="0"/>
        <w:autoSpaceDE w:val="0"/>
        <w:autoSpaceDN w:val="0"/>
        <w:adjustRightInd w:val="0"/>
        <w:rPr>
          <w:rFonts w:ascii="Times New Roman" w:hAnsi="Times New Roman"/>
          <w:b/>
          <w:bCs/>
          <w:sz w:val="24"/>
          <w:szCs w:val="24"/>
          <w:lang w:val="en"/>
        </w:rPr>
      </w:pPr>
      <w:r w:rsidRPr="000F6706">
        <w:rPr>
          <w:rFonts w:ascii="Times New Roman" w:hAnsi="Times New Roman"/>
          <w:b/>
          <w:bCs/>
          <w:sz w:val="24"/>
          <w:szCs w:val="24"/>
          <w:lang w:val="en"/>
        </w:rPr>
        <w:t>Syntax:</w:t>
      </w:r>
    </w:p>
    <w:p w14:paraId="0B904688" w14:textId="77777777" w:rsidR="004D6EBA" w:rsidRPr="002E624F" w:rsidRDefault="004D6EBA">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file-stream-class   stream-object;</w:t>
      </w:r>
    </w:p>
    <w:p w14:paraId="38EE8FFF" w14:textId="77777777" w:rsidR="004D6EBA" w:rsidRPr="002E624F" w:rsidRDefault="004D6EBA">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stream-</w:t>
      </w:r>
      <w:proofErr w:type="spellStart"/>
      <w:proofErr w:type="gramStart"/>
      <w:r w:rsidRPr="002E624F">
        <w:rPr>
          <w:rFonts w:ascii="Times New Roman" w:hAnsi="Times New Roman"/>
          <w:sz w:val="24"/>
          <w:szCs w:val="24"/>
          <w:lang w:val="en"/>
        </w:rPr>
        <w:t>object.open</w:t>
      </w:r>
      <w:proofErr w:type="spellEnd"/>
      <w:proofErr w:type="gramEnd"/>
      <w:r w:rsidRPr="002E624F">
        <w:rPr>
          <w:rFonts w:ascii="Times New Roman" w:hAnsi="Times New Roman"/>
          <w:sz w:val="24"/>
          <w:szCs w:val="24"/>
          <w:lang w:val="en"/>
        </w:rPr>
        <w:t xml:space="preserve">("filename"); </w:t>
      </w:r>
    </w:p>
    <w:p w14:paraId="3316F324" w14:textId="77777777" w:rsidR="004D6EBA" w:rsidRPr="002E624F" w:rsidRDefault="004D6EBA">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Example</w:t>
      </w:r>
    </w:p>
    <w:p w14:paraId="127A8D30" w14:textId="77777777" w:rsidR="004D6EBA" w:rsidRPr="002E624F" w:rsidRDefault="004D6EBA">
      <w:pPr>
        <w:widowControl w:val="0"/>
        <w:autoSpaceDE w:val="0"/>
        <w:autoSpaceDN w:val="0"/>
        <w:adjustRightInd w:val="0"/>
        <w:rPr>
          <w:rFonts w:ascii="Times New Roman" w:hAnsi="Times New Roman"/>
          <w:sz w:val="24"/>
          <w:szCs w:val="24"/>
          <w:lang w:val="en"/>
        </w:rPr>
      </w:pPr>
      <w:proofErr w:type="spellStart"/>
      <w:proofErr w:type="gramStart"/>
      <w:r w:rsidRPr="002E624F">
        <w:rPr>
          <w:rFonts w:ascii="Times New Roman" w:hAnsi="Times New Roman"/>
          <w:sz w:val="24"/>
          <w:szCs w:val="24"/>
          <w:lang w:val="en"/>
        </w:rPr>
        <w:t>ofstream</w:t>
      </w:r>
      <w:proofErr w:type="spellEnd"/>
      <w:r w:rsidRPr="002E624F">
        <w:rPr>
          <w:rFonts w:ascii="Times New Roman" w:hAnsi="Times New Roman"/>
          <w:sz w:val="24"/>
          <w:szCs w:val="24"/>
          <w:lang w:val="en"/>
        </w:rPr>
        <w:t xml:space="preserve">  </w:t>
      </w:r>
      <w:proofErr w:type="spellStart"/>
      <w:r w:rsidRPr="002E624F">
        <w:rPr>
          <w:rFonts w:ascii="Times New Roman" w:hAnsi="Times New Roman"/>
          <w:sz w:val="24"/>
          <w:szCs w:val="24"/>
          <w:lang w:val="en"/>
        </w:rPr>
        <w:t>outfile</w:t>
      </w:r>
      <w:proofErr w:type="spellEnd"/>
      <w:proofErr w:type="gramEnd"/>
      <w:r w:rsidRPr="002E624F">
        <w:rPr>
          <w:rFonts w:ascii="Times New Roman" w:hAnsi="Times New Roman"/>
          <w:sz w:val="24"/>
          <w:szCs w:val="24"/>
          <w:lang w:val="en"/>
        </w:rPr>
        <w:t>;      // create stream</w:t>
      </w:r>
    </w:p>
    <w:p w14:paraId="16E950C8" w14:textId="050296B8" w:rsidR="004D6EBA" w:rsidRPr="002E624F" w:rsidRDefault="004D6EBA">
      <w:pPr>
        <w:widowControl w:val="0"/>
        <w:autoSpaceDE w:val="0"/>
        <w:autoSpaceDN w:val="0"/>
        <w:adjustRightInd w:val="0"/>
        <w:rPr>
          <w:rFonts w:ascii="Times New Roman" w:hAnsi="Times New Roman"/>
          <w:sz w:val="24"/>
          <w:szCs w:val="24"/>
          <w:lang w:val="en"/>
        </w:rPr>
      </w:pPr>
      <w:proofErr w:type="spellStart"/>
      <w:proofErr w:type="gramStart"/>
      <w:r w:rsidRPr="002E624F">
        <w:rPr>
          <w:rFonts w:ascii="Times New Roman" w:hAnsi="Times New Roman"/>
          <w:sz w:val="24"/>
          <w:szCs w:val="24"/>
          <w:lang w:val="en"/>
        </w:rPr>
        <w:t>outfile</w:t>
      </w:r>
      <w:proofErr w:type="spellEnd"/>
      <w:r w:rsidRPr="002E624F">
        <w:rPr>
          <w:rFonts w:ascii="Times New Roman" w:hAnsi="Times New Roman"/>
          <w:sz w:val="24"/>
          <w:szCs w:val="24"/>
          <w:lang w:val="en"/>
        </w:rPr>
        <w:t xml:space="preserve"> .</w:t>
      </w:r>
      <w:proofErr w:type="gramEnd"/>
      <w:r w:rsidRPr="002E624F">
        <w:rPr>
          <w:rFonts w:ascii="Times New Roman" w:hAnsi="Times New Roman"/>
          <w:sz w:val="24"/>
          <w:szCs w:val="24"/>
          <w:lang w:val="en"/>
        </w:rPr>
        <w:t xml:space="preserve"> open ("data1"</w:t>
      </w:r>
      <w:proofErr w:type="gramStart"/>
      <w:r w:rsidRPr="002E624F">
        <w:rPr>
          <w:rFonts w:ascii="Times New Roman" w:hAnsi="Times New Roman"/>
          <w:sz w:val="24"/>
          <w:szCs w:val="24"/>
          <w:lang w:val="en"/>
        </w:rPr>
        <w:t>);  /</w:t>
      </w:r>
      <w:proofErr w:type="gramEnd"/>
      <w:r w:rsidRPr="002E624F">
        <w:rPr>
          <w:rFonts w:ascii="Times New Roman" w:hAnsi="Times New Roman"/>
          <w:sz w:val="24"/>
          <w:szCs w:val="24"/>
          <w:lang w:val="en"/>
        </w:rPr>
        <w:t>/ connect stream to data1</w:t>
      </w:r>
    </w:p>
    <w:tbl>
      <w:tblPr>
        <w:tblStyle w:val="TableGrid"/>
        <w:tblW w:w="0" w:type="auto"/>
        <w:tblLook w:val="04A0" w:firstRow="1" w:lastRow="0" w:firstColumn="1" w:lastColumn="0" w:noHBand="0" w:noVBand="1"/>
      </w:tblPr>
      <w:tblGrid>
        <w:gridCol w:w="9017"/>
      </w:tblGrid>
      <w:tr w:rsidR="006E0127" w:rsidRPr="002E624F" w14:paraId="7951EC2B" w14:textId="77777777" w:rsidTr="006E0127">
        <w:tc>
          <w:tcPr>
            <w:tcW w:w="9243" w:type="dxa"/>
          </w:tcPr>
          <w:p w14:paraId="0FCCD4DD"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#include&lt;fstream&gt;</w:t>
            </w:r>
          </w:p>
          <w:p w14:paraId="400EE259"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#include&lt;iostream&gt;</w:t>
            </w:r>
          </w:p>
          <w:p w14:paraId="160E55CA"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using namespace std;</w:t>
            </w:r>
          </w:p>
          <w:p w14:paraId="3EFDD79C"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 xml:space="preserve">int </w:t>
            </w:r>
            <w:proofErr w:type="gramStart"/>
            <w:r w:rsidRPr="002E624F">
              <w:rPr>
                <w:rFonts w:ascii="Times New Roman" w:hAnsi="Times New Roman"/>
                <w:sz w:val="24"/>
                <w:szCs w:val="24"/>
                <w:lang w:val="en"/>
              </w:rPr>
              <w:t>main(</w:t>
            </w:r>
            <w:proofErr w:type="gramEnd"/>
            <w:r w:rsidRPr="002E624F">
              <w:rPr>
                <w:rFonts w:ascii="Times New Roman" w:hAnsi="Times New Roman"/>
                <w:sz w:val="24"/>
                <w:szCs w:val="24"/>
                <w:lang w:val="en"/>
              </w:rPr>
              <w:t>)</w:t>
            </w:r>
          </w:p>
          <w:p w14:paraId="2B45627A"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w:t>
            </w:r>
          </w:p>
          <w:p w14:paraId="1FDF9DE4"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ab/>
              <w:t>int a;</w:t>
            </w:r>
          </w:p>
          <w:p w14:paraId="60B8F6D0"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ab/>
            </w:r>
            <w:proofErr w:type="spellStart"/>
            <w:r w:rsidRPr="002E624F">
              <w:rPr>
                <w:rFonts w:ascii="Times New Roman" w:hAnsi="Times New Roman"/>
                <w:sz w:val="24"/>
                <w:szCs w:val="24"/>
                <w:lang w:val="en"/>
              </w:rPr>
              <w:t>cout</w:t>
            </w:r>
            <w:proofErr w:type="spellEnd"/>
            <w:r w:rsidRPr="002E624F">
              <w:rPr>
                <w:rFonts w:ascii="Times New Roman" w:hAnsi="Times New Roman"/>
                <w:sz w:val="24"/>
                <w:szCs w:val="24"/>
                <w:lang w:val="en"/>
              </w:rPr>
              <w:t>&lt;&lt;"enter a";</w:t>
            </w:r>
          </w:p>
          <w:p w14:paraId="32E1723D"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ab/>
            </w:r>
            <w:proofErr w:type="spellStart"/>
            <w:r w:rsidRPr="002E624F">
              <w:rPr>
                <w:rFonts w:ascii="Times New Roman" w:hAnsi="Times New Roman"/>
                <w:sz w:val="24"/>
                <w:szCs w:val="24"/>
                <w:lang w:val="en"/>
              </w:rPr>
              <w:t>cin</w:t>
            </w:r>
            <w:proofErr w:type="spellEnd"/>
            <w:r w:rsidRPr="002E624F">
              <w:rPr>
                <w:rFonts w:ascii="Times New Roman" w:hAnsi="Times New Roman"/>
                <w:sz w:val="24"/>
                <w:szCs w:val="24"/>
                <w:lang w:val="en"/>
              </w:rPr>
              <w:t>&gt;&gt;a;</w:t>
            </w:r>
          </w:p>
          <w:p w14:paraId="0DE85E7D"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ab/>
            </w:r>
            <w:proofErr w:type="spellStart"/>
            <w:r w:rsidRPr="002E624F">
              <w:rPr>
                <w:rFonts w:ascii="Times New Roman" w:hAnsi="Times New Roman"/>
                <w:sz w:val="24"/>
                <w:szCs w:val="24"/>
                <w:lang w:val="en"/>
              </w:rPr>
              <w:t>ofstream</w:t>
            </w:r>
            <w:proofErr w:type="spellEnd"/>
            <w:r w:rsidRPr="002E624F">
              <w:rPr>
                <w:rFonts w:ascii="Times New Roman" w:hAnsi="Times New Roman"/>
                <w:sz w:val="24"/>
                <w:szCs w:val="24"/>
                <w:lang w:val="en"/>
              </w:rPr>
              <w:t xml:space="preserve"> </w:t>
            </w:r>
            <w:proofErr w:type="spellStart"/>
            <w:r w:rsidRPr="002E624F">
              <w:rPr>
                <w:rFonts w:ascii="Times New Roman" w:hAnsi="Times New Roman"/>
                <w:sz w:val="24"/>
                <w:szCs w:val="24"/>
                <w:lang w:val="en"/>
              </w:rPr>
              <w:t>outfile</w:t>
            </w:r>
            <w:proofErr w:type="spellEnd"/>
            <w:r w:rsidRPr="002E624F">
              <w:rPr>
                <w:rFonts w:ascii="Times New Roman" w:hAnsi="Times New Roman"/>
                <w:sz w:val="24"/>
                <w:szCs w:val="24"/>
                <w:lang w:val="en"/>
              </w:rPr>
              <w:t>;</w:t>
            </w:r>
          </w:p>
          <w:p w14:paraId="267D8A19"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ab/>
            </w:r>
            <w:proofErr w:type="spellStart"/>
            <w:proofErr w:type="gramStart"/>
            <w:r w:rsidRPr="002E624F">
              <w:rPr>
                <w:rFonts w:ascii="Times New Roman" w:hAnsi="Times New Roman"/>
                <w:sz w:val="24"/>
                <w:szCs w:val="24"/>
                <w:lang w:val="en"/>
              </w:rPr>
              <w:t>outfile.open</w:t>
            </w:r>
            <w:proofErr w:type="spellEnd"/>
            <w:proofErr w:type="gramEnd"/>
            <w:r w:rsidRPr="002E624F">
              <w:rPr>
                <w:rFonts w:ascii="Times New Roman" w:hAnsi="Times New Roman"/>
                <w:sz w:val="24"/>
                <w:szCs w:val="24"/>
                <w:lang w:val="en"/>
              </w:rPr>
              <w:t>("abc.txt</w:t>
            </w:r>
            <w:proofErr w:type="gramStart"/>
            <w:r w:rsidRPr="002E624F">
              <w:rPr>
                <w:rFonts w:ascii="Times New Roman" w:hAnsi="Times New Roman"/>
                <w:sz w:val="24"/>
                <w:szCs w:val="24"/>
                <w:lang w:val="en"/>
              </w:rPr>
              <w:t>",</w:t>
            </w:r>
            <w:proofErr w:type="spellStart"/>
            <w:r w:rsidRPr="002E624F">
              <w:rPr>
                <w:rFonts w:ascii="Times New Roman" w:hAnsi="Times New Roman"/>
                <w:sz w:val="24"/>
                <w:szCs w:val="24"/>
                <w:lang w:val="en"/>
              </w:rPr>
              <w:t>ios</w:t>
            </w:r>
            <w:proofErr w:type="spellEnd"/>
            <w:r w:rsidRPr="002E624F">
              <w:rPr>
                <w:rFonts w:ascii="Times New Roman" w:hAnsi="Times New Roman"/>
                <w:sz w:val="24"/>
                <w:szCs w:val="24"/>
                <w:lang w:val="en"/>
              </w:rPr>
              <w:t>::</w:t>
            </w:r>
            <w:proofErr w:type="gramEnd"/>
            <w:r w:rsidRPr="002E624F">
              <w:rPr>
                <w:rFonts w:ascii="Times New Roman" w:hAnsi="Times New Roman"/>
                <w:sz w:val="24"/>
                <w:szCs w:val="24"/>
                <w:lang w:val="en"/>
              </w:rPr>
              <w:t>app);</w:t>
            </w:r>
          </w:p>
          <w:p w14:paraId="3927ACC3"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ab/>
            </w:r>
            <w:proofErr w:type="spellStart"/>
            <w:r w:rsidRPr="002E624F">
              <w:rPr>
                <w:rFonts w:ascii="Times New Roman" w:hAnsi="Times New Roman"/>
                <w:sz w:val="24"/>
                <w:szCs w:val="24"/>
                <w:lang w:val="en"/>
              </w:rPr>
              <w:t>outfile</w:t>
            </w:r>
            <w:proofErr w:type="spellEnd"/>
            <w:r w:rsidRPr="002E624F">
              <w:rPr>
                <w:rFonts w:ascii="Times New Roman" w:hAnsi="Times New Roman"/>
                <w:sz w:val="24"/>
                <w:szCs w:val="24"/>
                <w:lang w:val="en"/>
              </w:rPr>
              <w:t>&lt;&lt;a&lt;&lt;"\n";</w:t>
            </w:r>
          </w:p>
          <w:p w14:paraId="421B79D9"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ab/>
            </w:r>
            <w:proofErr w:type="spellStart"/>
            <w:proofErr w:type="gramStart"/>
            <w:r w:rsidRPr="002E624F">
              <w:rPr>
                <w:rFonts w:ascii="Times New Roman" w:hAnsi="Times New Roman"/>
                <w:sz w:val="24"/>
                <w:szCs w:val="24"/>
                <w:lang w:val="en"/>
              </w:rPr>
              <w:t>outfile.close</w:t>
            </w:r>
            <w:proofErr w:type="spellEnd"/>
            <w:proofErr w:type="gramEnd"/>
            <w:r w:rsidRPr="002E624F">
              <w:rPr>
                <w:rFonts w:ascii="Times New Roman" w:hAnsi="Times New Roman"/>
                <w:sz w:val="24"/>
                <w:szCs w:val="24"/>
                <w:lang w:val="en"/>
              </w:rPr>
              <w:t>();</w:t>
            </w:r>
          </w:p>
          <w:p w14:paraId="331E5ED6" w14:textId="77777777" w:rsidR="006E0127" w:rsidRPr="002E624F" w:rsidRDefault="006E0127" w:rsidP="006E0127">
            <w:pPr>
              <w:widowControl w:val="0"/>
              <w:autoSpaceDE w:val="0"/>
              <w:autoSpaceDN w:val="0"/>
              <w:adjustRightInd w:val="0"/>
              <w:rPr>
                <w:rFonts w:ascii="Times New Roman" w:hAnsi="Times New Roman"/>
                <w:sz w:val="24"/>
                <w:szCs w:val="24"/>
                <w:lang w:val="en"/>
              </w:rPr>
            </w:pPr>
            <w:r w:rsidRPr="002E624F">
              <w:rPr>
                <w:rFonts w:ascii="Times New Roman" w:hAnsi="Times New Roman"/>
                <w:sz w:val="24"/>
                <w:szCs w:val="24"/>
                <w:lang w:val="en"/>
              </w:rPr>
              <w:t>}</w:t>
            </w:r>
          </w:p>
          <w:p w14:paraId="2F290BE3" w14:textId="77777777" w:rsidR="006E0127" w:rsidRPr="002E624F" w:rsidRDefault="006E0127" w:rsidP="006E0127">
            <w:pPr>
              <w:widowControl w:val="0"/>
              <w:autoSpaceDE w:val="0"/>
              <w:autoSpaceDN w:val="0"/>
              <w:adjustRightInd w:val="0"/>
              <w:rPr>
                <w:rFonts w:ascii="Times New Roman" w:hAnsi="Times New Roman"/>
                <w:sz w:val="24"/>
                <w:szCs w:val="24"/>
                <w:lang w:val="en"/>
              </w:rPr>
            </w:pPr>
          </w:p>
          <w:p w14:paraId="54B9DCA1" w14:textId="77777777" w:rsidR="006E0127" w:rsidRPr="002E624F" w:rsidRDefault="006E0127">
            <w:pPr>
              <w:widowControl w:val="0"/>
              <w:autoSpaceDE w:val="0"/>
              <w:autoSpaceDN w:val="0"/>
              <w:adjustRightInd w:val="0"/>
              <w:rPr>
                <w:rFonts w:ascii="Times New Roman" w:hAnsi="Times New Roman"/>
                <w:sz w:val="24"/>
                <w:szCs w:val="24"/>
                <w:lang w:val="en"/>
              </w:rPr>
            </w:pPr>
          </w:p>
        </w:tc>
      </w:tr>
    </w:tbl>
    <w:p w14:paraId="56DE2C19" w14:textId="77777777" w:rsidR="004D6EBA" w:rsidRPr="002E624F" w:rsidRDefault="004D6EBA" w:rsidP="006E0127">
      <w:pPr>
        <w:widowControl w:val="0"/>
        <w:autoSpaceDE w:val="0"/>
        <w:autoSpaceDN w:val="0"/>
        <w:adjustRightInd w:val="0"/>
        <w:rPr>
          <w:rFonts w:ascii="Times New Roman" w:hAnsi="Times New Roman"/>
          <w:sz w:val="24"/>
          <w:szCs w:val="24"/>
          <w:lang w:val="en"/>
        </w:rPr>
      </w:pPr>
    </w:p>
    <w:sectPr w:rsidR="004D6EBA" w:rsidRPr="002E624F" w:rsidSect="00587C18">
      <w:headerReference w:type="default" r:id="rId34"/>
      <w:footerReference w:type="default" r:id="rId35"/>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noEndnote/>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93499" w14:textId="77777777" w:rsidR="00210A9E" w:rsidRDefault="00210A9E" w:rsidP="002A1C94">
      <w:pPr>
        <w:spacing w:after="0" w:line="240" w:lineRule="auto"/>
      </w:pPr>
      <w:r>
        <w:separator/>
      </w:r>
    </w:p>
  </w:endnote>
  <w:endnote w:type="continuationSeparator" w:id="0">
    <w:p w14:paraId="677D1CB0" w14:textId="77777777" w:rsidR="00210A9E" w:rsidRDefault="00210A9E" w:rsidP="002A1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18D6F" w14:textId="77777777" w:rsidR="00BD66DB" w:rsidRDefault="00BD66DB">
    <w:pPr>
      <w:pStyle w:val="Footer"/>
      <w:pBdr>
        <w:top w:val="thinThickSmallGap" w:sz="24" w:space="1" w:color="823B0B" w:themeColor="accent2" w:themeShade="7F"/>
      </w:pBdr>
    </w:pPr>
    <w:r>
      <w:t xml:space="preserve">Enosis Learning </w:t>
    </w:r>
    <w:proofErr w:type="spellStart"/>
    <w:r>
      <w:t>Cpp</w:t>
    </w:r>
    <w:proofErr w:type="spellEnd"/>
    <w:r>
      <w:t xml:space="preserve"> Notes</w:t>
    </w:r>
    <w:r>
      <w:ptab w:relativeTo="margin" w:alignment="right" w:leader="none"/>
    </w:r>
    <w:r>
      <w:t xml:space="preserve">Page </w:t>
    </w:r>
    <w:r>
      <w:fldChar w:fldCharType="begin"/>
    </w:r>
    <w:r>
      <w:instrText xml:space="preserve"> PAGE   \* MERGEFORMAT </w:instrText>
    </w:r>
    <w:r>
      <w:fldChar w:fldCharType="separate"/>
    </w:r>
    <w:r w:rsidR="00546DC2">
      <w:rPr>
        <w:noProof/>
      </w:rPr>
      <w:t>30</w:t>
    </w:r>
    <w:r>
      <w:fldChar w:fldCharType="end"/>
    </w:r>
  </w:p>
  <w:p w14:paraId="3A2B970B" w14:textId="77777777" w:rsidR="00BD66DB" w:rsidRDefault="00BD66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4FBBC" w14:textId="77777777" w:rsidR="00210A9E" w:rsidRDefault="00210A9E" w:rsidP="002A1C94">
      <w:pPr>
        <w:spacing w:after="0" w:line="240" w:lineRule="auto"/>
      </w:pPr>
      <w:r>
        <w:separator/>
      </w:r>
    </w:p>
  </w:footnote>
  <w:footnote w:type="continuationSeparator" w:id="0">
    <w:p w14:paraId="29E9347F" w14:textId="77777777" w:rsidR="00210A9E" w:rsidRDefault="00210A9E" w:rsidP="002A1C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21E4F" w14:textId="22012A01" w:rsidR="00BD66DB" w:rsidRPr="002A1C94" w:rsidRDefault="00BD66DB">
    <w:pPr>
      <w:pStyle w:val="Header"/>
      <w:ind w:left="-864"/>
      <w:rPr>
        <w:b/>
        <w:sz w:val="24"/>
      </w:rPr>
    </w:pPr>
    <w:r w:rsidRPr="002A1C94">
      <w:rPr>
        <w:b/>
        <w:noProof/>
        <w:sz w:val="24"/>
      </w:rPr>
      <w:tab/>
    </w:r>
  </w:p>
  <w:p w14:paraId="15919A83" w14:textId="77777777" w:rsidR="00BD66DB" w:rsidRDefault="00BD66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202342C"/>
    <w:lvl w:ilvl="0">
      <w:numFmt w:val="bullet"/>
      <w:lvlText w:val="*"/>
      <w:lvlJc w:val="left"/>
    </w:lvl>
  </w:abstractNum>
  <w:abstractNum w:abstractNumId="1" w15:restartNumberingAfterBreak="0">
    <w:nsid w:val="061579DC"/>
    <w:multiLevelType w:val="multilevel"/>
    <w:tmpl w:val="A496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E31BB"/>
    <w:multiLevelType w:val="hybridMultilevel"/>
    <w:tmpl w:val="5FFCD0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87B0F5E"/>
    <w:multiLevelType w:val="hybridMultilevel"/>
    <w:tmpl w:val="7B62F67E"/>
    <w:lvl w:ilvl="0" w:tplc="BD96D156">
      <w:start w:val="1"/>
      <w:numFmt w:val="decimal"/>
      <w:lvlText w:val="%1."/>
      <w:lvlJc w:val="left"/>
      <w:pPr>
        <w:ind w:left="1320" w:hanging="360"/>
      </w:pPr>
      <w:rPr>
        <w:rFonts w:cs="Times New Roman" w:hint="default"/>
        <w:sz w:val="32"/>
      </w:rPr>
    </w:lvl>
    <w:lvl w:ilvl="1" w:tplc="40090019" w:tentative="1">
      <w:start w:val="1"/>
      <w:numFmt w:val="lowerLetter"/>
      <w:lvlText w:val="%2."/>
      <w:lvlJc w:val="left"/>
      <w:pPr>
        <w:ind w:left="2040" w:hanging="360"/>
      </w:pPr>
      <w:rPr>
        <w:rFonts w:cs="Times New Roman"/>
      </w:rPr>
    </w:lvl>
    <w:lvl w:ilvl="2" w:tplc="4009001B" w:tentative="1">
      <w:start w:val="1"/>
      <w:numFmt w:val="lowerRoman"/>
      <w:lvlText w:val="%3."/>
      <w:lvlJc w:val="right"/>
      <w:pPr>
        <w:ind w:left="2760" w:hanging="180"/>
      </w:pPr>
      <w:rPr>
        <w:rFonts w:cs="Times New Roman"/>
      </w:rPr>
    </w:lvl>
    <w:lvl w:ilvl="3" w:tplc="4009000F" w:tentative="1">
      <w:start w:val="1"/>
      <w:numFmt w:val="decimal"/>
      <w:lvlText w:val="%4."/>
      <w:lvlJc w:val="left"/>
      <w:pPr>
        <w:ind w:left="3480" w:hanging="360"/>
      </w:pPr>
      <w:rPr>
        <w:rFonts w:cs="Times New Roman"/>
      </w:rPr>
    </w:lvl>
    <w:lvl w:ilvl="4" w:tplc="40090019" w:tentative="1">
      <w:start w:val="1"/>
      <w:numFmt w:val="lowerLetter"/>
      <w:lvlText w:val="%5."/>
      <w:lvlJc w:val="left"/>
      <w:pPr>
        <w:ind w:left="4200" w:hanging="360"/>
      </w:pPr>
      <w:rPr>
        <w:rFonts w:cs="Times New Roman"/>
      </w:rPr>
    </w:lvl>
    <w:lvl w:ilvl="5" w:tplc="4009001B" w:tentative="1">
      <w:start w:val="1"/>
      <w:numFmt w:val="lowerRoman"/>
      <w:lvlText w:val="%6."/>
      <w:lvlJc w:val="right"/>
      <w:pPr>
        <w:ind w:left="4920" w:hanging="180"/>
      </w:pPr>
      <w:rPr>
        <w:rFonts w:cs="Times New Roman"/>
      </w:rPr>
    </w:lvl>
    <w:lvl w:ilvl="6" w:tplc="4009000F" w:tentative="1">
      <w:start w:val="1"/>
      <w:numFmt w:val="decimal"/>
      <w:lvlText w:val="%7."/>
      <w:lvlJc w:val="left"/>
      <w:pPr>
        <w:ind w:left="5640" w:hanging="360"/>
      </w:pPr>
      <w:rPr>
        <w:rFonts w:cs="Times New Roman"/>
      </w:rPr>
    </w:lvl>
    <w:lvl w:ilvl="7" w:tplc="40090019" w:tentative="1">
      <w:start w:val="1"/>
      <w:numFmt w:val="lowerLetter"/>
      <w:lvlText w:val="%8."/>
      <w:lvlJc w:val="left"/>
      <w:pPr>
        <w:ind w:left="6360" w:hanging="360"/>
      </w:pPr>
      <w:rPr>
        <w:rFonts w:cs="Times New Roman"/>
      </w:rPr>
    </w:lvl>
    <w:lvl w:ilvl="8" w:tplc="4009001B" w:tentative="1">
      <w:start w:val="1"/>
      <w:numFmt w:val="lowerRoman"/>
      <w:lvlText w:val="%9."/>
      <w:lvlJc w:val="right"/>
      <w:pPr>
        <w:ind w:left="7080" w:hanging="180"/>
      </w:pPr>
      <w:rPr>
        <w:rFonts w:cs="Times New Roman"/>
      </w:rPr>
    </w:lvl>
  </w:abstractNum>
  <w:abstractNum w:abstractNumId="4" w15:restartNumberingAfterBreak="0">
    <w:nsid w:val="0C8327F7"/>
    <w:multiLevelType w:val="multilevel"/>
    <w:tmpl w:val="D8E4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E970AB"/>
    <w:multiLevelType w:val="hybridMultilevel"/>
    <w:tmpl w:val="6468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7589F"/>
    <w:multiLevelType w:val="multilevel"/>
    <w:tmpl w:val="2B5CB72C"/>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7" w15:restartNumberingAfterBreak="0">
    <w:nsid w:val="162E1130"/>
    <w:multiLevelType w:val="hybridMultilevel"/>
    <w:tmpl w:val="C884FE12"/>
    <w:lvl w:ilvl="0" w:tplc="921850AC">
      <w:start w:val="1"/>
      <w:numFmt w:val="decimal"/>
      <w:lvlText w:val="%1)"/>
      <w:lvlJc w:val="left"/>
      <w:pPr>
        <w:ind w:left="1245" w:hanging="360"/>
      </w:pPr>
      <w:rPr>
        <w:rFonts w:cs="Times New Roman" w:hint="default"/>
        <w:b w:val="0"/>
        <w:bCs w:val="0"/>
      </w:rPr>
    </w:lvl>
    <w:lvl w:ilvl="1" w:tplc="04090019" w:tentative="1">
      <w:start w:val="1"/>
      <w:numFmt w:val="lowerLetter"/>
      <w:lvlText w:val="%2."/>
      <w:lvlJc w:val="left"/>
      <w:pPr>
        <w:ind w:left="1965" w:hanging="360"/>
      </w:pPr>
      <w:rPr>
        <w:rFonts w:cs="Times New Roman"/>
      </w:rPr>
    </w:lvl>
    <w:lvl w:ilvl="2" w:tplc="0409001B" w:tentative="1">
      <w:start w:val="1"/>
      <w:numFmt w:val="lowerRoman"/>
      <w:lvlText w:val="%3."/>
      <w:lvlJc w:val="right"/>
      <w:pPr>
        <w:ind w:left="2685" w:hanging="180"/>
      </w:pPr>
      <w:rPr>
        <w:rFonts w:cs="Times New Roman"/>
      </w:rPr>
    </w:lvl>
    <w:lvl w:ilvl="3" w:tplc="0409000F" w:tentative="1">
      <w:start w:val="1"/>
      <w:numFmt w:val="decimal"/>
      <w:lvlText w:val="%4."/>
      <w:lvlJc w:val="left"/>
      <w:pPr>
        <w:ind w:left="3405" w:hanging="360"/>
      </w:pPr>
      <w:rPr>
        <w:rFonts w:cs="Times New Roman"/>
      </w:rPr>
    </w:lvl>
    <w:lvl w:ilvl="4" w:tplc="04090019" w:tentative="1">
      <w:start w:val="1"/>
      <w:numFmt w:val="lowerLetter"/>
      <w:lvlText w:val="%5."/>
      <w:lvlJc w:val="left"/>
      <w:pPr>
        <w:ind w:left="4125" w:hanging="360"/>
      </w:pPr>
      <w:rPr>
        <w:rFonts w:cs="Times New Roman"/>
      </w:rPr>
    </w:lvl>
    <w:lvl w:ilvl="5" w:tplc="0409001B" w:tentative="1">
      <w:start w:val="1"/>
      <w:numFmt w:val="lowerRoman"/>
      <w:lvlText w:val="%6."/>
      <w:lvlJc w:val="right"/>
      <w:pPr>
        <w:ind w:left="4845" w:hanging="180"/>
      </w:pPr>
      <w:rPr>
        <w:rFonts w:cs="Times New Roman"/>
      </w:rPr>
    </w:lvl>
    <w:lvl w:ilvl="6" w:tplc="0409000F" w:tentative="1">
      <w:start w:val="1"/>
      <w:numFmt w:val="decimal"/>
      <w:lvlText w:val="%7."/>
      <w:lvlJc w:val="left"/>
      <w:pPr>
        <w:ind w:left="5565" w:hanging="360"/>
      </w:pPr>
      <w:rPr>
        <w:rFonts w:cs="Times New Roman"/>
      </w:rPr>
    </w:lvl>
    <w:lvl w:ilvl="7" w:tplc="04090019" w:tentative="1">
      <w:start w:val="1"/>
      <w:numFmt w:val="lowerLetter"/>
      <w:lvlText w:val="%8."/>
      <w:lvlJc w:val="left"/>
      <w:pPr>
        <w:ind w:left="6285" w:hanging="360"/>
      </w:pPr>
      <w:rPr>
        <w:rFonts w:cs="Times New Roman"/>
      </w:rPr>
    </w:lvl>
    <w:lvl w:ilvl="8" w:tplc="0409001B" w:tentative="1">
      <w:start w:val="1"/>
      <w:numFmt w:val="lowerRoman"/>
      <w:lvlText w:val="%9."/>
      <w:lvlJc w:val="right"/>
      <w:pPr>
        <w:ind w:left="7005" w:hanging="180"/>
      </w:pPr>
      <w:rPr>
        <w:rFonts w:cs="Times New Roman"/>
      </w:rPr>
    </w:lvl>
  </w:abstractNum>
  <w:abstractNum w:abstractNumId="8" w15:restartNumberingAfterBreak="0">
    <w:nsid w:val="1F1B79F3"/>
    <w:multiLevelType w:val="hybridMultilevel"/>
    <w:tmpl w:val="5DA85C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7E1306"/>
    <w:multiLevelType w:val="multilevel"/>
    <w:tmpl w:val="1D90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A05DA0"/>
    <w:multiLevelType w:val="hybridMultilevel"/>
    <w:tmpl w:val="F69C5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1025E7"/>
    <w:multiLevelType w:val="singleLevel"/>
    <w:tmpl w:val="4CE2FF1C"/>
    <w:lvl w:ilvl="0">
      <w:start w:val="1"/>
      <w:numFmt w:val="decimal"/>
      <w:lvlText w:val="%1."/>
      <w:legacy w:legacy="1" w:legacySpace="0" w:legacyIndent="0"/>
      <w:lvlJc w:val="left"/>
      <w:rPr>
        <w:rFonts w:ascii="Calibri" w:hAnsi="Calibri" w:cs="Calibri" w:hint="default"/>
      </w:rPr>
    </w:lvl>
  </w:abstractNum>
  <w:abstractNum w:abstractNumId="12" w15:restartNumberingAfterBreak="0">
    <w:nsid w:val="4964561F"/>
    <w:multiLevelType w:val="multilevel"/>
    <w:tmpl w:val="63D0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6E2213"/>
    <w:multiLevelType w:val="multilevel"/>
    <w:tmpl w:val="C2C8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AB2B31"/>
    <w:multiLevelType w:val="hybridMultilevel"/>
    <w:tmpl w:val="D414AA5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CD928E8"/>
    <w:multiLevelType w:val="hybridMultilevel"/>
    <w:tmpl w:val="57F4B00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7F371C"/>
    <w:multiLevelType w:val="multilevel"/>
    <w:tmpl w:val="DA26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AD0DF4"/>
    <w:multiLevelType w:val="hybridMultilevel"/>
    <w:tmpl w:val="FA30B5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D3446D"/>
    <w:multiLevelType w:val="hybridMultilevel"/>
    <w:tmpl w:val="924E46E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88507A3"/>
    <w:multiLevelType w:val="singleLevel"/>
    <w:tmpl w:val="4CE2FF1C"/>
    <w:lvl w:ilvl="0">
      <w:start w:val="1"/>
      <w:numFmt w:val="decimal"/>
      <w:lvlText w:val="%1."/>
      <w:legacy w:legacy="1" w:legacySpace="0" w:legacyIndent="0"/>
      <w:lvlJc w:val="left"/>
      <w:rPr>
        <w:rFonts w:ascii="Calibri" w:hAnsi="Calibri" w:cs="Calibri" w:hint="default"/>
      </w:rPr>
    </w:lvl>
  </w:abstractNum>
  <w:abstractNum w:abstractNumId="20" w15:restartNumberingAfterBreak="0">
    <w:nsid w:val="69A81FC7"/>
    <w:multiLevelType w:val="hybridMultilevel"/>
    <w:tmpl w:val="88EE9E1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76DD554D"/>
    <w:multiLevelType w:val="multilevel"/>
    <w:tmpl w:val="5D08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4848672">
    <w:abstractNumId w:val="0"/>
    <w:lvlOverride w:ilvl="0">
      <w:lvl w:ilvl="0">
        <w:numFmt w:val="bullet"/>
        <w:lvlText w:val=""/>
        <w:legacy w:legacy="1" w:legacySpace="0" w:legacyIndent="0"/>
        <w:lvlJc w:val="left"/>
        <w:rPr>
          <w:rFonts w:ascii="Symbol" w:hAnsi="Symbol" w:hint="default"/>
        </w:rPr>
      </w:lvl>
    </w:lvlOverride>
  </w:num>
  <w:num w:numId="2" w16cid:durableId="1788697012">
    <w:abstractNumId w:val="5"/>
  </w:num>
  <w:num w:numId="3" w16cid:durableId="1648048041">
    <w:abstractNumId w:val="20"/>
  </w:num>
  <w:num w:numId="4" w16cid:durableId="131214732">
    <w:abstractNumId w:val="11"/>
  </w:num>
  <w:num w:numId="5" w16cid:durableId="2122530999">
    <w:abstractNumId w:val="19"/>
  </w:num>
  <w:num w:numId="6" w16cid:durableId="521436072">
    <w:abstractNumId w:val="17"/>
  </w:num>
  <w:num w:numId="7" w16cid:durableId="432750745">
    <w:abstractNumId w:val="18"/>
  </w:num>
  <w:num w:numId="8" w16cid:durableId="1298878916">
    <w:abstractNumId w:val="1"/>
  </w:num>
  <w:num w:numId="9" w16cid:durableId="1394738615">
    <w:abstractNumId w:val="7"/>
  </w:num>
  <w:num w:numId="10" w16cid:durableId="1984695576">
    <w:abstractNumId w:val="6"/>
  </w:num>
  <w:num w:numId="11" w16cid:durableId="1801652200">
    <w:abstractNumId w:val="14"/>
  </w:num>
  <w:num w:numId="12" w16cid:durableId="419182700">
    <w:abstractNumId w:val="3"/>
  </w:num>
  <w:num w:numId="13" w16cid:durableId="1539851313">
    <w:abstractNumId w:val="16"/>
  </w:num>
  <w:num w:numId="14" w16cid:durableId="2106072910">
    <w:abstractNumId w:val="21"/>
  </w:num>
  <w:num w:numId="15" w16cid:durableId="313988910">
    <w:abstractNumId w:val="9"/>
  </w:num>
  <w:num w:numId="16" w16cid:durableId="1762095109">
    <w:abstractNumId w:val="4"/>
  </w:num>
  <w:num w:numId="17" w16cid:durableId="1243100189">
    <w:abstractNumId w:val="12"/>
  </w:num>
  <w:num w:numId="18" w16cid:durableId="2073263774">
    <w:abstractNumId w:val="13"/>
  </w:num>
  <w:num w:numId="19" w16cid:durableId="802313329">
    <w:abstractNumId w:val="10"/>
  </w:num>
  <w:num w:numId="20" w16cid:durableId="2115049027">
    <w:abstractNumId w:val="15"/>
  </w:num>
  <w:num w:numId="21" w16cid:durableId="351761068">
    <w:abstractNumId w:val="2"/>
  </w:num>
  <w:num w:numId="22" w16cid:durableId="2582923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720"/>
  <w:drawingGridHorizontalSpacing w:val="10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C94"/>
    <w:rsid w:val="00002B26"/>
    <w:rsid w:val="00007D88"/>
    <w:rsid w:val="00023848"/>
    <w:rsid w:val="000322CA"/>
    <w:rsid w:val="0003317A"/>
    <w:rsid w:val="00033348"/>
    <w:rsid w:val="00053426"/>
    <w:rsid w:val="00064ED8"/>
    <w:rsid w:val="00075A92"/>
    <w:rsid w:val="00091CE0"/>
    <w:rsid w:val="000940B2"/>
    <w:rsid w:val="000A5040"/>
    <w:rsid w:val="000B0226"/>
    <w:rsid w:val="000B2F3B"/>
    <w:rsid w:val="000D4270"/>
    <w:rsid w:val="000D4858"/>
    <w:rsid w:val="000E49FD"/>
    <w:rsid w:val="000F1FF5"/>
    <w:rsid w:val="000F616A"/>
    <w:rsid w:val="000F6706"/>
    <w:rsid w:val="00106F4B"/>
    <w:rsid w:val="00110EEE"/>
    <w:rsid w:val="00137C88"/>
    <w:rsid w:val="0014474C"/>
    <w:rsid w:val="00156EDE"/>
    <w:rsid w:val="00172919"/>
    <w:rsid w:val="001732C6"/>
    <w:rsid w:val="00192583"/>
    <w:rsid w:val="001932A3"/>
    <w:rsid w:val="00197587"/>
    <w:rsid w:val="001A2277"/>
    <w:rsid w:val="001A55D2"/>
    <w:rsid w:val="001D01E4"/>
    <w:rsid w:val="00210A9E"/>
    <w:rsid w:val="0021117C"/>
    <w:rsid w:val="00220436"/>
    <w:rsid w:val="00220B1E"/>
    <w:rsid w:val="0025216D"/>
    <w:rsid w:val="00255AD9"/>
    <w:rsid w:val="00261685"/>
    <w:rsid w:val="00274C7D"/>
    <w:rsid w:val="00276B5F"/>
    <w:rsid w:val="002A1C94"/>
    <w:rsid w:val="002A7583"/>
    <w:rsid w:val="002B2622"/>
    <w:rsid w:val="002C3598"/>
    <w:rsid w:val="002D3603"/>
    <w:rsid w:val="002E624F"/>
    <w:rsid w:val="0030692A"/>
    <w:rsid w:val="003133BB"/>
    <w:rsid w:val="00323687"/>
    <w:rsid w:val="0033016B"/>
    <w:rsid w:val="00352514"/>
    <w:rsid w:val="00354902"/>
    <w:rsid w:val="003817EB"/>
    <w:rsid w:val="003828C7"/>
    <w:rsid w:val="00394806"/>
    <w:rsid w:val="003B02E3"/>
    <w:rsid w:val="003C63BE"/>
    <w:rsid w:val="003E0D4A"/>
    <w:rsid w:val="003E256F"/>
    <w:rsid w:val="003E2B45"/>
    <w:rsid w:val="003E4C9B"/>
    <w:rsid w:val="00401F0A"/>
    <w:rsid w:val="00415E53"/>
    <w:rsid w:val="0042751B"/>
    <w:rsid w:val="00427B71"/>
    <w:rsid w:val="0043154B"/>
    <w:rsid w:val="00431B11"/>
    <w:rsid w:val="00465B30"/>
    <w:rsid w:val="00466941"/>
    <w:rsid w:val="004755B7"/>
    <w:rsid w:val="0047608D"/>
    <w:rsid w:val="00485848"/>
    <w:rsid w:val="004906FA"/>
    <w:rsid w:val="00491944"/>
    <w:rsid w:val="004B0FCC"/>
    <w:rsid w:val="004C71E6"/>
    <w:rsid w:val="004D6EBA"/>
    <w:rsid w:val="004E65AC"/>
    <w:rsid w:val="00504EB4"/>
    <w:rsid w:val="005256D8"/>
    <w:rsid w:val="00534F1E"/>
    <w:rsid w:val="00540744"/>
    <w:rsid w:val="00546DC2"/>
    <w:rsid w:val="00546EEE"/>
    <w:rsid w:val="00580F91"/>
    <w:rsid w:val="0058211E"/>
    <w:rsid w:val="00583052"/>
    <w:rsid w:val="005865D4"/>
    <w:rsid w:val="00587C18"/>
    <w:rsid w:val="005912B2"/>
    <w:rsid w:val="0059736F"/>
    <w:rsid w:val="005B0191"/>
    <w:rsid w:val="005C22AB"/>
    <w:rsid w:val="005D5956"/>
    <w:rsid w:val="005F2A9D"/>
    <w:rsid w:val="005F4A60"/>
    <w:rsid w:val="006044A9"/>
    <w:rsid w:val="00607A1F"/>
    <w:rsid w:val="00627C11"/>
    <w:rsid w:val="006570CC"/>
    <w:rsid w:val="0066442E"/>
    <w:rsid w:val="00675287"/>
    <w:rsid w:val="00681418"/>
    <w:rsid w:val="00683CA0"/>
    <w:rsid w:val="00683F01"/>
    <w:rsid w:val="00685DB1"/>
    <w:rsid w:val="00687FAD"/>
    <w:rsid w:val="00691F3B"/>
    <w:rsid w:val="0069479F"/>
    <w:rsid w:val="00695D33"/>
    <w:rsid w:val="006A2B66"/>
    <w:rsid w:val="006A346D"/>
    <w:rsid w:val="006A4393"/>
    <w:rsid w:val="006D6FFD"/>
    <w:rsid w:val="006E0127"/>
    <w:rsid w:val="006E1257"/>
    <w:rsid w:val="00711450"/>
    <w:rsid w:val="007149E1"/>
    <w:rsid w:val="007326F2"/>
    <w:rsid w:val="007575CD"/>
    <w:rsid w:val="00776002"/>
    <w:rsid w:val="00787E0A"/>
    <w:rsid w:val="0079281E"/>
    <w:rsid w:val="007A0B08"/>
    <w:rsid w:val="007A14EA"/>
    <w:rsid w:val="007D070F"/>
    <w:rsid w:val="007E0664"/>
    <w:rsid w:val="007E7CFB"/>
    <w:rsid w:val="007F4DBF"/>
    <w:rsid w:val="007F721E"/>
    <w:rsid w:val="00805DAC"/>
    <w:rsid w:val="00811B8B"/>
    <w:rsid w:val="00826E1F"/>
    <w:rsid w:val="00836C06"/>
    <w:rsid w:val="00844F47"/>
    <w:rsid w:val="0084787A"/>
    <w:rsid w:val="00863A3B"/>
    <w:rsid w:val="0086549C"/>
    <w:rsid w:val="00882633"/>
    <w:rsid w:val="00884B23"/>
    <w:rsid w:val="008B07B4"/>
    <w:rsid w:val="008B45A1"/>
    <w:rsid w:val="008C20B4"/>
    <w:rsid w:val="008C4829"/>
    <w:rsid w:val="008D625B"/>
    <w:rsid w:val="008E7A64"/>
    <w:rsid w:val="008F0BFE"/>
    <w:rsid w:val="00906DD3"/>
    <w:rsid w:val="0090701E"/>
    <w:rsid w:val="009145C6"/>
    <w:rsid w:val="00921D69"/>
    <w:rsid w:val="00923D6E"/>
    <w:rsid w:val="00927224"/>
    <w:rsid w:val="00966BA6"/>
    <w:rsid w:val="0097015A"/>
    <w:rsid w:val="00970B72"/>
    <w:rsid w:val="00972C73"/>
    <w:rsid w:val="009B59F0"/>
    <w:rsid w:val="009B69D2"/>
    <w:rsid w:val="009C588C"/>
    <w:rsid w:val="009D2190"/>
    <w:rsid w:val="009E061E"/>
    <w:rsid w:val="009E32F7"/>
    <w:rsid w:val="009F318E"/>
    <w:rsid w:val="009F5DD2"/>
    <w:rsid w:val="00A109D9"/>
    <w:rsid w:val="00A13DCD"/>
    <w:rsid w:val="00A1683E"/>
    <w:rsid w:val="00A17E90"/>
    <w:rsid w:val="00A315B0"/>
    <w:rsid w:val="00A52EFB"/>
    <w:rsid w:val="00A52FD2"/>
    <w:rsid w:val="00A55068"/>
    <w:rsid w:val="00A60383"/>
    <w:rsid w:val="00A70565"/>
    <w:rsid w:val="00A920DE"/>
    <w:rsid w:val="00A9267F"/>
    <w:rsid w:val="00AA176F"/>
    <w:rsid w:val="00AA5F94"/>
    <w:rsid w:val="00AB0A3F"/>
    <w:rsid w:val="00AF6611"/>
    <w:rsid w:val="00AF72DC"/>
    <w:rsid w:val="00B159B9"/>
    <w:rsid w:val="00B44DEE"/>
    <w:rsid w:val="00B514DA"/>
    <w:rsid w:val="00B84B2D"/>
    <w:rsid w:val="00B96149"/>
    <w:rsid w:val="00BB33B7"/>
    <w:rsid w:val="00BD5DAB"/>
    <w:rsid w:val="00BD66DB"/>
    <w:rsid w:val="00C00266"/>
    <w:rsid w:val="00C07D8A"/>
    <w:rsid w:val="00C128F8"/>
    <w:rsid w:val="00C14205"/>
    <w:rsid w:val="00C24C92"/>
    <w:rsid w:val="00C3070C"/>
    <w:rsid w:val="00C31262"/>
    <w:rsid w:val="00C435C1"/>
    <w:rsid w:val="00C45E84"/>
    <w:rsid w:val="00C568F3"/>
    <w:rsid w:val="00C56ACC"/>
    <w:rsid w:val="00C6295E"/>
    <w:rsid w:val="00C657EB"/>
    <w:rsid w:val="00C66C5F"/>
    <w:rsid w:val="00C67DED"/>
    <w:rsid w:val="00C7272E"/>
    <w:rsid w:val="00C9219D"/>
    <w:rsid w:val="00C935C7"/>
    <w:rsid w:val="00CB0499"/>
    <w:rsid w:val="00CC44B0"/>
    <w:rsid w:val="00CD51A0"/>
    <w:rsid w:val="00CE47B9"/>
    <w:rsid w:val="00CE4CAA"/>
    <w:rsid w:val="00CE5AA8"/>
    <w:rsid w:val="00CE7CE6"/>
    <w:rsid w:val="00D25090"/>
    <w:rsid w:val="00D30DC0"/>
    <w:rsid w:val="00D42942"/>
    <w:rsid w:val="00D52095"/>
    <w:rsid w:val="00D552D1"/>
    <w:rsid w:val="00D62573"/>
    <w:rsid w:val="00D71507"/>
    <w:rsid w:val="00D76471"/>
    <w:rsid w:val="00DC417C"/>
    <w:rsid w:val="00DC7808"/>
    <w:rsid w:val="00DC789F"/>
    <w:rsid w:val="00DC7D7B"/>
    <w:rsid w:val="00DD1AFA"/>
    <w:rsid w:val="00DE4358"/>
    <w:rsid w:val="00E008B4"/>
    <w:rsid w:val="00E02C14"/>
    <w:rsid w:val="00E2352D"/>
    <w:rsid w:val="00E24704"/>
    <w:rsid w:val="00E330AE"/>
    <w:rsid w:val="00E3442E"/>
    <w:rsid w:val="00E40C8E"/>
    <w:rsid w:val="00E453A6"/>
    <w:rsid w:val="00E51DEB"/>
    <w:rsid w:val="00E52293"/>
    <w:rsid w:val="00E57892"/>
    <w:rsid w:val="00E61A3C"/>
    <w:rsid w:val="00E66C1C"/>
    <w:rsid w:val="00E70C85"/>
    <w:rsid w:val="00E810F5"/>
    <w:rsid w:val="00E87446"/>
    <w:rsid w:val="00E934A3"/>
    <w:rsid w:val="00EA6027"/>
    <w:rsid w:val="00EA68EB"/>
    <w:rsid w:val="00EA7C8D"/>
    <w:rsid w:val="00EC7B0F"/>
    <w:rsid w:val="00ED2519"/>
    <w:rsid w:val="00ED5DF4"/>
    <w:rsid w:val="00F12585"/>
    <w:rsid w:val="00F13DA8"/>
    <w:rsid w:val="00F346C9"/>
    <w:rsid w:val="00F4428A"/>
    <w:rsid w:val="00F661A9"/>
    <w:rsid w:val="00F71373"/>
    <w:rsid w:val="00F92524"/>
    <w:rsid w:val="00FA2096"/>
    <w:rsid w:val="00FB6B34"/>
    <w:rsid w:val="00FE6115"/>
    <w:rsid w:val="00FF0465"/>
    <w:rsid w:val="00FF758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B86DBE"/>
  <w14:defaultImageDpi w14:val="0"/>
  <w15:docId w15:val="{7F51C82C-00BC-4688-AA09-F04E07275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imes New Roman"/>
        <w:sz w:val="22"/>
        <w:szCs w:val="22"/>
        <w:lang w:val="en-IN" w:eastAsia="en-IN"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2E3"/>
    <w:rPr>
      <w:lang w:val="en-US" w:eastAsia="en-US"/>
    </w:rPr>
  </w:style>
  <w:style w:type="paragraph" w:styleId="Heading1">
    <w:name w:val="heading 1"/>
    <w:basedOn w:val="Normal"/>
    <w:next w:val="Normal"/>
    <w:link w:val="Heading1Char"/>
    <w:uiPriority w:val="9"/>
    <w:qFormat/>
    <w:rsid w:val="003B02E3"/>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unhideWhenUsed/>
    <w:qFormat/>
    <w:rsid w:val="003B02E3"/>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Heading3">
    <w:name w:val="heading 3"/>
    <w:basedOn w:val="Normal"/>
    <w:next w:val="Normal"/>
    <w:link w:val="Heading3Char"/>
    <w:uiPriority w:val="9"/>
    <w:unhideWhenUsed/>
    <w:qFormat/>
    <w:rsid w:val="003B02E3"/>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Heading4">
    <w:name w:val="heading 4"/>
    <w:basedOn w:val="Normal"/>
    <w:next w:val="Normal"/>
    <w:link w:val="Heading4Char"/>
    <w:uiPriority w:val="9"/>
    <w:semiHidden/>
    <w:unhideWhenUsed/>
    <w:qFormat/>
    <w:rsid w:val="003B02E3"/>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3B02E3"/>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3B02E3"/>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3B02E3"/>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3B02E3"/>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3B02E3"/>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3B02E3"/>
    <w:rPr>
      <w:rFonts w:eastAsiaTheme="majorEastAsia" w:cs="Times New Roman"/>
      <w:caps/>
      <w:color w:val="833C0B" w:themeColor="accent2" w:themeShade="80"/>
      <w:spacing w:val="20"/>
      <w:sz w:val="28"/>
      <w:szCs w:val="28"/>
    </w:rPr>
  </w:style>
  <w:style w:type="character" w:customStyle="1" w:styleId="Heading2Char">
    <w:name w:val="Heading 2 Char"/>
    <w:basedOn w:val="DefaultParagraphFont"/>
    <w:link w:val="Heading2"/>
    <w:uiPriority w:val="9"/>
    <w:locked/>
    <w:rsid w:val="003B02E3"/>
    <w:rPr>
      <w:rFonts w:cs="Times New Roman"/>
      <w:caps/>
      <w:color w:val="833C0B" w:themeColor="accent2" w:themeShade="80"/>
      <w:spacing w:val="15"/>
      <w:sz w:val="24"/>
      <w:szCs w:val="24"/>
    </w:rPr>
  </w:style>
  <w:style w:type="character" w:customStyle="1" w:styleId="Heading3Char">
    <w:name w:val="Heading 3 Char"/>
    <w:basedOn w:val="DefaultParagraphFont"/>
    <w:link w:val="Heading3"/>
    <w:uiPriority w:val="9"/>
    <w:locked/>
    <w:rsid w:val="003B02E3"/>
    <w:rPr>
      <w:rFonts w:eastAsiaTheme="majorEastAsia" w:cs="Times New Roman"/>
      <w:caps/>
      <w:color w:val="823B0B" w:themeColor="accent2" w:themeShade="7F"/>
      <w:sz w:val="24"/>
      <w:szCs w:val="24"/>
    </w:rPr>
  </w:style>
  <w:style w:type="character" w:customStyle="1" w:styleId="Heading4Char">
    <w:name w:val="Heading 4 Char"/>
    <w:basedOn w:val="DefaultParagraphFont"/>
    <w:link w:val="Heading4"/>
    <w:uiPriority w:val="9"/>
    <w:semiHidden/>
    <w:locked/>
    <w:rsid w:val="003B02E3"/>
    <w:rPr>
      <w:rFonts w:eastAsiaTheme="majorEastAsia" w:cs="Times New Roman"/>
      <w:caps/>
      <w:color w:val="823B0B" w:themeColor="accent2" w:themeShade="7F"/>
      <w:spacing w:val="10"/>
    </w:rPr>
  </w:style>
  <w:style w:type="character" w:customStyle="1" w:styleId="Heading5Char">
    <w:name w:val="Heading 5 Char"/>
    <w:basedOn w:val="DefaultParagraphFont"/>
    <w:link w:val="Heading5"/>
    <w:uiPriority w:val="9"/>
    <w:semiHidden/>
    <w:locked/>
    <w:rsid w:val="003B02E3"/>
    <w:rPr>
      <w:rFonts w:eastAsiaTheme="majorEastAsia" w:cs="Times New Roman"/>
      <w:caps/>
      <w:color w:val="823B0B" w:themeColor="accent2" w:themeShade="7F"/>
      <w:spacing w:val="10"/>
    </w:rPr>
  </w:style>
  <w:style w:type="character" w:customStyle="1" w:styleId="Heading6Char">
    <w:name w:val="Heading 6 Char"/>
    <w:basedOn w:val="DefaultParagraphFont"/>
    <w:link w:val="Heading6"/>
    <w:uiPriority w:val="9"/>
    <w:semiHidden/>
    <w:locked/>
    <w:rsid w:val="003B02E3"/>
    <w:rPr>
      <w:rFonts w:eastAsiaTheme="majorEastAsia" w:cs="Times New Roman"/>
      <w:caps/>
      <w:color w:val="C45911" w:themeColor="accent2" w:themeShade="BF"/>
      <w:spacing w:val="10"/>
    </w:rPr>
  </w:style>
  <w:style w:type="character" w:customStyle="1" w:styleId="Heading7Char">
    <w:name w:val="Heading 7 Char"/>
    <w:basedOn w:val="DefaultParagraphFont"/>
    <w:link w:val="Heading7"/>
    <w:uiPriority w:val="9"/>
    <w:semiHidden/>
    <w:locked/>
    <w:rsid w:val="003B02E3"/>
    <w:rPr>
      <w:rFonts w:eastAsiaTheme="majorEastAsia" w:cs="Times New Roman"/>
      <w:i/>
      <w:iCs/>
      <w:caps/>
      <w:color w:val="C45911" w:themeColor="accent2" w:themeShade="BF"/>
      <w:spacing w:val="10"/>
    </w:rPr>
  </w:style>
  <w:style w:type="character" w:customStyle="1" w:styleId="Heading8Char">
    <w:name w:val="Heading 8 Char"/>
    <w:basedOn w:val="DefaultParagraphFont"/>
    <w:link w:val="Heading8"/>
    <w:uiPriority w:val="9"/>
    <w:semiHidden/>
    <w:locked/>
    <w:rsid w:val="003B02E3"/>
    <w:rPr>
      <w:rFonts w:eastAsiaTheme="majorEastAsia" w:cs="Times New Roman"/>
      <w:caps/>
      <w:spacing w:val="10"/>
      <w:sz w:val="20"/>
      <w:szCs w:val="20"/>
    </w:rPr>
  </w:style>
  <w:style w:type="character" w:customStyle="1" w:styleId="Heading9Char">
    <w:name w:val="Heading 9 Char"/>
    <w:basedOn w:val="DefaultParagraphFont"/>
    <w:link w:val="Heading9"/>
    <w:uiPriority w:val="9"/>
    <w:semiHidden/>
    <w:locked/>
    <w:rsid w:val="003B02E3"/>
    <w:rPr>
      <w:rFonts w:eastAsiaTheme="majorEastAsia" w:cs="Times New Roman"/>
      <w:i/>
      <w:iCs/>
      <w:caps/>
      <w:spacing w:val="10"/>
      <w:sz w:val="20"/>
      <w:szCs w:val="20"/>
    </w:rPr>
  </w:style>
  <w:style w:type="paragraph" w:styleId="Header">
    <w:name w:val="header"/>
    <w:basedOn w:val="Normal"/>
    <w:link w:val="HeaderChar"/>
    <w:uiPriority w:val="99"/>
    <w:unhideWhenUsed/>
    <w:rsid w:val="002A1C94"/>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2A1C94"/>
    <w:rPr>
      <w:rFonts w:cs="Times New Roman"/>
    </w:rPr>
  </w:style>
  <w:style w:type="paragraph" w:styleId="Footer">
    <w:name w:val="footer"/>
    <w:basedOn w:val="Normal"/>
    <w:link w:val="FooterChar"/>
    <w:uiPriority w:val="99"/>
    <w:unhideWhenUsed/>
    <w:rsid w:val="002A1C94"/>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2A1C94"/>
    <w:rPr>
      <w:rFonts w:cs="Times New Roman"/>
    </w:rPr>
  </w:style>
  <w:style w:type="character" w:customStyle="1" w:styleId="apple-converted-space">
    <w:name w:val="apple-converted-space"/>
    <w:basedOn w:val="DefaultParagraphFont"/>
    <w:rsid w:val="00C67DED"/>
    <w:rPr>
      <w:rFonts w:cs="Times New Roman"/>
    </w:rPr>
  </w:style>
  <w:style w:type="paragraph" w:styleId="HTMLPreformatted">
    <w:name w:val="HTML Preformatted"/>
    <w:basedOn w:val="Normal"/>
    <w:link w:val="HTMLPreformattedChar"/>
    <w:uiPriority w:val="99"/>
    <w:unhideWhenUsed/>
    <w:rsid w:val="00C6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rPr>
  </w:style>
  <w:style w:type="character" w:customStyle="1" w:styleId="HTMLPreformattedChar">
    <w:name w:val="HTML Preformatted Char"/>
    <w:basedOn w:val="DefaultParagraphFont"/>
    <w:link w:val="HTMLPreformatted"/>
    <w:uiPriority w:val="99"/>
    <w:locked/>
    <w:rsid w:val="00C67DED"/>
    <w:rPr>
      <w:rFonts w:ascii="Courier New" w:hAnsi="Courier New" w:cs="Courier New"/>
      <w:sz w:val="20"/>
      <w:szCs w:val="20"/>
    </w:rPr>
  </w:style>
  <w:style w:type="paragraph" w:styleId="NormalWeb">
    <w:name w:val="Normal (Web)"/>
    <w:basedOn w:val="Normal"/>
    <w:uiPriority w:val="99"/>
    <w:unhideWhenUsed/>
    <w:rsid w:val="00C67DED"/>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3B02E3"/>
    <w:rPr>
      <w:rFonts w:cs="Times New Roman"/>
      <w:b/>
      <w:color w:val="C45911" w:themeColor="accent2" w:themeShade="BF"/>
      <w:spacing w:val="5"/>
    </w:rPr>
  </w:style>
  <w:style w:type="character" w:customStyle="1" w:styleId="typ">
    <w:name w:val="typ"/>
    <w:basedOn w:val="DefaultParagraphFont"/>
    <w:rsid w:val="00C67DED"/>
    <w:rPr>
      <w:rFonts w:cs="Times New Roman"/>
    </w:rPr>
  </w:style>
  <w:style w:type="character" w:customStyle="1" w:styleId="pln">
    <w:name w:val="pln"/>
    <w:basedOn w:val="DefaultParagraphFont"/>
    <w:rsid w:val="00C67DED"/>
    <w:rPr>
      <w:rFonts w:cs="Times New Roman"/>
    </w:rPr>
  </w:style>
  <w:style w:type="character" w:customStyle="1" w:styleId="pun">
    <w:name w:val="pun"/>
    <w:basedOn w:val="DefaultParagraphFont"/>
    <w:rsid w:val="00C67DED"/>
    <w:rPr>
      <w:rFonts w:cs="Times New Roman"/>
    </w:rPr>
  </w:style>
  <w:style w:type="character" w:customStyle="1" w:styleId="kwd">
    <w:name w:val="kwd"/>
    <w:basedOn w:val="DefaultParagraphFont"/>
    <w:rsid w:val="00C67DED"/>
    <w:rPr>
      <w:rFonts w:cs="Times New Roman"/>
    </w:rPr>
  </w:style>
  <w:style w:type="character" w:customStyle="1" w:styleId="str">
    <w:name w:val="str"/>
    <w:basedOn w:val="DefaultParagraphFont"/>
    <w:rsid w:val="00C67DED"/>
    <w:rPr>
      <w:rFonts w:cs="Times New Roman"/>
    </w:rPr>
  </w:style>
  <w:style w:type="character" w:customStyle="1" w:styleId="com">
    <w:name w:val="com"/>
    <w:basedOn w:val="DefaultParagraphFont"/>
    <w:rsid w:val="00C67DED"/>
    <w:rPr>
      <w:rFonts w:cs="Times New Roman"/>
    </w:rPr>
  </w:style>
  <w:style w:type="character" w:customStyle="1" w:styleId="lit">
    <w:name w:val="lit"/>
    <w:basedOn w:val="DefaultParagraphFont"/>
    <w:rsid w:val="00C67DED"/>
    <w:rPr>
      <w:rFonts w:cs="Times New Roman"/>
    </w:rPr>
  </w:style>
  <w:style w:type="table" w:styleId="GridTable3-Accent5">
    <w:name w:val="Grid Table 3 Accent 5"/>
    <w:basedOn w:val="TableNormal"/>
    <w:uiPriority w:val="48"/>
    <w:rsid w:val="00C7272E"/>
    <w:pPr>
      <w:spacing w:after="0" w:line="240" w:lineRule="auto"/>
    </w:pPr>
    <w:rPr>
      <w:lang w:val="en-US" w:eastAsia="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rFonts w:cs="Times New Roman"/>
        <w:b/>
        <w:bCs/>
      </w:rPr>
      <w:tblPr/>
      <w:tcPr>
        <w:tcBorders>
          <w:top w:val="nil"/>
          <w:left w:val="nil"/>
          <w:right w:val="nil"/>
          <w:insideH w:val="nil"/>
          <w:insideV w:val="nil"/>
        </w:tcBorders>
        <w:shd w:val="clear" w:color="auto" w:fill="FFFFFF" w:themeFill="background1"/>
      </w:tcPr>
    </w:tblStylePr>
    <w:tblStylePr w:type="lastRow">
      <w:rPr>
        <w:rFonts w:cs="Times New Roman"/>
        <w:b/>
        <w:bCs/>
      </w:rPr>
      <w:tblPr/>
      <w:tcPr>
        <w:tcBorders>
          <w:left w:val="nil"/>
          <w:bottom w:val="nil"/>
          <w:right w:val="nil"/>
          <w:insideH w:val="nil"/>
          <w:insideV w:val="nil"/>
        </w:tcBorders>
        <w:shd w:val="clear" w:color="auto" w:fill="FFFFFF" w:themeFill="background1"/>
      </w:tcPr>
    </w:tblStylePr>
    <w:tblStylePr w:type="firstCol">
      <w:pPr>
        <w:jc w:val="right"/>
      </w:pPr>
      <w:rPr>
        <w:rFonts w:cs="Times New Roman"/>
        <w:i/>
        <w:iCs/>
      </w:rPr>
      <w:tblPr/>
      <w:tcPr>
        <w:tcBorders>
          <w:top w:val="nil"/>
          <w:left w:val="nil"/>
          <w:bottom w:val="nil"/>
          <w:insideH w:val="nil"/>
          <w:insideV w:val="nil"/>
        </w:tcBorders>
        <w:shd w:val="clear" w:color="auto" w:fill="FFFFFF" w:themeFill="background1"/>
      </w:tcPr>
    </w:tblStylePr>
    <w:tblStylePr w:type="lastCol">
      <w:rPr>
        <w:rFonts w:cs="Times New Roman"/>
        <w:i/>
        <w:iCs/>
      </w:rPr>
      <w:tblPr/>
      <w:tcPr>
        <w:tcBorders>
          <w:top w:val="nil"/>
          <w:bottom w:val="nil"/>
          <w:right w:val="nil"/>
          <w:insideH w:val="nil"/>
          <w:insideV w:val="nil"/>
        </w:tcBorders>
        <w:shd w:val="clear" w:color="auto" w:fill="FFFFFF" w:themeFill="background1"/>
      </w:tcPr>
    </w:tblStylePr>
    <w:tblStylePr w:type="band1Vert">
      <w:rPr>
        <w:rFonts w:cs="Times New Roman"/>
      </w:rPr>
      <w:tblPr/>
      <w:tcPr>
        <w:shd w:val="clear" w:color="auto" w:fill="D9E2F3" w:themeFill="accent5" w:themeFillTint="33"/>
      </w:tcPr>
    </w:tblStylePr>
    <w:tblStylePr w:type="band1Horz">
      <w:rPr>
        <w:rFonts w:cs="Times New Roman"/>
      </w:rPr>
      <w:tblPr/>
      <w:tcPr>
        <w:shd w:val="clear" w:color="auto" w:fill="D9E2F3" w:themeFill="accent5" w:themeFillTint="33"/>
      </w:tcPr>
    </w:tblStylePr>
    <w:tblStylePr w:type="neCell">
      <w:rPr>
        <w:rFonts w:cs="Times New Roman"/>
      </w:rPr>
      <w:tblPr/>
      <w:tcPr>
        <w:tcBorders>
          <w:bottom w:val="single" w:sz="4" w:space="0" w:color="8EAADB" w:themeColor="accent5" w:themeTint="99"/>
        </w:tcBorders>
      </w:tcPr>
    </w:tblStylePr>
    <w:tblStylePr w:type="nwCell">
      <w:rPr>
        <w:rFonts w:cs="Times New Roman"/>
      </w:rPr>
      <w:tblPr/>
      <w:tcPr>
        <w:tcBorders>
          <w:bottom w:val="single" w:sz="4" w:space="0" w:color="8EAADB" w:themeColor="accent5" w:themeTint="99"/>
        </w:tcBorders>
      </w:tcPr>
    </w:tblStylePr>
    <w:tblStylePr w:type="seCell">
      <w:rPr>
        <w:rFonts w:cs="Times New Roman"/>
      </w:rPr>
      <w:tblPr/>
      <w:tcPr>
        <w:tcBorders>
          <w:top w:val="single" w:sz="4" w:space="0" w:color="8EAADB" w:themeColor="accent5" w:themeTint="99"/>
        </w:tcBorders>
      </w:tcPr>
    </w:tblStylePr>
    <w:tblStylePr w:type="swCell">
      <w:rPr>
        <w:rFonts w:cs="Times New Roman"/>
      </w:rPr>
      <w:tblPr/>
      <w:tcPr>
        <w:tcBorders>
          <w:top w:val="single" w:sz="4" w:space="0" w:color="8EAADB" w:themeColor="accent5" w:themeTint="99"/>
        </w:tcBorders>
      </w:tcPr>
    </w:tblStylePr>
  </w:style>
  <w:style w:type="table" w:styleId="ListTable7Colorful-Accent3">
    <w:name w:val="List Table 7 Colorful Accent 3"/>
    <w:basedOn w:val="TableNormal"/>
    <w:uiPriority w:val="52"/>
    <w:rsid w:val="00C7272E"/>
    <w:pPr>
      <w:spacing w:after="0" w:line="240" w:lineRule="auto"/>
    </w:pPr>
    <w:rPr>
      <w:color w:val="7B7B7B" w:themeColor="accent3" w:themeShade="BF"/>
      <w:lang w:val="en-US" w:eastAsia="en-US"/>
    </w:rPr>
    <w:tblPr>
      <w:tblStyleRowBandSize w:val="1"/>
      <w:tblStyleColBandSize w:val="1"/>
    </w:tblPr>
    <w:tblStylePr w:type="firstRow">
      <w:rPr>
        <w:rFonts w:asciiTheme="majorHAnsi" w:eastAsiaTheme="majorEastAsia" w:hAnsiTheme="majorHAnsi" w:cs="Times New Roman"/>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imes New Roman"/>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imes New Roman"/>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imes New Roman"/>
        <w:i/>
        <w:iCs/>
        <w:sz w:val="26"/>
      </w:rPr>
      <w:tblPr/>
      <w:tcPr>
        <w:tcBorders>
          <w:left w:val="single" w:sz="4" w:space="0" w:color="A5A5A5" w:themeColor="accent3"/>
        </w:tcBorders>
        <w:shd w:val="clear" w:color="auto" w:fill="FFFFFF" w:themeFill="background1"/>
      </w:tcPr>
    </w:tblStylePr>
    <w:tblStylePr w:type="band1Vert">
      <w:rPr>
        <w:rFonts w:cs="Times New Roman"/>
      </w:rPr>
      <w:tblPr/>
      <w:tcPr>
        <w:shd w:val="clear" w:color="auto" w:fill="EDEDED" w:themeFill="accent3" w:themeFillTint="33"/>
      </w:tcPr>
    </w:tblStylePr>
    <w:tblStylePr w:type="band1Horz">
      <w:rPr>
        <w:rFonts w:cs="Times New Roman"/>
      </w:rPr>
      <w:tblPr/>
      <w:tcPr>
        <w:shd w:val="clear" w:color="auto" w:fill="EDEDED" w:themeFill="accent3" w:themeFillTint="33"/>
      </w:tcPr>
    </w:tblStylePr>
    <w:tblStylePr w:type="neCell">
      <w:rPr>
        <w:rFonts w:cs="Times New Roman"/>
      </w:rPr>
      <w:tblPr/>
      <w:tcPr>
        <w:tcBorders>
          <w:left w:val="nil"/>
        </w:tcBorders>
      </w:tcPr>
    </w:tblStylePr>
    <w:tblStylePr w:type="nwCell">
      <w:rPr>
        <w:rFonts w:cs="Times New Roman"/>
      </w:rPr>
      <w:tblPr/>
      <w:tcPr>
        <w:tcBorders>
          <w:right w:val="nil"/>
        </w:tcBorders>
      </w:tcPr>
    </w:tblStylePr>
    <w:tblStylePr w:type="seCell">
      <w:rPr>
        <w:rFonts w:cs="Times New Roman"/>
      </w:rPr>
      <w:tblPr/>
      <w:tcPr>
        <w:tcBorders>
          <w:left w:val="nil"/>
        </w:tcBorders>
      </w:tcPr>
    </w:tblStylePr>
    <w:tblStylePr w:type="swCell">
      <w:rPr>
        <w:rFonts w:cs="Times New Roman"/>
      </w:rPr>
      <w:tblPr/>
      <w:tcPr>
        <w:tcBorders>
          <w:right w:val="nil"/>
        </w:tcBorders>
      </w:tcPr>
    </w:tblStylePr>
  </w:style>
  <w:style w:type="table" w:styleId="GridTable1Light-Accent5">
    <w:name w:val="Grid Table 1 Light Accent 5"/>
    <w:basedOn w:val="TableNormal"/>
    <w:uiPriority w:val="46"/>
    <w:rsid w:val="00C7272E"/>
    <w:pPr>
      <w:spacing w:after="0" w:line="240" w:lineRule="auto"/>
    </w:pPr>
    <w:rPr>
      <w:lang w:val="en-US" w:eastAsia="en-US"/>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rFonts w:cs="Times New Roman"/>
        <w:b/>
        <w:bCs/>
      </w:rPr>
      <w:tblPr/>
      <w:tcPr>
        <w:tcBorders>
          <w:bottom w:val="single" w:sz="12" w:space="0" w:color="8EAADB" w:themeColor="accent5" w:themeTint="99"/>
        </w:tcBorders>
      </w:tcPr>
    </w:tblStylePr>
    <w:tblStylePr w:type="lastRow">
      <w:rPr>
        <w:rFonts w:cs="Times New Roman"/>
        <w:b/>
        <w:bCs/>
      </w:rPr>
      <w:tblPr/>
      <w:tcPr>
        <w:tcBorders>
          <w:top w:val="double" w:sz="2" w:space="0" w:color="8EAADB" w:themeColor="accent5" w:themeTint="99"/>
        </w:tcBorders>
      </w:tcPr>
    </w:tblStylePr>
    <w:tblStylePr w:type="firstCol">
      <w:rPr>
        <w:rFonts w:cs="Times New Roman"/>
        <w:b/>
        <w:bCs/>
      </w:rPr>
    </w:tblStylePr>
    <w:tblStylePr w:type="lastCol">
      <w:rPr>
        <w:rFonts w:cs="Times New Roman"/>
        <w:b/>
        <w:bCs/>
      </w:rPr>
    </w:tblStylePr>
  </w:style>
  <w:style w:type="table" w:styleId="ListTable7Colorful-Accent2">
    <w:name w:val="List Table 7 Colorful Accent 2"/>
    <w:basedOn w:val="TableNormal"/>
    <w:uiPriority w:val="52"/>
    <w:rsid w:val="00C7272E"/>
    <w:pPr>
      <w:spacing w:after="0" w:line="240" w:lineRule="auto"/>
    </w:pPr>
    <w:rPr>
      <w:color w:val="C45911" w:themeColor="accent2" w:themeShade="BF"/>
      <w:lang w:val="en-US" w:eastAsia="en-US"/>
    </w:rPr>
    <w:tblPr>
      <w:tblStyleRowBandSize w:val="1"/>
      <w:tblStyleColBandSize w:val="1"/>
    </w:tblPr>
    <w:tblStylePr w:type="firstRow">
      <w:rPr>
        <w:rFonts w:asciiTheme="majorHAnsi" w:eastAsiaTheme="majorEastAsia" w:hAnsiTheme="majorHAnsi" w:cs="Times New Roman"/>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imes New Roman"/>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imes New Roman"/>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imes New Roman"/>
        <w:i/>
        <w:iCs/>
        <w:sz w:val="26"/>
      </w:rPr>
      <w:tblPr/>
      <w:tcPr>
        <w:tcBorders>
          <w:left w:val="single" w:sz="4" w:space="0" w:color="ED7D31" w:themeColor="accent2"/>
        </w:tcBorders>
        <w:shd w:val="clear" w:color="auto" w:fill="FFFFFF" w:themeFill="background1"/>
      </w:tcPr>
    </w:tblStylePr>
    <w:tblStylePr w:type="band1Vert">
      <w:rPr>
        <w:rFonts w:cs="Times New Roman"/>
      </w:rPr>
      <w:tblPr/>
      <w:tcPr>
        <w:shd w:val="clear" w:color="auto" w:fill="FBE4D5" w:themeFill="accent2" w:themeFillTint="33"/>
      </w:tcPr>
    </w:tblStylePr>
    <w:tblStylePr w:type="band1Horz">
      <w:rPr>
        <w:rFonts w:cs="Times New Roman"/>
      </w:rPr>
      <w:tblPr/>
      <w:tcPr>
        <w:shd w:val="clear" w:color="auto" w:fill="FBE4D5" w:themeFill="accent2" w:themeFillTint="33"/>
      </w:tcPr>
    </w:tblStylePr>
    <w:tblStylePr w:type="neCell">
      <w:rPr>
        <w:rFonts w:cs="Times New Roman"/>
      </w:rPr>
      <w:tblPr/>
      <w:tcPr>
        <w:tcBorders>
          <w:left w:val="nil"/>
        </w:tcBorders>
      </w:tcPr>
    </w:tblStylePr>
    <w:tblStylePr w:type="nwCell">
      <w:rPr>
        <w:rFonts w:cs="Times New Roman"/>
      </w:rPr>
      <w:tblPr/>
      <w:tcPr>
        <w:tcBorders>
          <w:right w:val="nil"/>
        </w:tcBorders>
      </w:tcPr>
    </w:tblStylePr>
    <w:tblStylePr w:type="seCell">
      <w:rPr>
        <w:rFonts w:cs="Times New Roman"/>
      </w:rPr>
      <w:tblPr/>
      <w:tcPr>
        <w:tcBorders>
          <w:left w:val="nil"/>
        </w:tcBorders>
      </w:tcPr>
    </w:tblStylePr>
    <w:tblStylePr w:type="swCell">
      <w:rPr>
        <w:rFonts w:cs="Times New Roman"/>
      </w:rPr>
      <w:tblPr/>
      <w:tcPr>
        <w:tcBorders>
          <w:right w:val="nil"/>
        </w:tcBorders>
      </w:tcPr>
    </w:tblStylePr>
  </w:style>
  <w:style w:type="table" w:styleId="GridTable1Light">
    <w:name w:val="Grid Table 1 Light"/>
    <w:basedOn w:val="TableNormal"/>
    <w:uiPriority w:val="46"/>
    <w:rsid w:val="00C7272E"/>
    <w:pPr>
      <w:spacing w:after="0" w:line="240" w:lineRule="auto"/>
    </w:pPr>
    <w:rPr>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Times New Roman"/>
        <w:b/>
        <w:bCs/>
      </w:rPr>
      <w:tblPr/>
      <w:tcPr>
        <w:tcBorders>
          <w:bottom w:val="single" w:sz="12" w:space="0" w:color="666666" w:themeColor="text1" w:themeTint="99"/>
        </w:tcBorders>
      </w:tcPr>
    </w:tblStylePr>
    <w:tblStylePr w:type="lastRow">
      <w:rPr>
        <w:rFonts w:cs="Times New Roman"/>
        <w:b/>
        <w:bCs/>
      </w:rPr>
      <w:tblPr/>
      <w:tcPr>
        <w:tcBorders>
          <w:top w:val="double" w:sz="2" w:space="0" w:color="666666" w:themeColor="text1" w:themeTint="99"/>
        </w:tcBorders>
      </w:tcPr>
    </w:tblStylePr>
    <w:tblStylePr w:type="firstCol">
      <w:rPr>
        <w:rFonts w:cs="Times New Roman"/>
        <w:b/>
        <w:bCs/>
      </w:rPr>
    </w:tblStylePr>
    <w:tblStylePr w:type="lastCol">
      <w:rPr>
        <w:rFonts w:cs="Times New Roman"/>
        <w:b/>
        <w:bCs/>
      </w:rPr>
    </w:tblStylePr>
  </w:style>
  <w:style w:type="table" w:styleId="TableGrid">
    <w:name w:val="Table Grid"/>
    <w:basedOn w:val="TableNormal"/>
    <w:uiPriority w:val="39"/>
    <w:rsid w:val="00675287"/>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675287"/>
    <w:pPr>
      <w:spacing w:after="0" w:line="240" w:lineRule="auto"/>
    </w:pPr>
    <w:rPr>
      <w:lang w:val="en-US"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rFonts w:cs="Times New Roman"/>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rFonts w:cs="Times New Roman"/>
        <w:b/>
        <w:bCs/>
      </w:rPr>
      <w:tblPr/>
      <w:tcPr>
        <w:tcBorders>
          <w:top w:val="double" w:sz="4" w:space="0" w:color="ED7D31" w:themeColor="accent2"/>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BE4D5" w:themeFill="accent2" w:themeFillTint="33"/>
      </w:tcPr>
    </w:tblStylePr>
    <w:tblStylePr w:type="band1Horz">
      <w:rPr>
        <w:rFonts w:cs="Times New Roman"/>
      </w:rPr>
      <w:tblPr/>
      <w:tcPr>
        <w:shd w:val="clear" w:color="auto" w:fill="FBE4D5" w:themeFill="accent2" w:themeFillTint="33"/>
      </w:tcPr>
    </w:tblStylePr>
  </w:style>
  <w:style w:type="paragraph" w:styleId="BalloonText">
    <w:name w:val="Balloon Text"/>
    <w:basedOn w:val="Normal"/>
    <w:link w:val="BalloonTextChar"/>
    <w:uiPriority w:val="99"/>
    <w:semiHidden/>
    <w:unhideWhenUsed/>
    <w:rsid w:val="00276B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76B5F"/>
    <w:rPr>
      <w:rFonts w:ascii="Tahoma" w:hAnsi="Tahoma" w:cs="Tahoma"/>
      <w:sz w:val="16"/>
      <w:szCs w:val="16"/>
    </w:rPr>
  </w:style>
  <w:style w:type="paragraph" w:styleId="Caption">
    <w:name w:val="caption"/>
    <w:basedOn w:val="Normal"/>
    <w:next w:val="Normal"/>
    <w:uiPriority w:val="35"/>
    <w:semiHidden/>
    <w:unhideWhenUsed/>
    <w:qFormat/>
    <w:rsid w:val="003B02E3"/>
    <w:rPr>
      <w:caps/>
      <w:spacing w:val="10"/>
      <w:sz w:val="18"/>
      <w:szCs w:val="18"/>
    </w:rPr>
  </w:style>
  <w:style w:type="paragraph" w:styleId="Title">
    <w:name w:val="Title"/>
    <w:basedOn w:val="Normal"/>
    <w:next w:val="Normal"/>
    <w:link w:val="TitleChar"/>
    <w:uiPriority w:val="10"/>
    <w:qFormat/>
    <w:rsid w:val="003B02E3"/>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locked/>
    <w:rsid w:val="003B02E3"/>
    <w:rPr>
      <w:rFonts w:eastAsiaTheme="majorEastAsia" w:cs="Times New Roman"/>
      <w:caps/>
      <w:color w:val="833C0B" w:themeColor="accent2" w:themeShade="80"/>
      <w:spacing w:val="50"/>
      <w:sz w:val="44"/>
      <w:szCs w:val="44"/>
    </w:rPr>
  </w:style>
  <w:style w:type="paragraph" w:styleId="Subtitle">
    <w:name w:val="Subtitle"/>
    <w:basedOn w:val="Normal"/>
    <w:next w:val="Normal"/>
    <w:link w:val="SubtitleChar"/>
    <w:uiPriority w:val="11"/>
    <w:qFormat/>
    <w:rsid w:val="003B02E3"/>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locked/>
    <w:rsid w:val="003B02E3"/>
    <w:rPr>
      <w:rFonts w:eastAsiaTheme="majorEastAsia" w:cs="Times New Roman"/>
      <w:caps/>
      <w:spacing w:val="20"/>
      <w:sz w:val="18"/>
      <w:szCs w:val="18"/>
    </w:rPr>
  </w:style>
  <w:style w:type="character" w:styleId="Emphasis">
    <w:name w:val="Emphasis"/>
    <w:basedOn w:val="DefaultParagraphFont"/>
    <w:uiPriority w:val="20"/>
    <w:qFormat/>
    <w:rsid w:val="003B02E3"/>
    <w:rPr>
      <w:rFonts w:cs="Times New Roman"/>
      <w:caps/>
      <w:spacing w:val="5"/>
      <w:sz w:val="20"/>
    </w:rPr>
  </w:style>
  <w:style w:type="paragraph" w:styleId="NoSpacing">
    <w:name w:val="No Spacing"/>
    <w:basedOn w:val="Normal"/>
    <w:link w:val="NoSpacingChar"/>
    <w:uiPriority w:val="1"/>
    <w:qFormat/>
    <w:rsid w:val="003B02E3"/>
    <w:pPr>
      <w:spacing w:after="0" w:line="240" w:lineRule="auto"/>
    </w:pPr>
  </w:style>
  <w:style w:type="character" w:customStyle="1" w:styleId="NoSpacingChar">
    <w:name w:val="No Spacing Char"/>
    <w:basedOn w:val="DefaultParagraphFont"/>
    <w:link w:val="NoSpacing"/>
    <w:uiPriority w:val="1"/>
    <w:locked/>
    <w:rsid w:val="003B02E3"/>
    <w:rPr>
      <w:rFonts w:cs="Times New Roman"/>
    </w:rPr>
  </w:style>
  <w:style w:type="paragraph" w:styleId="ListParagraph">
    <w:name w:val="List Paragraph"/>
    <w:basedOn w:val="Normal"/>
    <w:uiPriority w:val="34"/>
    <w:qFormat/>
    <w:rsid w:val="003B02E3"/>
    <w:pPr>
      <w:ind w:left="720"/>
      <w:contextualSpacing/>
    </w:pPr>
  </w:style>
  <w:style w:type="paragraph" w:styleId="Quote">
    <w:name w:val="Quote"/>
    <w:basedOn w:val="Normal"/>
    <w:next w:val="Normal"/>
    <w:link w:val="QuoteChar"/>
    <w:uiPriority w:val="29"/>
    <w:qFormat/>
    <w:rsid w:val="003B02E3"/>
    <w:rPr>
      <w:i/>
      <w:iCs/>
    </w:rPr>
  </w:style>
  <w:style w:type="character" w:customStyle="1" w:styleId="QuoteChar">
    <w:name w:val="Quote Char"/>
    <w:basedOn w:val="DefaultParagraphFont"/>
    <w:link w:val="Quote"/>
    <w:uiPriority w:val="29"/>
    <w:locked/>
    <w:rsid w:val="003B02E3"/>
    <w:rPr>
      <w:rFonts w:eastAsiaTheme="majorEastAsia" w:cs="Times New Roman"/>
      <w:i/>
      <w:iCs/>
    </w:rPr>
  </w:style>
  <w:style w:type="paragraph" w:styleId="IntenseQuote">
    <w:name w:val="Intense Quote"/>
    <w:basedOn w:val="Normal"/>
    <w:next w:val="Normal"/>
    <w:link w:val="IntenseQuoteChar"/>
    <w:uiPriority w:val="30"/>
    <w:qFormat/>
    <w:rsid w:val="003B02E3"/>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locked/>
    <w:rsid w:val="003B02E3"/>
    <w:rPr>
      <w:rFonts w:eastAsiaTheme="majorEastAsia" w:cs="Times New Roman"/>
      <w:caps/>
      <w:color w:val="823B0B" w:themeColor="accent2" w:themeShade="7F"/>
      <w:spacing w:val="5"/>
      <w:sz w:val="20"/>
      <w:szCs w:val="20"/>
    </w:rPr>
  </w:style>
  <w:style w:type="character" w:styleId="SubtleEmphasis">
    <w:name w:val="Subtle Emphasis"/>
    <w:basedOn w:val="DefaultParagraphFont"/>
    <w:uiPriority w:val="19"/>
    <w:qFormat/>
    <w:rsid w:val="003B02E3"/>
    <w:rPr>
      <w:rFonts w:cs="Times New Roman"/>
      <w:i/>
    </w:rPr>
  </w:style>
  <w:style w:type="character" w:styleId="IntenseEmphasis">
    <w:name w:val="Intense Emphasis"/>
    <w:basedOn w:val="DefaultParagraphFont"/>
    <w:uiPriority w:val="21"/>
    <w:qFormat/>
    <w:rsid w:val="003B02E3"/>
    <w:rPr>
      <w:rFonts w:cs="Times New Roman"/>
      <w:i/>
      <w:caps/>
      <w:spacing w:val="10"/>
      <w:sz w:val="20"/>
    </w:rPr>
  </w:style>
  <w:style w:type="character" w:styleId="SubtleReference">
    <w:name w:val="Subtle Reference"/>
    <w:basedOn w:val="DefaultParagraphFont"/>
    <w:uiPriority w:val="31"/>
    <w:qFormat/>
    <w:rsid w:val="003B02E3"/>
    <w:rPr>
      <w:rFonts w:asciiTheme="minorHAnsi" w:eastAsiaTheme="minorEastAsia" w:hAnsiTheme="minorHAnsi" w:cs="Times New Roman"/>
      <w:i/>
      <w:iCs/>
      <w:color w:val="823B0B" w:themeColor="accent2" w:themeShade="7F"/>
    </w:rPr>
  </w:style>
  <w:style w:type="character" w:styleId="IntenseReference">
    <w:name w:val="Intense Reference"/>
    <w:basedOn w:val="DefaultParagraphFont"/>
    <w:uiPriority w:val="32"/>
    <w:qFormat/>
    <w:rsid w:val="003B02E3"/>
    <w:rPr>
      <w:rFonts w:asciiTheme="minorHAnsi" w:eastAsiaTheme="minorEastAsia" w:hAnsiTheme="minorHAnsi" w:cs="Times New Roman"/>
      <w:b/>
      <w:i/>
      <w:color w:val="823B0B" w:themeColor="accent2" w:themeShade="7F"/>
    </w:rPr>
  </w:style>
  <w:style w:type="character" w:styleId="BookTitle">
    <w:name w:val="Book Title"/>
    <w:basedOn w:val="DefaultParagraphFont"/>
    <w:uiPriority w:val="33"/>
    <w:qFormat/>
    <w:rsid w:val="003B02E3"/>
    <w:rPr>
      <w:rFonts w:cs="Times New Roman"/>
      <w:caps/>
      <w:color w:val="823B0B" w:themeColor="accent2" w:themeShade="7F"/>
      <w:spacing w:val="5"/>
      <w:u w:color="823B0B" w:themeColor="accent2" w:themeShade="7F"/>
    </w:rPr>
  </w:style>
  <w:style w:type="paragraph" w:styleId="TOCHeading">
    <w:name w:val="TOC Heading"/>
    <w:basedOn w:val="Heading1"/>
    <w:next w:val="Normal"/>
    <w:uiPriority w:val="39"/>
    <w:semiHidden/>
    <w:unhideWhenUsed/>
    <w:qFormat/>
    <w:rsid w:val="003B02E3"/>
    <w:pPr>
      <w:outlineLvl w:val="9"/>
    </w:pPr>
  </w:style>
  <w:style w:type="paragraph" w:styleId="TOC1">
    <w:name w:val="toc 1"/>
    <w:basedOn w:val="Normal"/>
    <w:next w:val="Normal"/>
    <w:autoRedefine/>
    <w:uiPriority w:val="39"/>
    <w:unhideWhenUsed/>
    <w:rsid w:val="0021117C"/>
    <w:pPr>
      <w:spacing w:after="100"/>
    </w:pPr>
  </w:style>
  <w:style w:type="paragraph" w:styleId="TOC3">
    <w:name w:val="toc 3"/>
    <w:basedOn w:val="Normal"/>
    <w:next w:val="Normal"/>
    <w:autoRedefine/>
    <w:uiPriority w:val="39"/>
    <w:unhideWhenUsed/>
    <w:rsid w:val="0021117C"/>
    <w:pPr>
      <w:spacing w:after="100"/>
      <w:ind w:left="400"/>
    </w:pPr>
  </w:style>
  <w:style w:type="paragraph" w:styleId="TOC2">
    <w:name w:val="toc 2"/>
    <w:basedOn w:val="Normal"/>
    <w:next w:val="Normal"/>
    <w:autoRedefine/>
    <w:uiPriority w:val="39"/>
    <w:unhideWhenUsed/>
    <w:rsid w:val="0021117C"/>
    <w:pPr>
      <w:spacing w:after="100"/>
      <w:ind w:left="200"/>
    </w:pPr>
  </w:style>
  <w:style w:type="character" w:styleId="Hyperlink">
    <w:name w:val="Hyperlink"/>
    <w:basedOn w:val="DefaultParagraphFont"/>
    <w:uiPriority w:val="99"/>
    <w:unhideWhenUsed/>
    <w:rsid w:val="0021117C"/>
    <w:rPr>
      <w:rFonts w:cs="Times New Roman"/>
      <w:color w:val="0563C1" w:themeColor="hyperlink"/>
      <w:u w:val="single"/>
    </w:rPr>
  </w:style>
  <w:style w:type="character" w:styleId="HTMLCode">
    <w:name w:val="HTML Code"/>
    <w:basedOn w:val="DefaultParagraphFont"/>
    <w:uiPriority w:val="99"/>
    <w:semiHidden/>
    <w:unhideWhenUsed/>
    <w:rsid w:val="000D4270"/>
    <w:rPr>
      <w:rFonts w:ascii="Courier New" w:hAnsi="Courier New" w:cs="Courier New"/>
      <w:sz w:val="20"/>
      <w:szCs w:val="20"/>
    </w:rPr>
  </w:style>
  <w:style w:type="character" w:customStyle="1" w:styleId="hljs-meta">
    <w:name w:val="hljs-meta"/>
    <w:basedOn w:val="DefaultParagraphFont"/>
    <w:rsid w:val="003B02E3"/>
    <w:rPr>
      <w:rFonts w:cs="Times New Roman"/>
    </w:rPr>
  </w:style>
  <w:style w:type="character" w:customStyle="1" w:styleId="hljs-meta-keyword">
    <w:name w:val="hljs-meta-keyword"/>
    <w:basedOn w:val="DefaultParagraphFont"/>
    <w:rsid w:val="003B02E3"/>
    <w:rPr>
      <w:rFonts w:cs="Times New Roman"/>
    </w:rPr>
  </w:style>
  <w:style w:type="character" w:customStyle="1" w:styleId="hljs-meta-string">
    <w:name w:val="hljs-meta-string"/>
    <w:basedOn w:val="DefaultParagraphFont"/>
    <w:rsid w:val="003B02E3"/>
    <w:rPr>
      <w:rFonts w:cs="Times New Roman"/>
    </w:rPr>
  </w:style>
  <w:style w:type="character" w:customStyle="1" w:styleId="hljs-keyword">
    <w:name w:val="hljs-keyword"/>
    <w:basedOn w:val="DefaultParagraphFont"/>
    <w:rsid w:val="003B02E3"/>
    <w:rPr>
      <w:rFonts w:cs="Times New Roman"/>
    </w:rPr>
  </w:style>
  <w:style w:type="character" w:customStyle="1" w:styleId="hljs-builtin">
    <w:name w:val="hljs-built_in"/>
    <w:basedOn w:val="DefaultParagraphFont"/>
    <w:rsid w:val="003B02E3"/>
    <w:rPr>
      <w:rFonts w:cs="Times New Roman"/>
    </w:rPr>
  </w:style>
  <w:style w:type="character" w:customStyle="1" w:styleId="hljs-comment">
    <w:name w:val="hljs-comment"/>
    <w:basedOn w:val="DefaultParagraphFont"/>
    <w:rsid w:val="003B02E3"/>
    <w:rPr>
      <w:rFonts w:cs="Times New Roman"/>
    </w:rPr>
  </w:style>
  <w:style w:type="character" w:customStyle="1" w:styleId="hljs-string">
    <w:name w:val="hljs-string"/>
    <w:basedOn w:val="DefaultParagraphFont"/>
    <w:rsid w:val="003B02E3"/>
    <w:rPr>
      <w:rFonts w:cs="Times New Roman"/>
    </w:rPr>
  </w:style>
  <w:style w:type="character" w:customStyle="1" w:styleId="hljs-function">
    <w:name w:val="hljs-function"/>
    <w:basedOn w:val="DefaultParagraphFont"/>
    <w:rsid w:val="003B02E3"/>
    <w:rPr>
      <w:rFonts w:cs="Times New Roman"/>
    </w:rPr>
  </w:style>
  <w:style w:type="character" w:customStyle="1" w:styleId="hljs-title">
    <w:name w:val="hljs-title"/>
    <w:basedOn w:val="DefaultParagraphFont"/>
    <w:rsid w:val="003B02E3"/>
    <w:rPr>
      <w:rFonts w:cs="Times New Roman"/>
    </w:rPr>
  </w:style>
  <w:style w:type="character" w:customStyle="1" w:styleId="hljs-params">
    <w:name w:val="hljs-params"/>
    <w:basedOn w:val="DefaultParagraphFont"/>
    <w:rsid w:val="003B02E3"/>
    <w:rPr>
      <w:rFonts w:cs="Times New Roman"/>
    </w:rPr>
  </w:style>
  <w:style w:type="character" w:customStyle="1" w:styleId="hljs-number">
    <w:name w:val="hljs-number"/>
    <w:basedOn w:val="DefaultParagraphFont"/>
    <w:rsid w:val="003B02E3"/>
    <w:rPr>
      <w:rFonts w:cs="Times New Roman"/>
    </w:rPr>
  </w:style>
  <w:style w:type="character" w:customStyle="1" w:styleId="preprocessor">
    <w:name w:val="preprocessor"/>
    <w:basedOn w:val="DefaultParagraphFont"/>
    <w:rsid w:val="005C22AB"/>
    <w:rPr>
      <w:rFonts w:cs="Times New Roman"/>
    </w:rPr>
  </w:style>
  <w:style w:type="character" w:customStyle="1" w:styleId="keyword">
    <w:name w:val="keyword"/>
    <w:basedOn w:val="DefaultParagraphFont"/>
    <w:rsid w:val="005C22AB"/>
    <w:rPr>
      <w:rFonts w:cs="Times New Roman"/>
    </w:rPr>
  </w:style>
  <w:style w:type="character" w:customStyle="1" w:styleId="string">
    <w:name w:val="string"/>
    <w:basedOn w:val="DefaultParagraphFont"/>
    <w:rsid w:val="005C22AB"/>
    <w:rPr>
      <w:rFonts w:cs="Times New Roman"/>
    </w:rPr>
  </w:style>
  <w:style w:type="character" w:customStyle="1" w:styleId="datatypes">
    <w:name w:val="datatypes"/>
    <w:basedOn w:val="DefaultParagraphFont"/>
    <w:rsid w:val="005C22AB"/>
    <w:rPr>
      <w:rFonts w:cs="Times New Roman"/>
    </w:rPr>
  </w:style>
  <w:style w:type="character" w:customStyle="1" w:styleId="comment">
    <w:name w:val="comment"/>
    <w:basedOn w:val="DefaultParagraphFont"/>
    <w:rsid w:val="005C22AB"/>
    <w:rPr>
      <w:rFonts w:cs="Times New Roman"/>
    </w:rPr>
  </w:style>
  <w:style w:type="table" w:styleId="LightGrid-Accent4">
    <w:name w:val="Light Grid Accent 4"/>
    <w:basedOn w:val="TableNormal"/>
    <w:uiPriority w:val="62"/>
    <w:rsid w:val="008D625B"/>
    <w:pPr>
      <w:spacing w:after="0" w:line="240" w:lineRule="auto"/>
    </w:pPr>
    <w:rPr>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pPr>
      <w:rPr>
        <w:rFonts w:asciiTheme="majorHAnsi" w:eastAsiaTheme="majorEastAsia" w:hAnsiTheme="majorHAnsi" w:cs="Times New Roman"/>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pPr>
      <w:rPr>
        <w:rFonts w:asciiTheme="majorHAnsi" w:eastAsiaTheme="majorEastAsia" w:hAnsiTheme="majorHAnsi" w:cs="Times New Roman"/>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rPr>
        <w:rFonts w:cs="Times New Roman"/>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rPr>
        <w:rFonts w:cs="Times New Roman"/>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rPr>
        <w:rFonts w:cs="Times New Roman"/>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92424">
      <w:bodyDiv w:val="1"/>
      <w:marLeft w:val="0"/>
      <w:marRight w:val="0"/>
      <w:marTop w:val="0"/>
      <w:marBottom w:val="0"/>
      <w:divBdr>
        <w:top w:val="none" w:sz="0" w:space="0" w:color="auto"/>
        <w:left w:val="none" w:sz="0" w:space="0" w:color="auto"/>
        <w:bottom w:val="none" w:sz="0" w:space="0" w:color="auto"/>
        <w:right w:val="none" w:sz="0" w:space="0" w:color="auto"/>
      </w:divBdr>
      <w:divsChild>
        <w:div w:id="1821649584">
          <w:marLeft w:val="0"/>
          <w:marRight w:val="0"/>
          <w:marTop w:val="0"/>
          <w:marBottom w:val="0"/>
          <w:divBdr>
            <w:top w:val="none" w:sz="0" w:space="0" w:color="auto"/>
            <w:left w:val="none" w:sz="0" w:space="0" w:color="auto"/>
            <w:bottom w:val="none" w:sz="0" w:space="0" w:color="auto"/>
            <w:right w:val="none" w:sz="0" w:space="0" w:color="auto"/>
          </w:divBdr>
        </w:div>
        <w:div w:id="698437359">
          <w:marLeft w:val="0"/>
          <w:marRight w:val="0"/>
          <w:marTop w:val="0"/>
          <w:marBottom w:val="0"/>
          <w:divBdr>
            <w:top w:val="none" w:sz="0" w:space="0" w:color="auto"/>
            <w:left w:val="none" w:sz="0" w:space="0" w:color="auto"/>
            <w:bottom w:val="none" w:sz="0" w:space="0" w:color="auto"/>
            <w:right w:val="none" w:sz="0" w:space="0" w:color="auto"/>
          </w:divBdr>
        </w:div>
        <w:div w:id="1303578146">
          <w:marLeft w:val="0"/>
          <w:marRight w:val="0"/>
          <w:marTop w:val="0"/>
          <w:marBottom w:val="0"/>
          <w:divBdr>
            <w:top w:val="none" w:sz="0" w:space="0" w:color="auto"/>
            <w:left w:val="none" w:sz="0" w:space="0" w:color="auto"/>
            <w:bottom w:val="none" w:sz="0" w:space="0" w:color="auto"/>
            <w:right w:val="none" w:sz="0" w:space="0" w:color="auto"/>
          </w:divBdr>
        </w:div>
        <w:div w:id="1072922261">
          <w:marLeft w:val="0"/>
          <w:marRight w:val="0"/>
          <w:marTop w:val="0"/>
          <w:marBottom w:val="0"/>
          <w:divBdr>
            <w:top w:val="none" w:sz="0" w:space="0" w:color="auto"/>
            <w:left w:val="none" w:sz="0" w:space="0" w:color="auto"/>
            <w:bottom w:val="none" w:sz="0" w:space="0" w:color="auto"/>
            <w:right w:val="none" w:sz="0" w:space="0" w:color="auto"/>
          </w:divBdr>
        </w:div>
        <w:div w:id="1075934053">
          <w:marLeft w:val="0"/>
          <w:marRight w:val="0"/>
          <w:marTop w:val="0"/>
          <w:marBottom w:val="0"/>
          <w:divBdr>
            <w:top w:val="none" w:sz="0" w:space="0" w:color="auto"/>
            <w:left w:val="none" w:sz="0" w:space="0" w:color="auto"/>
            <w:bottom w:val="none" w:sz="0" w:space="0" w:color="auto"/>
            <w:right w:val="none" w:sz="0" w:space="0" w:color="auto"/>
          </w:divBdr>
        </w:div>
        <w:div w:id="29769413">
          <w:marLeft w:val="0"/>
          <w:marRight w:val="0"/>
          <w:marTop w:val="0"/>
          <w:marBottom w:val="0"/>
          <w:divBdr>
            <w:top w:val="none" w:sz="0" w:space="0" w:color="auto"/>
            <w:left w:val="none" w:sz="0" w:space="0" w:color="auto"/>
            <w:bottom w:val="none" w:sz="0" w:space="0" w:color="auto"/>
            <w:right w:val="none" w:sz="0" w:space="0" w:color="auto"/>
          </w:divBdr>
        </w:div>
        <w:div w:id="834228408">
          <w:marLeft w:val="0"/>
          <w:marRight w:val="0"/>
          <w:marTop w:val="0"/>
          <w:marBottom w:val="0"/>
          <w:divBdr>
            <w:top w:val="none" w:sz="0" w:space="0" w:color="auto"/>
            <w:left w:val="none" w:sz="0" w:space="0" w:color="auto"/>
            <w:bottom w:val="none" w:sz="0" w:space="0" w:color="auto"/>
            <w:right w:val="none" w:sz="0" w:space="0" w:color="auto"/>
          </w:divBdr>
        </w:div>
        <w:div w:id="1159226433">
          <w:marLeft w:val="0"/>
          <w:marRight w:val="0"/>
          <w:marTop w:val="0"/>
          <w:marBottom w:val="0"/>
          <w:divBdr>
            <w:top w:val="none" w:sz="0" w:space="0" w:color="auto"/>
            <w:left w:val="none" w:sz="0" w:space="0" w:color="auto"/>
            <w:bottom w:val="none" w:sz="0" w:space="0" w:color="auto"/>
            <w:right w:val="none" w:sz="0" w:space="0" w:color="auto"/>
          </w:divBdr>
        </w:div>
        <w:div w:id="1191379113">
          <w:marLeft w:val="0"/>
          <w:marRight w:val="0"/>
          <w:marTop w:val="0"/>
          <w:marBottom w:val="0"/>
          <w:divBdr>
            <w:top w:val="none" w:sz="0" w:space="0" w:color="auto"/>
            <w:left w:val="none" w:sz="0" w:space="0" w:color="auto"/>
            <w:bottom w:val="none" w:sz="0" w:space="0" w:color="auto"/>
            <w:right w:val="none" w:sz="0" w:space="0" w:color="auto"/>
          </w:divBdr>
        </w:div>
        <w:div w:id="802583414">
          <w:marLeft w:val="0"/>
          <w:marRight w:val="0"/>
          <w:marTop w:val="0"/>
          <w:marBottom w:val="0"/>
          <w:divBdr>
            <w:top w:val="none" w:sz="0" w:space="0" w:color="auto"/>
            <w:left w:val="none" w:sz="0" w:space="0" w:color="auto"/>
            <w:bottom w:val="none" w:sz="0" w:space="0" w:color="auto"/>
            <w:right w:val="none" w:sz="0" w:space="0" w:color="auto"/>
          </w:divBdr>
        </w:div>
        <w:div w:id="592517317">
          <w:marLeft w:val="0"/>
          <w:marRight w:val="0"/>
          <w:marTop w:val="0"/>
          <w:marBottom w:val="0"/>
          <w:divBdr>
            <w:top w:val="none" w:sz="0" w:space="0" w:color="auto"/>
            <w:left w:val="none" w:sz="0" w:space="0" w:color="auto"/>
            <w:bottom w:val="none" w:sz="0" w:space="0" w:color="auto"/>
            <w:right w:val="none" w:sz="0" w:space="0" w:color="auto"/>
          </w:divBdr>
        </w:div>
        <w:div w:id="1221138938">
          <w:marLeft w:val="0"/>
          <w:marRight w:val="0"/>
          <w:marTop w:val="0"/>
          <w:marBottom w:val="0"/>
          <w:divBdr>
            <w:top w:val="none" w:sz="0" w:space="0" w:color="auto"/>
            <w:left w:val="none" w:sz="0" w:space="0" w:color="auto"/>
            <w:bottom w:val="none" w:sz="0" w:space="0" w:color="auto"/>
            <w:right w:val="none" w:sz="0" w:space="0" w:color="auto"/>
          </w:divBdr>
        </w:div>
        <w:div w:id="1002242621">
          <w:marLeft w:val="0"/>
          <w:marRight w:val="0"/>
          <w:marTop w:val="0"/>
          <w:marBottom w:val="0"/>
          <w:divBdr>
            <w:top w:val="none" w:sz="0" w:space="0" w:color="auto"/>
            <w:left w:val="none" w:sz="0" w:space="0" w:color="auto"/>
            <w:bottom w:val="none" w:sz="0" w:space="0" w:color="auto"/>
            <w:right w:val="none" w:sz="0" w:space="0" w:color="auto"/>
          </w:divBdr>
        </w:div>
        <w:div w:id="2039701980">
          <w:marLeft w:val="0"/>
          <w:marRight w:val="0"/>
          <w:marTop w:val="0"/>
          <w:marBottom w:val="0"/>
          <w:divBdr>
            <w:top w:val="none" w:sz="0" w:space="0" w:color="auto"/>
            <w:left w:val="none" w:sz="0" w:space="0" w:color="auto"/>
            <w:bottom w:val="none" w:sz="0" w:space="0" w:color="auto"/>
            <w:right w:val="none" w:sz="0" w:space="0" w:color="auto"/>
          </w:divBdr>
        </w:div>
        <w:div w:id="1687975947">
          <w:marLeft w:val="0"/>
          <w:marRight w:val="0"/>
          <w:marTop w:val="0"/>
          <w:marBottom w:val="0"/>
          <w:divBdr>
            <w:top w:val="none" w:sz="0" w:space="0" w:color="auto"/>
            <w:left w:val="none" w:sz="0" w:space="0" w:color="auto"/>
            <w:bottom w:val="none" w:sz="0" w:space="0" w:color="auto"/>
            <w:right w:val="none" w:sz="0" w:space="0" w:color="auto"/>
          </w:divBdr>
        </w:div>
        <w:div w:id="1729180701">
          <w:marLeft w:val="0"/>
          <w:marRight w:val="0"/>
          <w:marTop w:val="0"/>
          <w:marBottom w:val="0"/>
          <w:divBdr>
            <w:top w:val="none" w:sz="0" w:space="0" w:color="auto"/>
            <w:left w:val="none" w:sz="0" w:space="0" w:color="auto"/>
            <w:bottom w:val="none" w:sz="0" w:space="0" w:color="auto"/>
            <w:right w:val="none" w:sz="0" w:space="0" w:color="auto"/>
          </w:divBdr>
        </w:div>
        <w:div w:id="1624730184">
          <w:marLeft w:val="0"/>
          <w:marRight w:val="0"/>
          <w:marTop w:val="0"/>
          <w:marBottom w:val="0"/>
          <w:divBdr>
            <w:top w:val="none" w:sz="0" w:space="0" w:color="auto"/>
            <w:left w:val="none" w:sz="0" w:space="0" w:color="auto"/>
            <w:bottom w:val="none" w:sz="0" w:space="0" w:color="auto"/>
            <w:right w:val="none" w:sz="0" w:space="0" w:color="auto"/>
          </w:divBdr>
        </w:div>
        <w:div w:id="1811822208">
          <w:marLeft w:val="0"/>
          <w:marRight w:val="0"/>
          <w:marTop w:val="0"/>
          <w:marBottom w:val="0"/>
          <w:divBdr>
            <w:top w:val="none" w:sz="0" w:space="0" w:color="auto"/>
            <w:left w:val="none" w:sz="0" w:space="0" w:color="auto"/>
            <w:bottom w:val="none" w:sz="0" w:space="0" w:color="auto"/>
            <w:right w:val="none" w:sz="0" w:space="0" w:color="auto"/>
          </w:divBdr>
        </w:div>
        <w:div w:id="1676805554">
          <w:marLeft w:val="0"/>
          <w:marRight w:val="0"/>
          <w:marTop w:val="0"/>
          <w:marBottom w:val="0"/>
          <w:divBdr>
            <w:top w:val="none" w:sz="0" w:space="0" w:color="auto"/>
            <w:left w:val="none" w:sz="0" w:space="0" w:color="auto"/>
            <w:bottom w:val="none" w:sz="0" w:space="0" w:color="auto"/>
            <w:right w:val="none" w:sz="0" w:space="0" w:color="auto"/>
          </w:divBdr>
        </w:div>
      </w:divsChild>
    </w:div>
    <w:div w:id="342822446">
      <w:bodyDiv w:val="1"/>
      <w:marLeft w:val="0"/>
      <w:marRight w:val="0"/>
      <w:marTop w:val="0"/>
      <w:marBottom w:val="0"/>
      <w:divBdr>
        <w:top w:val="none" w:sz="0" w:space="0" w:color="auto"/>
        <w:left w:val="none" w:sz="0" w:space="0" w:color="auto"/>
        <w:bottom w:val="none" w:sz="0" w:space="0" w:color="auto"/>
        <w:right w:val="none" w:sz="0" w:space="0" w:color="auto"/>
      </w:divBdr>
      <w:divsChild>
        <w:div w:id="870458256">
          <w:marLeft w:val="0"/>
          <w:marRight w:val="0"/>
          <w:marTop w:val="0"/>
          <w:marBottom w:val="0"/>
          <w:divBdr>
            <w:top w:val="none" w:sz="0" w:space="0" w:color="auto"/>
            <w:left w:val="none" w:sz="0" w:space="0" w:color="auto"/>
            <w:bottom w:val="none" w:sz="0" w:space="0" w:color="auto"/>
            <w:right w:val="none" w:sz="0" w:space="0" w:color="auto"/>
          </w:divBdr>
        </w:div>
        <w:div w:id="1296788697">
          <w:marLeft w:val="0"/>
          <w:marRight w:val="0"/>
          <w:marTop w:val="0"/>
          <w:marBottom w:val="0"/>
          <w:divBdr>
            <w:top w:val="none" w:sz="0" w:space="0" w:color="auto"/>
            <w:left w:val="none" w:sz="0" w:space="0" w:color="auto"/>
            <w:bottom w:val="none" w:sz="0" w:space="0" w:color="auto"/>
            <w:right w:val="none" w:sz="0" w:space="0" w:color="auto"/>
          </w:divBdr>
        </w:div>
        <w:div w:id="1580940400">
          <w:marLeft w:val="0"/>
          <w:marRight w:val="0"/>
          <w:marTop w:val="0"/>
          <w:marBottom w:val="0"/>
          <w:divBdr>
            <w:top w:val="none" w:sz="0" w:space="0" w:color="auto"/>
            <w:left w:val="none" w:sz="0" w:space="0" w:color="auto"/>
            <w:bottom w:val="none" w:sz="0" w:space="0" w:color="auto"/>
            <w:right w:val="none" w:sz="0" w:space="0" w:color="auto"/>
          </w:divBdr>
        </w:div>
        <w:div w:id="590086584">
          <w:marLeft w:val="0"/>
          <w:marRight w:val="0"/>
          <w:marTop w:val="0"/>
          <w:marBottom w:val="0"/>
          <w:divBdr>
            <w:top w:val="none" w:sz="0" w:space="0" w:color="auto"/>
            <w:left w:val="none" w:sz="0" w:space="0" w:color="auto"/>
            <w:bottom w:val="none" w:sz="0" w:space="0" w:color="auto"/>
            <w:right w:val="none" w:sz="0" w:space="0" w:color="auto"/>
          </w:divBdr>
        </w:div>
        <w:div w:id="1814909002">
          <w:marLeft w:val="0"/>
          <w:marRight w:val="0"/>
          <w:marTop w:val="0"/>
          <w:marBottom w:val="0"/>
          <w:divBdr>
            <w:top w:val="none" w:sz="0" w:space="0" w:color="auto"/>
            <w:left w:val="none" w:sz="0" w:space="0" w:color="auto"/>
            <w:bottom w:val="none" w:sz="0" w:space="0" w:color="auto"/>
            <w:right w:val="none" w:sz="0" w:space="0" w:color="auto"/>
          </w:divBdr>
        </w:div>
        <w:div w:id="1148286731">
          <w:marLeft w:val="0"/>
          <w:marRight w:val="0"/>
          <w:marTop w:val="0"/>
          <w:marBottom w:val="0"/>
          <w:divBdr>
            <w:top w:val="none" w:sz="0" w:space="0" w:color="auto"/>
            <w:left w:val="none" w:sz="0" w:space="0" w:color="auto"/>
            <w:bottom w:val="none" w:sz="0" w:space="0" w:color="auto"/>
            <w:right w:val="none" w:sz="0" w:space="0" w:color="auto"/>
          </w:divBdr>
        </w:div>
        <w:div w:id="70155985">
          <w:marLeft w:val="0"/>
          <w:marRight w:val="0"/>
          <w:marTop w:val="0"/>
          <w:marBottom w:val="0"/>
          <w:divBdr>
            <w:top w:val="none" w:sz="0" w:space="0" w:color="auto"/>
            <w:left w:val="none" w:sz="0" w:space="0" w:color="auto"/>
            <w:bottom w:val="none" w:sz="0" w:space="0" w:color="auto"/>
            <w:right w:val="none" w:sz="0" w:space="0" w:color="auto"/>
          </w:divBdr>
        </w:div>
        <w:div w:id="1237134616">
          <w:marLeft w:val="0"/>
          <w:marRight w:val="0"/>
          <w:marTop w:val="0"/>
          <w:marBottom w:val="0"/>
          <w:divBdr>
            <w:top w:val="none" w:sz="0" w:space="0" w:color="auto"/>
            <w:left w:val="none" w:sz="0" w:space="0" w:color="auto"/>
            <w:bottom w:val="none" w:sz="0" w:space="0" w:color="auto"/>
            <w:right w:val="none" w:sz="0" w:space="0" w:color="auto"/>
          </w:divBdr>
        </w:div>
        <w:div w:id="45030321">
          <w:marLeft w:val="0"/>
          <w:marRight w:val="0"/>
          <w:marTop w:val="0"/>
          <w:marBottom w:val="0"/>
          <w:divBdr>
            <w:top w:val="none" w:sz="0" w:space="0" w:color="auto"/>
            <w:left w:val="none" w:sz="0" w:space="0" w:color="auto"/>
            <w:bottom w:val="none" w:sz="0" w:space="0" w:color="auto"/>
            <w:right w:val="none" w:sz="0" w:space="0" w:color="auto"/>
          </w:divBdr>
        </w:div>
        <w:div w:id="1821388202">
          <w:marLeft w:val="0"/>
          <w:marRight w:val="0"/>
          <w:marTop w:val="0"/>
          <w:marBottom w:val="0"/>
          <w:divBdr>
            <w:top w:val="none" w:sz="0" w:space="0" w:color="auto"/>
            <w:left w:val="none" w:sz="0" w:space="0" w:color="auto"/>
            <w:bottom w:val="none" w:sz="0" w:space="0" w:color="auto"/>
            <w:right w:val="none" w:sz="0" w:space="0" w:color="auto"/>
          </w:divBdr>
        </w:div>
        <w:div w:id="1476340737">
          <w:marLeft w:val="0"/>
          <w:marRight w:val="0"/>
          <w:marTop w:val="0"/>
          <w:marBottom w:val="0"/>
          <w:divBdr>
            <w:top w:val="none" w:sz="0" w:space="0" w:color="auto"/>
            <w:left w:val="none" w:sz="0" w:space="0" w:color="auto"/>
            <w:bottom w:val="none" w:sz="0" w:space="0" w:color="auto"/>
            <w:right w:val="none" w:sz="0" w:space="0" w:color="auto"/>
          </w:divBdr>
        </w:div>
        <w:div w:id="1173254460">
          <w:marLeft w:val="0"/>
          <w:marRight w:val="0"/>
          <w:marTop w:val="0"/>
          <w:marBottom w:val="0"/>
          <w:divBdr>
            <w:top w:val="none" w:sz="0" w:space="0" w:color="auto"/>
            <w:left w:val="none" w:sz="0" w:space="0" w:color="auto"/>
            <w:bottom w:val="none" w:sz="0" w:space="0" w:color="auto"/>
            <w:right w:val="none" w:sz="0" w:space="0" w:color="auto"/>
          </w:divBdr>
        </w:div>
        <w:div w:id="1987969253">
          <w:marLeft w:val="0"/>
          <w:marRight w:val="0"/>
          <w:marTop w:val="0"/>
          <w:marBottom w:val="0"/>
          <w:divBdr>
            <w:top w:val="none" w:sz="0" w:space="0" w:color="auto"/>
            <w:left w:val="none" w:sz="0" w:space="0" w:color="auto"/>
            <w:bottom w:val="none" w:sz="0" w:space="0" w:color="auto"/>
            <w:right w:val="none" w:sz="0" w:space="0" w:color="auto"/>
          </w:divBdr>
        </w:div>
        <w:div w:id="376658931">
          <w:marLeft w:val="0"/>
          <w:marRight w:val="0"/>
          <w:marTop w:val="0"/>
          <w:marBottom w:val="0"/>
          <w:divBdr>
            <w:top w:val="none" w:sz="0" w:space="0" w:color="auto"/>
            <w:left w:val="none" w:sz="0" w:space="0" w:color="auto"/>
            <w:bottom w:val="none" w:sz="0" w:space="0" w:color="auto"/>
            <w:right w:val="none" w:sz="0" w:space="0" w:color="auto"/>
          </w:divBdr>
        </w:div>
        <w:div w:id="254437108">
          <w:marLeft w:val="0"/>
          <w:marRight w:val="0"/>
          <w:marTop w:val="0"/>
          <w:marBottom w:val="0"/>
          <w:divBdr>
            <w:top w:val="none" w:sz="0" w:space="0" w:color="auto"/>
            <w:left w:val="none" w:sz="0" w:space="0" w:color="auto"/>
            <w:bottom w:val="none" w:sz="0" w:space="0" w:color="auto"/>
            <w:right w:val="none" w:sz="0" w:space="0" w:color="auto"/>
          </w:divBdr>
        </w:div>
        <w:div w:id="1218737377">
          <w:marLeft w:val="0"/>
          <w:marRight w:val="0"/>
          <w:marTop w:val="0"/>
          <w:marBottom w:val="0"/>
          <w:divBdr>
            <w:top w:val="none" w:sz="0" w:space="0" w:color="auto"/>
            <w:left w:val="none" w:sz="0" w:space="0" w:color="auto"/>
            <w:bottom w:val="none" w:sz="0" w:space="0" w:color="auto"/>
            <w:right w:val="none" w:sz="0" w:space="0" w:color="auto"/>
          </w:divBdr>
        </w:div>
        <w:div w:id="1709819">
          <w:marLeft w:val="0"/>
          <w:marRight w:val="0"/>
          <w:marTop w:val="0"/>
          <w:marBottom w:val="0"/>
          <w:divBdr>
            <w:top w:val="none" w:sz="0" w:space="0" w:color="auto"/>
            <w:left w:val="none" w:sz="0" w:space="0" w:color="auto"/>
            <w:bottom w:val="none" w:sz="0" w:space="0" w:color="auto"/>
            <w:right w:val="none" w:sz="0" w:space="0" w:color="auto"/>
          </w:divBdr>
        </w:div>
        <w:div w:id="880286658">
          <w:marLeft w:val="0"/>
          <w:marRight w:val="0"/>
          <w:marTop w:val="0"/>
          <w:marBottom w:val="0"/>
          <w:divBdr>
            <w:top w:val="none" w:sz="0" w:space="0" w:color="auto"/>
            <w:left w:val="none" w:sz="0" w:space="0" w:color="auto"/>
            <w:bottom w:val="none" w:sz="0" w:space="0" w:color="auto"/>
            <w:right w:val="none" w:sz="0" w:space="0" w:color="auto"/>
          </w:divBdr>
        </w:div>
        <w:div w:id="2059623921">
          <w:marLeft w:val="0"/>
          <w:marRight w:val="0"/>
          <w:marTop w:val="0"/>
          <w:marBottom w:val="0"/>
          <w:divBdr>
            <w:top w:val="none" w:sz="0" w:space="0" w:color="auto"/>
            <w:left w:val="none" w:sz="0" w:space="0" w:color="auto"/>
            <w:bottom w:val="none" w:sz="0" w:space="0" w:color="auto"/>
            <w:right w:val="none" w:sz="0" w:space="0" w:color="auto"/>
          </w:divBdr>
        </w:div>
      </w:divsChild>
    </w:div>
    <w:div w:id="637684314">
      <w:marLeft w:val="0"/>
      <w:marRight w:val="0"/>
      <w:marTop w:val="0"/>
      <w:marBottom w:val="0"/>
      <w:divBdr>
        <w:top w:val="none" w:sz="0" w:space="0" w:color="auto"/>
        <w:left w:val="none" w:sz="0" w:space="0" w:color="auto"/>
        <w:bottom w:val="none" w:sz="0" w:space="0" w:color="auto"/>
        <w:right w:val="none" w:sz="0" w:space="0" w:color="auto"/>
      </w:divBdr>
      <w:divsChild>
        <w:div w:id="637684309">
          <w:marLeft w:val="0"/>
          <w:marRight w:val="0"/>
          <w:marTop w:val="0"/>
          <w:marBottom w:val="0"/>
          <w:divBdr>
            <w:top w:val="single" w:sz="6" w:space="2" w:color="FFC0CB"/>
            <w:left w:val="single" w:sz="6" w:space="2" w:color="FFC0CB"/>
            <w:bottom w:val="single" w:sz="6" w:space="2" w:color="FFC0CB"/>
            <w:right w:val="single" w:sz="6" w:space="2" w:color="FFC0CB"/>
          </w:divBdr>
        </w:div>
      </w:divsChild>
    </w:div>
    <w:div w:id="637684315">
      <w:marLeft w:val="0"/>
      <w:marRight w:val="0"/>
      <w:marTop w:val="0"/>
      <w:marBottom w:val="0"/>
      <w:divBdr>
        <w:top w:val="none" w:sz="0" w:space="0" w:color="auto"/>
        <w:left w:val="none" w:sz="0" w:space="0" w:color="auto"/>
        <w:bottom w:val="none" w:sz="0" w:space="0" w:color="auto"/>
        <w:right w:val="none" w:sz="0" w:space="0" w:color="auto"/>
      </w:divBdr>
    </w:div>
    <w:div w:id="637684318">
      <w:marLeft w:val="0"/>
      <w:marRight w:val="0"/>
      <w:marTop w:val="0"/>
      <w:marBottom w:val="0"/>
      <w:divBdr>
        <w:top w:val="none" w:sz="0" w:space="0" w:color="auto"/>
        <w:left w:val="none" w:sz="0" w:space="0" w:color="auto"/>
        <w:bottom w:val="none" w:sz="0" w:space="0" w:color="auto"/>
        <w:right w:val="none" w:sz="0" w:space="0" w:color="auto"/>
      </w:divBdr>
    </w:div>
    <w:div w:id="637684321">
      <w:marLeft w:val="0"/>
      <w:marRight w:val="0"/>
      <w:marTop w:val="0"/>
      <w:marBottom w:val="0"/>
      <w:divBdr>
        <w:top w:val="none" w:sz="0" w:space="0" w:color="auto"/>
        <w:left w:val="none" w:sz="0" w:space="0" w:color="auto"/>
        <w:bottom w:val="none" w:sz="0" w:space="0" w:color="auto"/>
        <w:right w:val="none" w:sz="0" w:space="0" w:color="auto"/>
      </w:divBdr>
    </w:div>
    <w:div w:id="637684322">
      <w:marLeft w:val="0"/>
      <w:marRight w:val="0"/>
      <w:marTop w:val="0"/>
      <w:marBottom w:val="0"/>
      <w:divBdr>
        <w:top w:val="none" w:sz="0" w:space="0" w:color="auto"/>
        <w:left w:val="none" w:sz="0" w:space="0" w:color="auto"/>
        <w:bottom w:val="none" w:sz="0" w:space="0" w:color="auto"/>
        <w:right w:val="none" w:sz="0" w:space="0" w:color="auto"/>
      </w:divBdr>
    </w:div>
    <w:div w:id="637684323">
      <w:marLeft w:val="0"/>
      <w:marRight w:val="0"/>
      <w:marTop w:val="0"/>
      <w:marBottom w:val="0"/>
      <w:divBdr>
        <w:top w:val="none" w:sz="0" w:space="0" w:color="auto"/>
        <w:left w:val="none" w:sz="0" w:space="0" w:color="auto"/>
        <w:bottom w:val="none" w:sz="0" w:space="0" w:color="auto"/>
        <w:right w:val="none" w:sz="0" w:space="0" w:color="auto"/>
      </w:divBdr>
    </w:div>
    <w:div w:id="637684324">
      <w:marLeft w:val="0"/>
      <w:marRight w:val="0"/>
      <w:marTop w:val="0"/>
      <w:marBottom w:val="0"/>
      <w:divBdr>
        <w:top w:val="none" w:sz="0" w:space="0" w:color="auto"/>
        <w:left w:val="none" w:sz="0" w:space="0" w:color="auto"/>
        <w:bottom w:val="none" w:sz="0" w:space="0" w:color="auto"/>
        <w:right w:val="none" w:sz="0" w:space="0" w:color="auto"/>
      </w:divBdr>
    </w:div>
    <w:div w:id="637684326">
      <w:marLeft w:val="0"/>
      <w:marRight w:val="0"/>
      <w:marTop w:val="0"/>
      <w:marBottom w:val="0"/>
      <w:divBdr>
        <w:top w:val="none" w:sz="0" w:space="0" w:color="auto"/>
        <w:left w:val="none" w:sz="0" w:space="0" w:color="auto"/>
        <w:bottom w:val="none" w:sz="0" w:space="0" w:color="auto"/>
        <w:right w:val="none" w:sz="0" w:space="0" w:color="auto"/>
      </w:divBdr>
    </w:div>
    <w:div w:id="637684327">
      <w:marLeft w:val="0"/>
      <w:marRight w:val="0"/>
      <w:marTop w:val="0"/>
      <w:marBottom w:val="0"/>
      <w:divBdr>
        <w:top w:val="none" w:sz="0" w:space="0" w:color="auto"/>
        <w:left w:val="none" w:sz="0" w:space="0" w:color="auto"/>
        <w:bottom w:val="none" w:sz="0" w:space="0" w:color="auto"/>
        <w:right w:val="none" w:sz="0" w:space="0" w:color="auto"/>
      </w:divBdr>
    </w:div>
    <w:div w:id="637684328">
      <w:marLeft w:val="0"/>
      <w:marRight w:val="0"/>
      <w:marTop w:val="0"/>
      <w:marBottom w:val="0"/>
      <w:divBdr>
        <w:top w:val="none" w:sz="0" w:space="0" w:color="auto"/>
        <w:left w:val="none" w:sz="0" w:space="0" w:color="auto"/>
        <w:bottom w:val="none" w:sz="0" w:space="0" w:color="auto"/>
        <w:right w:val="none" w:sz="0" w:space="0" w:color="auto"/>
      </w:divBdr>
    </w:div>
    <w:div w:id="637684329">
      <w:marLeft w:val="0"/>
      <w:marRight w:val="0"/>
      <w:marTop w:val="0"/>
      <w:marBottom w:val="0"/>
      <w:divBdr>
        <w:top w:val="none" w:sz="0" w:space="0" w:color="auto"/>
        <w:left w:val="none" w:sz="0" w:space="0" w:color="auto"/>
        <w:bottom w:val="none" w:sz="0" w:space="0" w:color="auto"/>
        <w:right w:val="none" w:sz="0" w:space="0" w:color="auto"/>
      </w:divBdr>
    </w:div>
    <w:div w:id="637684330">
      <w:marLeft w:val="0"/>
      <w:marRight w:val="0"/>
      <w:marTop w:val="0"/>
      <w:marBottom w:val="0"/>
      <w:divBdr>
        <w:top w:val="none" w:sz="0" w:space="0" w:color="auto"/>
        <w:left w:val="none" w:sz="0" w:space="0" w:color="auto"/>
        <w:bottom w:val="none" w:sz="0" w:space="0" w:color="auto"/>
        <w:right w:val="none" w:sz="0" w:space="0" w:color="auto"/>
      </w:divBdr>
      <w:divsChild>
        <w:div w:id="637684325">
          <w:marLeft w:val="90"/>
          <w:marRight w:val="90"/>
          <w:marTop w:val="90"/>
          <w:marBottom w:val="90"/>
          <w:divBdr>
            <w:top w:val="none" w:sz="0" w:space="0" w:color="auto"/>
            <w:left w:val="none" w:sz="0" w:space="0" w:color="auto"/>
            <w:bottom w:val="none" w:sz="0" w:space="0" w:color="auto"/>
            <w:right w:val="none" w:sz="0" w:space="0" w:color="auto"/>
          </w:divBdr>
        </w:div>
      </w:divsChild>
    </w:div>
    <w:div w:id="637684331">
      <w:marLeft w:val="0"/>
      <w:marRight w:val="0"/>
      <w:marTop w:val="0"/>
      <w:marBottom w:val="0"/>
      <w:divBdr>
        <w:top w:val="none" w:sz="0" w:space="0" w:color="auto"/>
        <w:left w:val="none" w:sz="0" w:space="0" w:color="auto"/>
        <w:bottom w:val="none" w:sz="0" w:space="0" w:color="auto"/>
        <w:right w:val="none" w:sz="0" w:space="0" w:color="auto"/>
      </w:divBdr>
    </w:div>
    <w:div w:id="637684332">
      <w:marLeft w:val="0"/>
      <w:marRight w:val="0"/>
      <w:marTop w:val="0"/>
      <w:marBottom w:val="0"/>
      <w:divBdr>
        <w:top w:val="none" w:sz="0" w:space="0" w:color="auto"/>
        <w:left w:val="none" w:sz="0" w:space="0" w:color="auto"/>
        <w:bottom w:val="none" w:sz="0" w:space="0" w:color="auto"/>
        <w:right w:val="none" w:sz="0" w:space="0" w:color="auto"/>
      </w:divBdr>
      <w:divsChild>
        <w:div w:id="637684333">
          <w:marLeft w:val="0"/>
          <w:marRight w:val="0"/>
          <w:marTop w:val="120"/>
          <w:marBottom w:val="0"/>
          <w:divBdr>
            <w:top w:val="single" w:sz="6" w:space="0" w:color="D5DDC6"/>
            <w:left w:val="single" w:sz="6" w:space="4" w:color="D5DDC6"/>
            <w:bottom w:val="single" w:sz="6" w:space="0" w:color="D5DDC6"/>
            <w:right w:val="single" w:sz="6" w:space="0" w:color="D5DDC6"/>
          </w:divBdr>
        </w:div>
        <w:div w:id="637684334">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637684335">
      <w:marLeft w:val="0"/>
      <w:marRight w:val="0"/>
      <w:marTop w:val="0"/>
      <w:marBottom w:val="0"/>
      <w:divBdr>
        <w:top w:val="none" w:sz="0" w:space="0" w:color="auto"/>
        <w:left w:val="none" w:sz="0" w:space="0" w:color="auto"/>
        <w:bottom w:val="none" w:sz="0" w:space="0" w:color="auto"/>
        <w:right w:val="none" w:sz="0" w:space="0" w:color="auto"/>
      </w:divBdr>
      <w:divsChild>
        <w:div w:id="637684305">
          <w:marLeft w:val="0"/>
          <w:marRight w:val="0"/>
          <w:marTop w:val="150"/>
          <w:marBottom w:val="150"/>
          <w:divBdr>
            <w:top w:val="none" w:sz="0" w:space="0" w:color="auto"/>
            <w:left w:val="none" w:sz="0" w:space="0" w:color="auto"/>
            <w:bottom w:val="none" w:sz="0" w:space="0" w:color="auto"/>
            <w:right w:val="none" w:sz="0" w:space="0" w:color="auto"/>
          </w:divBdr>
          <w:divsChild>
            <w:div w:id="637684311">
              <w:marLeft w:val="0"/>
              <w:marRight w:val="0"/>
              <w:marTop w:val="0"/>
              <w:marBottom w:val="0"/>
              <w:divBdr>
                <w:top w:val="none" w:sz="0" w:space="0" w:color="auto"/>
                <w:left w:val="none" w:sz="0" w:space="0" w:color="auto"/>
                <w:bottom w:val="none" w:sz="0" w:space="0" w:color="auto"/>
                <w:right w:val="none" w:sz="0" w:space="0" w:color="auto"/>
              </w:divBdr>
              <w:divsChild>
                <w:div w:id="637684319">
                  <w:marLeft w:val="0"/>
                  <w:marRight w:val="0"/>
                  <w:marTop w:val="0"/>
                  <w:marBottom w:val="0"/>
                  <w:divBdr>
                    <w:top w:val="none" w:sz="0" w:space="0" w:color="auto"/>
                    <w:left w:val="none" w:sz="0" w:space="0" w:color="auto"/>
                    <w:bottom w:val="none" w:sz="0" w:space="0" w:color="auto"/>
                    <w:right w:val="none" w:sz="0" w:space="0" w:color="auto"/>
                  </w:divBdr>
                  <w:divsChild>
                    <w:div w:id="637684316">
                      <w:marLeft w:val="0"/>
                      <w:marRight w:val="0"/>
                      <w:marTop w:val="0"/>
                      <w:marBottom w:val="0"/>
                      <w:divBdr>
                        <w:top w:val="none" w:sz="0" w:space="0" w:color="auto"/>
                        <w:left w:val="none" w:sz="0" w:space="0" w:color="auto"/>
                        <w:bottom w:val="none" w:sz="0" w:space="0" w:color="auto"/>
                        <w:right w:val="none" w:sz="0" w:space="0" w:color="auto"/>
                      </w:divBdr>
                      <w:divsChild>
                        <w:div w:id="637684310">
                          <w:marLeft w:val="0"/>
                          <w:marRight w:val="0"/>
                          <w:marTop w:val="0"/>
                          <w:marBottom w:val="0"/>
                          <w:divBdr>
                            <w:top w:val="none" w:sz="0" w:space="0" w:color="auto"/>
                            <w:left w:val="none" w:sz="0" w:space="0" w:color="auto"/>
                            <w:bottom w:val="none" w:sz="0" w:space="0" w:color="auto"/>
                            <w:right w:val="none" w:sz="0" w:space="0" w:color="auto"/>
                          </w:divBdr>
                          <w:divsChild>
                            <w:div w:id="637684337">
                              <w:marLeft w:val="0"/>
                              <w:marRight w:val="0"/>
                              <w:marTop w:val="0"/>
                              <w:marBottom w:val="0"/>
                              <w:divBdr>
                                <w:top w:val="none" w:sz="0" w:space="0" w:color="auto"/>
                                <w:left w:val="none" w:sz="0" w:space="0" w:color="auto"/>
                                <w:bottom w:val="none" w:sz="0" w:space="0" w:color="auto"/>
                                <w:right w:val="none" w:sz="0" w:space="0" w:color="auto"/>
                              </w:divBdr>
                              <w:divsChild>
                                <w:div w:id="637684306">
                                  <w:marLeft w:val="0"/>
                                  <w:marRight w:val="0"/>
                                  <w:marTop w:val="0"/>
                                  <w:marBottom w:val="0"/>
                                  <w:divBdr>
                                    <w:top w:val="none" w:sz="0" w:space="0" w:color="auto"/>
                                    <w:left w:val="none" w:sz="0" w:space="0" w:color="auto"/>
                                    <w:bottom w:val="none" w:sz="0" w:space="0" w:color="auto"/>
                                    <w:right w:val="none" w:sz="0" w:space="0" w:color="auto"/>
                                  </w:divBdr>
                                  <w:divsChild>
                                    <w:div w:id="637684304">
                                      <w:marLeft w:val="0"/>
                                      <w:marRight w:val="0"/>
                                      <w:marTop w:val="0"/>
                                      <w:marBottom w:val="0"/>
                                      <w:divBdr>
                                        <w:top w:val="none" w:sz="0" w:space="0" w:color="auto"/>
                                        <w:left w:val="none" w:sz="0" w:space="0" w:color="auto"/>
                                        <w:bottom w:val="none" w:sz="0" w:space="0" w:color="auto"/>
                                        <w:right w:val="none" w:sz="0" w:space="0" w:color="auto"/>
                                      </w:divBdr>
                                      <w:divsChild>
                                        <w:div w:id="637684338">
                                          <w:marLeft w:val="0"/>
                                          <w:marRight w:val="0"/>
                                          <w:marTop w:val="0"/>
                                          <w:marBottom w:val="0"/>
                                          <w:divBdr>
                                            <w:top w:val="none" w:sz="0" w:space="0" w:color="auto"/>
                                            <w:left w:val="none" w:sz="0" w:space="0" w:color="auto"/>
                                            <w:bottom w:val="none" w:sz="0" w:space="0" w:color="auto"/>
                                            <w:right w:val="none" w:sz="0" w:space="0" w:color="auto"/>
                                          </w:divBdr>
                                          <w:divsChild>
                                            <w:div w:id="637684313">
                                              <w:marLeft w:val="0"/>
                                              <w:marRight w:val="0"/>
                                              <w:marTop w:val="0"/>
                                              <w:marBottom w:val="0"/>
                                              <w:divBdr>
                                                <w:top w:val="none" w:sz="0" w:space="0" w:color="auto"/>
                                                <w:left w:val="none" w:sz="0" w:space="0" w:color="auto"/>
                                                <w:bottom w:val="none" w:sz="0" w:space="0" w:color="auto"/>
                                                <w:right w:val="none" w:sz="0" w:space="0" w:color="auto"/>
                                              </w:divBdr>
                                              <w:divsChild>
                                                <w:div w:id="637684317">
                                                  <w:marLeft w:val="0"/>
                                                  <w:marRight w:val="0"/>
                                                  <w:marTop w:val="0"/>
                                                  <w:marBottom w:val="0"/>
                                                  <w:divBdr>
                                                    <w:top w:val="none" w:sz="0" w:space="0" w:color="auto"/>
                                                    <w:left w:val="none" w:sz="0" w:space="0" w:color="auto"/>
                                                    <w:bottom w:val="none" w:sz="0" w:space="0" w:color="auto"/>
                                                    <w:right w:val="none" w:sz="0" w:space="0" w:color="auto"/>
                                                  </w:divBdr>
                                                  <w:divsChild>
                                                    <w:div w:id="637684308">
                                                      <w:marLeft w:val="0"/>
                                                      <w:marRight w:val="0"/>
                                                      <w:marTop w:val="0"/>
                                                      <w:marBottom w:val="0"/>
                                                      <w:divBdr>
                                                        <w:top w:val="none" w:sz="0" w:space="0" w:color="auto"/>
                                                        <w:left w:val="none" w:sz="0" w:space="0" w:color="auto"/>
                                                        <w:bottom w:val="none" w:sz="0" w:space="0" w:color="auto"/>
                                                        <w:right w:val="none" w:sz="0" w:space="0" w:color="auto"/>
                                                      </w:divBdr>
                                                    </w:div>
                                                    <w:div w:id="637684312">
                                                      <w:marLeft w:val="0"/>
                                                      <w:marRight w:val="0"/>
                                                      <w:marTop w:val="0"/>
                                                      <w:marBottom w:val="0"/>
                                                      <w:divBdr>
                                                        <w:top w:val="none" w:sz="0" w:space="0" w:color="auto"/>
                                                        <w:left w:val="none" w:sz="0" w:space="0" w:color="auto"/>
                                                        <w:bottom w:val="none" w:sz="0" w:space="0" w:color="auto"/>
                                                        <w:right w:val="none" w:sz="0" w:space="0" w:color="auto"/>
                                                      </w:divBdr>
                                                    </w:div>
                                                  </w:divsChild>
                                                </w:div>
                                                <w:div w:id="637684336">
                                                  <w:marLeft w:val="0"/>
                                                  <w:marRight w:val="0"/>
                                                  <w:marTop w:val="0"/>
                                                  <w:marBottom w:val="0"/>
                                                  <w:divBdr>
                                                    <w:top w:val="none" w:sz="0" w:space="0" w:color="auto"/>
                                                    <w:left w:val="none" w:sz="0" w:space="0" w:color="auto"/>
                                                    <w:bottom w:val="none" w:sz="0" w:space="0" w:color="auto"/>
                                                    <w:right w:val="none" w:sz="0" w:space="0" w:color="auto"/>
                                                  </w:divBdr>
                                                  <w:divsChild>
                                                    <w:div w:id="637684307">
                                                      <w:marLeft w:val="0"/>
                                                      <w:marRight w:val="0"/>
                                                      <w:marTop w:val="0"/>
                                                      <w:marBottom w:val="0"/>
                                                      <w:divBdr>
                                                        <w:top w:val="none" w:sz="0" w:space="0" w:color="auto"/>
                                                        <w:left w:val="none" w:sz="0" w:space="0" w:color="auto"/>
                                                        <w:bottom w:val="none" w:sz="0" w:space="0" w:color="auto"/>
                                                        <w:right w:val="none" w:sz="0" w:space="0" w:color="auto"/>
                                                      </w:divBdr>
                                                      <w:divsChild>
                                                        <w:div w:id="63768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684339">
      <w:marLeft w:val="0"/>
      <w:marRight w:val="0"/>
      <w:marTop w:val="0"/>
      <w:marBottom w:val="0"/>
      <w:divBdr>
        <w:top w:val="none" w:sz="0" w:space="0" w:color="auto"/>
        <w:left w:val="none" w:sz="0" w:space="0" w:color="auto"/>
        <w:bottom w:val="none" w:sz="0" w:space="0" w:color="auto"/>
        <w:right w:val="none" w:sz="0" w:space="0" w:color="auto"/>
      </w:divBdr>
    </w:div>
    <w:div w:id="1218854340">
      <w:bodyDiv w:val="1"/>
      <w:marLeft w:val="0"/>
      <w:marRight w:val="0"/>
      <w:marTop w:val="0"/>
      <w:marBottom w:val="0"/>
      <w:divBdr>
        <w:top w:val="none" w:sz="0" w:space="0" w:color="auto"/>
        <w:left w:val="none" w:sz="0" w:space="0" w:color="auto"/>
        <w:bottom w:val="none" w:sz="0" w:space="0" w:color="auto"/>
        <w:right w:val="none" w:sz="0" w:space="0" w:color="auto"/>
      </w:divBdr>
      <w:divsChild>
        <w:div w:id="546842602">
          <w:marLeft w:val="0"/>
          <w:marRight w:val="0"/>
          <w:marTop w:val="0"/>
          <w:marBottom w:val="0"/>
          <w:divBdr>
            <w:top w:val="none" w:sz="0" w:space="0" w:color="auto"/>
            <w:left w:val="none" w:sz="0" w:space="0" w:color="auto"/>
            <w:bottom w:val="none" w:sz="0" w:space="0" w:color="auto"/>
            <w:right w:val="none" w:sz="0" w:space="0" w:color="auto"/>
          </w:divBdr>
        </w:div>
        <w:div w:id="1443450569">
          <w:marLeft w:val="0"/>
          <w:marRight w:val="0"/>
          <w:marTop w:val="0"/>
          <w:marBottom w:val="0"/>
          <w:divBdr>
            <w:top w:val="none" w:sz="0" w:space="0" w:color="auto"/>
            <w:left w:val="none" w:sz="0" w:space="0" w:color="auto"/>
            <w:bottom w:val="none" w:sz="0" w:space="0" w:color="auto"/>
            <w:right w:val="none" w:sz="0" w:space="0" w:color="auto"/>
          </w:divBdr>
        </w:div>
        <w:div w:id="55974255">
          <w:marLeft w:val="0"/>
          <w:marRight w:val="0"/>
          <w:marTop w:val="0"/>
          <w:marBottom w:val="0"/>
          <w:divBdr>
            <w:top w:val="none" w:sz="0" w:space="0" w:color="auto"/>
            <w:left w:val="none" w:sz="0" w:space="0" w:color="auto"/>
            <w:bottom w:val="none" w:sz="0" w:space="0" w:color="auto"/>
            <w:right w:val="none" w:sz="0" w:space="0" w:color="auto"/>
          </w:divBdr>
        </w:div>
        <w:div w:id="1411806815">
          <w:marLeft w:val="0"/>
          <w:marRight w:val="0"/>
          <w:marTop w:val="0"/>
          <w:marBottom w:val="0"/>
          <w:divBdr>
            <w:top w:val="none" w:sz="0" w:space="0" w:color="auto"/>
            <w:left w:val="none" w:sz="0" w:space="0" w:color="auto"/>
            <w:bottom w:val="none" w:sz="0" w:space="0" w:color="auto"/>
            <w:right w:val="none" w:sz="0" w:space="0" w:color="auto"/>
          </w:divBdr>
        </w:div>
        <w:div w:id="865216819">
          <w:marLeft w:val="0"/>
          <w:marRight w:val="0"/>
          <w:marTop w:val="0"/>
          <w:marBottom w:val="0"/>
          <w:divBdr>
            <w:top w:val="none" w:sz="0" w:space="0" w:color="auto"/>
            <w:left w:val="none" w:sz="0" w:space="0" w:color="auto"/>
            <w:bottom w:val="none" w:sz="0" w:space="0" w:color="auto"/>
            <w:right w:val="none" w:sz="0" w:space="0" w:color="auto"/>
          </w:divBdr>
        </w:div>
        <w:div w:id="311763928">
          <w:marLeft w:val="0"/>
          <w:marRight w:val="0"/>
          <w:marTop w:val="0"/>
          <w:marBottom w:val="0"/>
          <w:divBdr>
            <w:top w:val="none" w:sz="0" w:space="0" w:color="auto"/>
            <w:left w:val="none" w:sz="0" w:space="0" w:color="auto"/>
            <w:bottom w:val="none" w:sz="0" w:space="0" w:color="auto"/>
            <w:right w:val="none" w:sz="0" w:space="0" w:color="auto"/>
          </w:divBdr>
        </w:div>
        <w:div w:id="478614280">
          <w:marLeft w:val="0"/>
          <w:marRight w:val="0"/>
          <w:marTop w:val="0"/>
          <w:marBottom w:val="0"/>
          <w:divBdr>
            <w:top w:val="none" w:sz="0" w:space="0" w:color="auto"/>
            <w:left w:val="none" w:sz="0" w:space="0" w:color="auto"/>
            <w:bottom w:val="none" w:sz="0" w:space="0" w:color="auto"/>
            <w:right w:val="none" w:sz="0" w:space="0" w:color="auto"/>
          </w:divBdr>
        </w:div>
        <w:div w:id="482935852">
          <w:marLeft w:val="0"/>
          <w:marRight w:val="0"/>
          <w:marTop w:val="0"/>
          <w:marBottom w:val="0"/>
          <w:divBdr>
            <w:top w:val="none" w:sz="0" w:space="0" w:color="auto"/>
            <w:left w:val="none" w:sz="0" w:space="0" w:color="auto"/>
            <w:bottom w:val="none" w:sz="0" w:space="0" w:color="auto"/>
            <w:right w:val="none" w:sz="0" w:space="0" w:color="auto"/>
          </w:divBdr>
        </w:div>
        <w:div w:id="231820153">
          <w:marLeft w:val="0"/>
          <w:marRight w:val="0"/>
          <w:marTop w:val="0"/>
          <w:marBottom w:val="0"/>
          <w:divBdr>
            <w:top w:val="none" w:sz="0" w:space="0" w:color="auto"/>
            <w:left w:val="none" w:sz="0" w:space="0" w:color="auto"/>
            <w:bottom w:val="none" w:sz="0" w:space="0" w:color="auto"/>
            <w:right w:val="none" w:sz="0" w:space="0" w:color="auto"/>
          </w:divBdr>
        </w:div>
        <w:div w:id="449280298">
          <w:marLeft w:val="0"/>
          <w:marRight w:val="0"/>
          <w:marTop w:val="0"/>
          <w:marBottom w:val="0"/>
          <w:divBdr>
            <w:top w:val="none" w:sz="0" w:space="0" w:color="auto"/>
            <w:left w:val="none" w:sz="0" w:space="0" w:color="auto"/>
            <w:bottom w:val="none" w:sz="0" w:space="0" w:color="auto"/>
            <w:right w:val="none" w:sz="0" w:space="0" w:color="auto"/>
          </w:divBdr>
        </w:div>
        <w:div w:id="1752695493">
          <w:marLeft w:val="0"/>
          <w:marRight w:val="0"/>
          <w:marTop w:val="0"/>
          <w:marBottom w:val="0"/>
          <w:divBdr>
            <w:top w:val="none" w:sz="0" w:space="0" w:color="auto"/>
            <w:left w:val="none" w:sz="0" w:space="0" w:color="auto"/>
            <w:bottom w:val="none" w:sz="0" w:space="0" w:color="auto"/>
            <w:right w:val="none" w:sz="0" w:space="0" w:color="auto"/>
          </w:divBdr>
        </w:div>
        <w:div w:id="1188446484">
          <w:marLeft w:val="0"/>
          <w:marRight w:val="0"/>
          <w:marTop w:val="0"/>
          <w:marBottom w:val="0"/>
          <w:divBdr>
            <w:top w:val="none" w:sz="0" w:space="0" w:color="auto"/>
            <w:left w:val="none" w:sz="0" w:space="0" w:color="auto"/>
            <w:bottom w:val="none" w:sz="0" w:space="0" w:color="auto"/>
            <w:right w:val="none" w:sz="0" w:space="0" w:color="auto"/>
          </w:divBdr>
        </w:div>
        <w:div w:id="1854951827">
          <w:marLeft w:val="0"/>
          <w:marRight w:val="0"/>
          <w:marTop w:val="0"/>
          <w:marBottom w:val="0"/>
          <w:divBdr>
            <w:top w:val="none" w:sz="0" w:space="0" w:color="auto"/>
            <w:left w:val="none" w:sz="0" w:space="0" w:color="auto"/>
            <w:bottom w:val="none" w:sz="0" w:space="0" w:color="auto"/>
            <w:right w:val="none" w:sz="0" w:space="0" w:color="auto"/>
          </w:divBdr>
        </w:div>
        <w:div w:id="486751556">
          <w:marLeft w:val="0"/>
          <w:marRight w:val="0"/>
          <w:marTop w:val="0"/>
          <w:marBottom w:val="0"/>
          <w:divBdr>
            <w:top w:val="none" w:sz="0" w:space="0" w:color="auto"/>
            <w:left w:val="none" w:sz="0" w:space="0" w:color="auto"/>
            <w:bottom w:val="none" w:sz="0" w:space="0" w:color="auto"/>
            <w:right w:val="none" w:sz="0" w:space="0" w:color="auto"/>
          </w:divBdr>
        </w:div>
        <w:div w:id="1819763161">
          <w:marLeft w:val="0"/>
          <w:marRight w:val="0"/>
          <w:marTop w:val="0"/>
          <w:marBottom w:val="0"/>
          <w:divBdr>
            <w:top w:val="none" w:sz="0" w:space="0" w:color="auto"/>
            <w:left w:val="none" w:sz="0" w:space="0" w:color="auto"/>
            <w:bottom w:val="none" w:sz="0" w:space="0" w:color="auto"/>
            <w:right w:val="none" w:sz="0" w:space="0" w:color="auto"/>
          </w:divBdr>
        </w:div>
        <w:div w:id="1567909957">
          <w:marLeft w:val="0"/>
          <w:marRight w:val="0"/>
          <w:marTop w:val="0"/>
          <w:marBottom w:val="0"/>
          <w:divBdr>
            <w:top w:val="none" w:sz="0" w:space="0" w:color="auto"/>
            <w:left w:val="none" w:sz="0" w:space="0" w:color="auto"/>
            <w:bottom w:val="none" w:sz="0" w:space="0" w:color="auto"/>
            <w:right w:val="none" w:sz="0" w:space="0" w:color="auto"/>
          </w:divBdr>
        </w:div>
        <w:div w:id="1029329991">
          <w:marLeft w:val="0"/>
          <w:marRight w:val="0"/>
          <w:marTop w:val="0"/>
          <w:marBottom w:val="0"/>
          <w:divBdr>
            <w:top w:val="none" w:sz="0" w:space="0" w:color="auto"/>
            <w:left w:val="none" w:sz="0" w:space="0" w:color="auto"/>
            <w:bottom w:val="none" w:sz="0" w:space="0" w:color="auto"/>
            <w:right w:val="none" w:sz="0" w:space="0" w:color="auto"/>
          </w:divBdr>
        </w:div>
        <w:div w:id="1353072814">
          <w:marLeft w:val="0"/>
          <w:marRight w:val="0"/>
          <w:marTop w:val="0"/>
          <w:marBottom w:val="0"/>
          <w:divBdr>
            <w:top w:val="none" w:sz="0" w:space="0" w:color="auto"/>
            <w:left w:val="none" w:sz="0" w:space="0" w:color="auto"/>
            <w:bottom w:val="none" w:sz="0" w:space="0" w:color="auto"/>
            <w:right w:val="none" w:sz="0" w:space="0" w:color="auto"/>
          </w:divBdr>
        </w:div>
        <w:div w:id="18796580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ev.to/sandordargo/lambda-expressions-in-c-4pj4" TargetMode="External"/><Relationship Id="rId26" Type="http://schemas.openxmlformats.org/officeDocument/2006/relationships/hyperlink" Target="file:///E:\1.ENOSISLEARNING\deepak%20raj%20singh\public_html\assignment\class-object-sol\class-test.html" TargetMode="External"/><Relationship Id="rId21" Type="http://schemas.openxmlformats.org/officeDocument/2006/relationships/hyperlink" Target="https://www.bfilipek.com/2016/04/custom-deleters-for-c-smart-pointers.html"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andordargo.com/blog/2018/01/03/new-year-new-start" TargetMode="External"/><Relationship Id="rId25" Type="http://schemas.openxmlformats.org/officeDocument/2006/relationships/hyperlink" Target="file:///E:\1.ENOSISLEARNING\deepak%20raj%20singh\public_html\assignment\class-object-sol\class-batsman.html" TargetMode="External"/><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yperlink" Target="http://www.wbuf.noaa.gov/tempfc.htm" TargetMode="External"/><Relationship Id="rId20" Type="http://schemas.openxmlformats.org/officeDocument/2006/relationships/hyperlink" Target="https://www.fluentcpp.com/2018/02/09/introduction-ranges-library/"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E:\1.ENOSISLEARNING\deepak%20raj%20singh\public_html\assignment\class-object-sol\class-student.html" TargetMode="External"/><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0.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cppinsights.io/lnk?code=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&amp;rev=1.0" TargetMode="Externa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60A2C-68FA-4A87-A64E-522DCED82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8312</Words>
  <Characters>47382</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2064_Amruta Chorage</cp:lastModifiedBy>
  <cp:revision>2</cp:revision>
  <dcterms:created xsi:type="dcterms:W3CDTF">2025-08-07T07:06:00Z</dcterms:created>
  <dcterms:modified xsi:type="dcterms:W3CDTF">2025-08-07T07:06:00Z</dcterms:modified>
</cp:coreProperties>
</file>